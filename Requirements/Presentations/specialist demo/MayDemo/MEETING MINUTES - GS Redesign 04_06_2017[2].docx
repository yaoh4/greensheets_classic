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30" w:space="0" w:color="auto"/>
        </w:tblBorders>
        <w:tblLayout w:type="fixed"/>
        <w:tblCellMar>
          <w:left w:w="0" w:type="dxa"/>
          <w:right w:w="0" w:type="dxa"/>
        </w:tblCellMar>
        <w:tblLook w:val="0000" w:firstRow="0" w:lastRow="0" w:firstColumn="0" w:lastColumn="0" w:noHBand="0" w:noVBand="0"/>
      </w:tblPr>
      <w:tblGrid>
        <w:gridCol w:w="7200"/>
        <w:gridCol w:w="2880"/>
      </w:tblGrid>
      <w:tr w:rsidR="009516CC" w:rsidRPr="002B574B" w14:paraId="3DD0D2E2" w14:textId="77777777" w:rsidTr="00A26304">
        <w:tc>
          <w:tcPr>
            <w:tcW w:w="7200" w:type="dxa"/>
            <w:tcBorders>
              <w:top w:val="single" w:sz="30" w:space="0" w:color="auto"/>
              <w:left w:val="nil"/>
              <w:bottom w:val="nil"/>
              <w:right w:val="nil"/>
            </w:tcBorders>
          </w:tcPr>
          <w:p w14:paraId="1A79F1BF" w14:textId="77777777" w:rsidR="009516CC" w:rsidRPr="002B574B" w:rsidRDefault="009516CC" w:rsidP="00A26304">
            <w:pPr>
              <w:keepNext/>
              <w:keepLines/>
              <w:pageBreakBefore/>
              <w:rPr>
                <w:rFonts w:ascii="Arial Narrow" w:hAnsi="Arial Narrow"/>
                <w:sz w:val="32"/>
                <w:szCs w:val="32"/>
              </w:rPr>
            </w:pPr>
            <w:r w:rsidRPr="002B574B">
              <w:rPr>
                <w:rFonts w:ascii="Arial Narrow" w:hAnsi="Arial Narrow"/>
                <w:b/>
                <w:i/>
                <w:sz w:val="32"/>
                <w:szCs w:val="32"/>
              </w:rPr>
              <w:t>MEETING MINUTES</w:t>
            </w:r>
          </w:p>
        </w:tc>
        <w:tc>
          <w:tcPr>
            <w:tcW w:w="2880" w:type="dxa"/>
            <w:tcBorders>
              <w:top w:val="single" w:sz="30" w:space="0" w:color="auto"/>
              <w:left w:val="nil"/>
              <w:bottom w:val="nil"/>
              <w:right w:val="nil"/>
            </w:tcBorders>
          </w:tcPr>
          <w:p w14:paraId="533BF272" w14:textId="77777777" w:rsidR="009516CC" w:rsidRPr="002B574B" w:rsidRDefault="009516CC" w:rsidP="00A26304">
            <w:pPr>
              <w:keepNext/>
              <w:keepLines/>
              <w:pageBreakBefore/>
              <w:jc w:val="right"/>
              <w:rPr>
                <w:rFonts w:ascii="Arial Narrow" w:hAnsi="Arial Narrow"/>
              </w:rPr>
            </w:pPr>
          </w:p>
        </w:tc>
      </w:tr>
    </w:tbl>
    <w:p w14:paraId="0F370F48" w14:textId="77777777" w:rsidR="009516CC" w:rsidRPr="002B574B" w:rsidRDefault="009516CC" w:rsidP="009516CC">
      <w:pPr>
        <w:ind w:left="900" w:hanging="900"/>
        <w:rPr>
          <w:rFonts w:ascii="Arial Narrow" w:hAnsi="Arial Narrow"/>
        </w:rPr>
      </w:pPr>
      <w:r>
        <w:rPr>
          <w:rFonts w:ascii="Arial Narrow" w:hAnsi="Arial Narrow"/>
          <w:b/>
        </w:rPr>
        <w:t>SCRIBE</w:t>
      </w:r>
      <w:r w:rsidRPr="002B574B">
        <w:rPr>
          <w:rFonts w:ascii="Arial Narrow" w:hAnsi="Arial Narrow"/>
          <w:b/>
        </w:rPr>
        <w:t>:</w:t>
      </w:r>
      <w:r w:rsidRPr="002B574B">
        <w:rPr>
          <w:rFonts w:ascii="Arial Narrow" w:hAnsi="Arial Narrow"/>
        </w:rPr>
        <w:tab/>
      </w:r>
      <w:r w:rsidRPr="002B574B">
        <w:rPr>
          <w:rFonts w:ascii="Arial Narrow" w:hAnsi="Arial Narrow"/>
        </w:rPr>
        <w:tab/>
      </w:r>
      <w:r w:rsidRPr="002B574B">
        <w:rPr>
          <w:rFonts w:ascii="Arial Narrow" w:hAnsi="Arial Narrow"/>
        </w:rPr>
        <w:tab/>
      </w:r>
      <w:r w:rsidRPr="002B574B">
        <w:rPr>
          <w:rFonts w:ascii="Arial Narrow" w:hAnsi="Arial Narrow"/>
        </w:rPr>
        <w:tab/>
      </w:r>
      <w:r w:rsidRPr="002B574B">
        <w:rPr>
          <w:rFonts w:ascii="Arial Narrow" w:hAnsi="Arial Narrow"/>
        </w:rPr>
        <w:tab/>
      </w:r>
      <w:r>
        <w:rPr>
          <w:rFonts w:ascii="Arial Narrow" w:hAnsi="Arial Narrow"/>
        </w:rPr>
        <w:t>Gaby Tulchinskaya</w:t>
      </w:r>
    </w:p>
    <w:p w14:paraId="4E51F534" w14:textId="3EFEE1C7" w:rsidR="009516CC" w:rsidRPr="002B574B" w:rsidRDefault="009516CC" w:rsidP="009516CC">
      <w:pPr>
        <w:tabs>
          <w:tab w:val="left" w:pos="1260"/>
          <w:tab w:val="left" w:pos="1620"/>
        </w:tabs>
        <w:rPr>
          <w:rFonts w:ascii="Arial Narrow" w:hAnsi="Arial Narrow"/>
        </w:rPr>
      </w:pPr>
      <w:r w:rsidRPr="002B574B">
        <w:rPr>
          <w:rFonts w:ascii="Arial Narrow" w:hAnsi="Arial Narrow"/>
          <w:b/>
        </w:rPr>
        <w:t>PROJECT:</w:t>
      </w:r>
      <w:r w:rsidRPr="002B574B">
        <w:rPr>
          <w:rFonts w:ascii="Arial Narrow" w:hAnsi="Arial Narrow"/>
          <w:b/>
        </w:rPr>
        <w:tab/>
      </w:r>
      <w:r w:rsidRPr="002B574B">
        <w:rPr>
          <w:rFonts w:ascii="Arial Narrow" w:hAnsi="Arial Narrow"/>
          <w:b/>
        </w:rPr>
        <w:tab/>
      </w:r>
      <w:r w:rsidRPr="002B574B">
        <w:rPr>
          <w:rFonts w:ascii="Arial Narrow" w:hAnsi="Arial Narrow"/>
          <w:b/>
        </w:rPr>
        <w:tab/>
      </w:r>
      <w:r w:rsidRPr="002B574B">
        <w:rPr>
          <w:rFonts w:ascii="Arial Narrow" w:hAnsi="Arial Narrow"/>
          <w:b/>
        </w:rPr>
        <w:tab/>
      </w:r>
      <w:r w:rsidRPr="002B574B">
        <w:rPr>
          <w:rFonts w:ascii="Arial Narrow" w:hAnsi="Arial Narrow"/>
          <w:b/>
        </w:rPr>
        <w:tab/>
      </w:r>
      <w:r>
        <w:rPr>
          <w:rFonts w:ascii="Arial Narrow" w:hAnsi="Arial Narrow"/>
        </w:rPr>
        <w:t xml:space="preserve">GreenSheets </w:t>
      </w:r>
      <w:r w:rsidR="002E79B5">
        <w:rPr>
          <w:rFonts w:ascii="Arial Narrow" w:hAnsi="Arial Narrow"/>
        </w:rPr>
        <w:t>Re-D</w:t>
      </w:r>
      <w:r w:rsidR="00C147A6">
        <w:rPr>
          <w:rFonts w:ascii="Arial Narrow" w:hAnsi="Arial Narrow"/>
        </w:rPr>
        <w:t>esign</w:t>
      </w:r>
      <w:r>
        <w:rPr>
          <w:rFonts w:ascii="Arial Narrow" w:hAnsi="Arial Narrow"/>
        </w:rPr>
        <w:t xml:space="preserve"> </w:t>
      </w:r>
      <w:r w:rsidRPr="002B574B">
        <w:rPr>
          <w:rFonts w:ascii="Arial Narrow" w:hAnsi="Arial Narrow"/>
        </w:rPr>
        <w:tab/>
      </w:r>
      <w:r w:rsidRPr="002B574B">
        <w:rPr>
          <w:rFonts w:ascii="Arial Narrow" w:hAnsi="Arial Narrow"/>
        </w:rPr>
        <w:tab/>
      </w:r>
      <w:r w:rsidRPr="002B574B">
        <w:rPr>
          <w:rFonts w:ascii="Arial Narrow" w:hAnsi="Arial Narrow"/>
        </w:rPr>
        <w:tab/>
      </w:r>
    </w:p>
    <w:p w14:paraId="3938A0A3" w14:textId="4EDB0660" w:rsidR="009516CC" w:rsidRPr="002B574B" w:rsidRDefault="009516CC" w:rsidP="009516CC">
      <w:pPr>
        <w:ind w:left="900" w:hanging="900"/>
        <w:rPr>
          <w:rFonts w:ascii="Arial Narrow" w:hAnsi="Arial Narrow"/>
          <w:i/>
          <w:color w:val="0000FF"/>
        </w:rPr>
      </w:pPr>
      <w:r w:rsidRPr="002B574B">
        <w:rPr>
          <w:rFonts w:ascii="Arial Narrow" w:hAnsi="Arial Narrow"/>
          <w:b/>
        </w:rPr>
        <w:t>MEETING NAME:</w:t>
      </w:r>
      <w:r w:rsidRPr="002B574B">
        <w:rPr>
          <w:rFonts w:ascii="Arial Narrow" w:hAnsi="Arial Narrow"/>
        </w:rPr>
        <w:tab/>
      </w:r>
      <w:r w:rsidRPr="002B574B">
        <w:rPr>
          <w:rFonts w:ascii="Arial Narrow" w:hAnsi="Arial Narrow"/>
        </w:rPr>
        <w:tab/>
      </w:r>
      <w:r w:rsidRPr="002B574B">
        <w:rPr>
          <w:rFonts w:ascii="Arial Narrow" w:hAnsi="Arial Narrow"/>
        </w:rPr>
        <w:tab/>
      </w:r>
      <w:r>
        <w:rPr>
          <w:rFonts w:ascii="Arial Narrow" w:hAnsi="Arial Narrow"/>
        </w:rPr>
        <w:t xml:space="preserve">GreenSheets </w:t>
      </w:r>
      <w:r w:rsidR="002E79B5">
        <w:rPr>
          <w:rFonts w:ascii="Arial Narrow" w:hAnsi="Arial Narrow"/>
        </w:rPr>
        <w:t xml:space="preserve">Re-Design </w:t>
      </w:r>
    </w:p>
    <w:p w14:paraId="5A11684C" w14:textId="05FE6A44" w:rsidR="002E79B5" w:rsidRDefault="009516CC" w:rsidP="002E79B5">
      <w:pPr>
        <w:ind w:left="3600" w:hanging="3600"/>
        <w:rPr>
          <w:rFonts w:ascii="Arial Narrow" w:hAnsi="Arial Narrow"/>
          <w:b/>
        </w:rPr>
      </w:pPr>
      <w:r w:rsidRPr="002B574B">
        <w:rPr>
          <w:rFonts w:ascii="Arial Narrow" w:hAnsi="Arial Narrow"/>
          <w:b/>
        </w:rPr>
        <w:t xml:space="preserve">ATTENDEES:              </w:t>
      </w:r>
      <w:r w:rsidR="002E79B5">
        <w:rPr>
          <w:rFonts w:ascii="Arial Narrow" w:hAnsi="Arial Narrow"/>
          <w:b/>
        </w:rPr>
        <w:tab/>
      </w:r>
      <w:r w:rsidR="002E79B5" w:rsidRPr="002E79B5">
        <w:rPr>
          <w:rFonts w:ascii="Arial Narrow" w:hAnsi="Arial Narrow"/>
        </w:rPr>
        <w:t>OGA:</w:t>
      </w:r>
      <w:r w:rsidR="002E79B5">
        <w:rPr>
          <w:rFonts w:ascii="Arial Narrow" w:hAnsi="Arial Narrow"/>
          <w:b/>
        </w:rPr>
        <w:t xml:space="preserve"> </w:t>
      </w:r>
      <w:r w:rsidR="002E79B5" w:rsidRPr="002E79B5">
        <w:rPr>
          <w:rFonts w:ascii="Arial Narrow" w:hAnsi="Arial Narrow"/>
        </w:rPr>
        <w:t>Crystal Wolfrey, Eugenia Chester</w:t>
      </w:r>
      <w:r w:rsidR="0059008C">
        <w:rPr>
          <w:rFonts w:ascii="Arial Narrow" w:hAnsi="Arial Narrow"/>
        </w:rPr>
        <w:t>, Stacey Kocher</w:t>
      </w:r>
    </w:p>
    <w:p w14:paraId="4C775166" w14:textId="569180F8" w:rsidR="009516CC" w:rsidRPr="002B574B" w:rsidRDefault="009516CC" w:rsidP="002E79B5">
      <w:pPr>
        <w:ind w:left="5040" w:hanging="1440"/>
        <w:rPr>
          <w:rFonts w:ascii="Arial Narrow" w:hAnsi="Arial Narrow"/>
        </w:rPr>
      </w:pPr>
      <w:r w:rsidRPr="002B574B">
        <w:rPr>
          <w:rFonts w:ascii="Arial Narrow" w:hAnsi="Arial Narrow"/>
        </w:rPr>
        <w:t>CBIIT:</w:t>
      </w:r>
      <w:r w:rsidR="00D53155">
        <w:rPr>
          <w:rFonts w:ascii="Arial Narrow" w:hAnsi="Arial Narrow"/>
        </w:rPr>
        <w:t xml:space="preserve"> </w:t>
      </w:r>
      <w:r w:rsidR="002E79B5">
        <w:rPr>
          <w:rFonts w:ascii="Arial Narrow" w:hAnsi="Arial Narrow"/>
        </w:rPr>
        <w:t xml:space="preserve">Jennifer Kwok, </w:t>
      </w:r>
      <w:r w:rsidR="002E79B5" w:rsidRPr="002B574B">
        <w:rPr>
          <w:rFonts w:ascii="Arial Narrow" w:hAnsi="Arial Narrow"/>
        </w:rPr>
        <w:t xml:space="preserve">Gerald Momplaisir, </w:t>
      </w:r>
      <w:r>
        <w:rPr>
          <w:rFonts w:ascii="Arial Narrow" w:hAnsi="Arial Narrow"/>
        </w:rPr>
        <w:t>Yakov Polonsky, Larry Brem,</w:t>
      </w:r>
      <w:r w:rsidR="00573056">
        <w:rPr>
          <w:rFonts w:ascii="Arial Narrow" w:hAnsi="Arial Narrow"/>
        </w:rPr>
        <w:t xml:space="preserve"> </w:t>
      </w:r>
      <w:r>
        <w:rPr>
          <w:rFonts w:ascii="Arial Narrow" w:hAnsi="Arial Narrow"/>
        </w:rPr>
        <w:t>Gaby Tulchi</w:t>
      </w:r>
      <w:r w:rsidR="002E79B5">
        <w:rPr>
          <w:rFonts w:ascii="Arial Narrow" w:hAnsi="Arial Narrow"/>
        </w:rPr>
        <w:t>nskaya</w:t>
      </w:r>
      <w:r w:rsidR="0059008C">
        <w:rPr>
          <w:rFonts w:ascii="Arial Narrow" w:hAnsi="Arial Narrow"/>
        </w:rPr>
        <w:t xml:space="preserve">, </w:t>
      </w:r>
      <w:r w:rsidR="00B93430">
        <w:rPr>
          <w:rFonts w:ascii="Arial Narrow" w:hAnsi="Arial Narrow"/>
        </w:rPr>
        <w:t>Subashini Varadarajan</w:t>
      </w:r>
      <w:r w:rsidR="00730EFC">
        <w:rPr>
          <w:rFonts w:ascii="Arial Narrow" w:hAnsi="Arial Narrow"/>
        </w:rPr>
        <w:t>.</w:t>
      </w:r>
    </w:p>
    <w:p w14:paraId="187A9B23" w14:textId="4FF96D5E" w:rsidR="009516CC" w:rsidRPr="002B574B" w:rsidRDefault="009516CC" w:rsidP="009516CC">
      <w:pPr>
        <w:tabs>
          <w:tab w:val="left" w:pos="1260"/>
          <w:tab w:val="left" w:pos="1620"/>
        </w:tabs>
        <w:rPr>
          <w:rFonts w:ascii="Arial Narrow" w:hAnsi="Arial Narrow"/>
        </w:rPr>
      </w:pPr>
      <w:r w:rsidRPr="002B574B">
        <w:rPr>
          <w:rFonts w:ascii="Arial Narrow" w:hAnsi="Arial Narrow"/>
          <w:b/>
        </w:rPr>
        <w:t>MEETING DATE/LOCATION:</w:t>
      </w:r>
      <w:r w:rsidRPr="002B574B">
        <w:rPr>
          <w:rFonts w:ascii="Arial Narrow" w:hAnsi="Arial Narrow"/>
        </w:rPr>
        <w:tab/>
      </w:r>
      <w:r w:rsidRPr="002B574B">
        <w:rPr>
          <w:rFonts w:ascii="Arial Narrow" w:hAnsi="Arial Narrow"/>
        </w:rPr>
        <w:tab/>
      </w:r>
      <w:r w:rsidR="00B93430">
        <w:rPr>
          <w:rFonts w:ascii="Arial Narrow" w:hAnsi="Arial Narrow"/>
        </w:rPr>
        <w:t>04</w:t>
      </w:r>
      <w:r w:rsidRPr="002B574B">
        <w:rPr>
          <w:rFonts w:ascii="Arial Narrow" w:hAnsi="Arial Narrow"/>
        </w:rPr>
        <w:t>/</w:t>
      </w:r>
      <w:r w:rsidR="001E68E7">
        <w:rPr>
          <w:rFonts w:ascii="Arial Narrow" w:hAnsi="Arial Narrow"/>
        </w:rPr>
        <w:t>0</w:t>
      </w:r>
      <w:r w:rsidR="00B93430">
        <w:rPr>
          <w:rFonts w:ascii="Arial Narrow" w:hAnsi="Arial Narrow"/>
        </w:rPr>
        <w:t>6</w:t>
      </w:r>
      <w:r w:rsidRPr="002B574B">
        <w:rPr>
          <w:rFonts w:ascii="Arial Narrow" w:hAnsi="Arial Narrow"/>
        </w:rPr>
        <w:t>/201</w:t>
      </w:r>
      <w:r w:rsidR="00B93430">
        <w:rPr>
          <w:rFonts w:ascii="Arial Narrow" w:hAnsi="Arial Narrow"/>
        </w:rPr>
        <w:t>7</w:t>
      </w:r>
      <w:r w:rsidRPr="002B574B">
        <w:rPr>
          <w:rFonts w:ascii="Arial Narrow" w:hAnsi="Arial Narrow"/>
        </w:rPr>
        <w:t xml:space="preserve">; </w:t>
      </w:r>
      <w:r w:rsidRPr="009516CC">
        <w:rPr>
          <w:rFonts w:ascii="Arial Narrow" w:hAnsi="Arial Narrow"/>
        </w:rPr>
        <w:t>9609 Medical Center Dr.</w:t>
      </w:r>
      <w:r w:rsidRPr="002B574B">
        <w:rPr>
          <w:rFonts w:ascii="Arial Narrow" w:hAnsi="Arial Narrow"/>
        </w:rPr>
        <w:t xml:space="preserve">, Meeting Room # </w:t>
      </w:r>
      <w:r w:rsidR="00D53155">
        <w:rPr>
          <w:rFonts w:ascii="Arial Narrow" w:hAnsi="Arial Narrow"/>
        </w:rPr>
        <w:t>2</w:t>
      </w:r>
      <w:r>
        <w:rPr>
          <w:rFonts w:ascii="Arial Narrow" w:hAnsi="Arial Narrow"/>
        </w:rPr>
        <w:t>W03</w:t>
      </w:r>
      <w:r w:rsidR="002E79B5">
        <w:rPr>
          <w:rFonts w:ascii="Arial Narrow" w:hAnsi="Arial Narrow"/>
        </w:rPr>
        <w:t>2/034</w:t>
      </w:r>
    </w:p>
    <w:p w14:paraId="329E4277" w14:textId="77777777" w:rsidR="009516CC" w:rsidRPr="002B574B" w:rsidRDefault="009516CC" w:rsidP="009516CC">
      <w:pPr>
        <w:pBdr>
          <w:bottom w:val="single" w:sz="12" w:space="0" w:color="auto"/>
        </w:pBdr>
        <w:rPr>
          <w:rFonts w:ascii="Arial Narrow" w:hAnsi="Arial Narrow"/>
        </w:rPr>
      </w:pPr>
    </w:p>
    <w:p w14:paraId="7C68A445" w14:textId="42ECB919" w:rsidR="009516CC" w:rsidRPr="004A4463" w:rsidRDefault="004A4463" w:rsidP="009516CC">
      <w:pPr>
        <w:rPr>
          <w:rFonts w:ascii="Arial Narrow" w:hAnsi="Arial Narrow"/>
          <w:b/>
          <w:sz w:val="20"/>
          <w:szCs w:val="20"/>
        </w:rPr>
      </w:pPr>
      <w:r w:rsidRPr="004A4463">
        <w:rPr>
          <w:rFonts w:ascii="Arial Narrow" w:hAnsi="Arial Narrow"/>
          <w:b/>
          <w:sz w:val="20"/>
          <w:szCs w:val="20"/>
        </w:rPr>
        <w:t>P</w:t>
      </w:r>
      <w:r w:rsidR="009516CC" w:rsidRPr="004A4463">
        <w:rPr>
          <w:rFonts w:ascii="Arial Narrow" w:hAnsi="Arial Narrow"/>
          <w:b/>
          <w:sz w:val="20"/>
          <w:szCs w:val="20"/>
        </w:rPr>
        <w:t>urpose of th</w:t>
      </w:r>
      <w:r w:rsidR="0055417A" w:rsidRPr="004A4463">
        <w:rPr>
          <w:rFonts w:ascii="Arial Narrow" w:hAnsi="Arial Narrow"/>
          <w:b/>
          <w:sz w:val="20"/>
          <w:szCs w:val="20"/>
        </w:rPr>
        <w:t>e</w:t>
      </w:r>
      <w:r w:rsidRPr="004A4463">
        <w:rPr>
          <w:rFonts w:ascii="Arial Narrow" w:hAnsi="Arial Narrow"/>
          <w:b/>
          <w:sz w:val="20"/>
          <w:szCs w:val="20"/>
        </w:rPr>
        <w:t xml:space="preserve"> meeting</w:t>
      </w:r>
      <w:r w:rsidR="00067A24">
        <w:rPr>
          <w:rFonts w:ascii="Arial Narrow" w:hAnsi="Arial Narrow"/>
          <w:b/>
          <w:sz w:val="20"/>
          <w:szCs w:val="20"/>
        </w:rPr>
        <w:t xml:space="preserve"> is to discuss</w:t>
      </w:r>
      <w:r w:rsidR="00AC084A" w:rsidRPr="004A4463">
        <w:rPr>
          <w:rFonts w:ascii="Arial Narrow" w:hAnsi="Arial Narrow"/>
          <w:b/>
          <w:sz w:val="20"/>
          <w:szCs w:val="20"/>
        </w:rPr>
        <w:t>:</w:t>
      </w:r>
    </w:p>
    <w:p w14:paraId="2E28CFD2" w14:textId="7870D709" w:rsidR="0059008C" w:rsidRPr="00AA0556" w:rsidRDefault="00AD6B61" w:rsidP="0059008C">
      <w:pPr>
        <w:pStyle w:val="ListParagraph"/>
        <w:numPr>
          <w:ilvl w:val="0"/>
          <w:numId w:val="28"/>
        </w:numPr>
        <w:spacing w:after="0" w:line="240" w:lineRule="auto"/>
        <w:contextualSpacing w:val="0"/>
        <w:rPr>
          <w:rFonts w:ascii="Arial Narrow" w:hAnsi="Arial Narrow"/>
          <w:sz w:val="20"/>
          <w:szCs w:val="20"/>
        </w:rPr>
      </w:pPr>
      <w:r>
        <w:rPr>
          <w:rFonts w:ascii="Arial Narrow" w:hAnsi="Arial Narrow"/>
          <w:sz w:val="20"/>
          <w:szCs w:val="20"/>
        </w:rPr>
        <w:t>UI mockups (see screenshots below the table) for</w:t>
      </w:r>
      <w:r w:rsidR="0059008C" w:rsidRPr="00AA0556">
        <w:rPr>
          <w:rFonts w:ascii="Arial Narrow" w:hAnsi="Arial Narrow"/>
          <w:sz w:val="20"/>
          <w:szCs w:val="20"/>
        </w:rPr>
        <w:t>:</w:t>
      </w:r>
    </w:p>
    <w:p w14:paraId="6EB96548" w14:textId="39519843" w:rsidR="0059008C" w:rsidRPr="00AA0556" w:rsidRDefault="00AD6B61" w:rsidP="0059008C">
      <w:pPr>
        <w:pStyle w:val="ListParagraph"/>
        <w:numPr>
          <w:ilvl w:val="1"/>
          <w:numId w:val="28"/>
        </w:numPr>
        <w:spacing w:after="0" w:line="240" w:lineRule="auto"/>
        <w:contextualSpacing w:val="0"/>
        <w:rPr>
          <w:rFonts w:ascii="Arial Narrow" w:hAnsi="Arial Narrow"/>
          <w:sz w:val="20"/>
          <w:szCs w:val="20"/>
        </w:rPr>
      </w:pPr>
      <w:r>
        <w:rPr>
          <w:rFonts w:ascii="Arial Narrow" w:hAnsi="Arial Narrow"/>
          <w:sz w:val="20"/>
          <w:szCs w:val="20"/>
        </w:rPr>
        <w:t>Greensheet questionnaire screen</w:t>
      </w:r>
    </w:p>
    <w:p w14:paraId="596F6B9F" w14:textId="180A5ECF" w:rsidR="0059008C" w:rsidRPr="00AA0556" w:rsidRDefault="00AD6B61" w:rsidP="0059008C">
      <w:pPr>
        <w:pStyle w:val="ListParagraph"/>
        <w:numPr>
          <w:ilvl w:val="1"/>
          <w:numId w:val="28"/>
        </w:numPr>
        <w:spacing w:after="0" w:line="240" w:lineRule="auto"/>
        <w:contextualSpacing w:val="0"/>
        <w:rPr>
          <w:rFonts w:ascii="Arial Narrow" w:hAnsi="Arial Narrow"/>
          <w:sz w:val="20"/>
          <w:szCs w:val="20"/>
        </w:rPr>
      </w:pPr>
      <w:r>
        <w:rPr>
          <w:rFonts w:ascii="Arial Narrow" w:hAnsi="Arial Narrow"/>
          <w:sz w:val="20"/>
          <w:szCs w:val="20"/>
        </w:rPr>
        <w:t>Specialist search and hit list screen</w:t>
      </w:r>
      <w:r w:rsidR="0059008C" w:rsidRPr="00AA0556">
        <w:rPr>
          <w:rFonts w:ascii="Arial Narrow" w:hAnsi="Arial Narrow"/>
          <w:sz w:val="20"/>
          <w:szCs w:val="20"/>
        </w:rPr>
        <w:t xml:space="preserve"> </w:t>
      </w:r>
    </w:p>
    <w:p w14:paraId="34EEB398" w14:textId="77777777" w:rsidR="00AD6B61" w:rsidRDefault="00AD6B61" w:rsidP="009516CC">
      <w:pPr>
        <w:rPr>
          <w:rFonts w:ascii="Arial Narrow" w:hAnsi="Arial Narrow"/>
          <w:b/>
          <w:sz w:val="20"/>
          <w:szCs w:val="20"/>
        </w:rPr>
      </w:pPr>
    </w:p>
    <w:p w14:paraId="0942AFB8" w14:textId="71967AB7" w:rsidR="0055417A" w:rsidRDefault="004A4463" w:rsidP="009516CC">
      <w:pPr>
        <w:rPr>
          <w:rFonts w:ascii="Arial Narrow" w:hAnsi="Arial Narrow"/>
          <w:sz w:val="20"/>
          <w:szCs w:val="20"/>
        </w:rPr>
      </w:pPr>
      <w:r w:rsidRPr="004A4463">
        <w:rPr>
          <w:rFonts w:ascii="Arial Narrow" w:hAnsi="Arial Narrow"/>
          <w:b/>
          <w:sz w:val="20"/>
          <w:szCs w:val="20"/>
        </w:rPr>
        <w:t>D</w:t>
      </w:r>
      <w:r w:rsidR="0055417A" w:rsidRPr="004A4463">
        <w:rPr>
          <w:rFonts w:ascii="Arial Narrow" w:hAnsi="Arial Narrow"/>
          <w:b/>
          <w:sz w:val="20"/>
          <w:szCs w:val="20"/>
        </w:rPr>
        <w:t>iscussion</w:t>
      </w:r>
      <w:r w:rsidRPr="004A4463">
        <w:rPr>
          <w:rFonts w:ascii="Arial Narrow" w:hAnsi="Arial Narrow"/>
          <w:b/>
          <w:sz w:val="20"/>
          <w:szCs w:val="20"/>
        </w:rPr>
        <w:t xml:space="preserve"> and decisions</w:t>
      </w:r>
      <w:r w:rsidR="0055417A">
        <w:rPr>
          <w:rFonts w:ascii="Arial Narrow" w:hAnsi="Arial Narrow"/>
          <w:sz w:val="20"/>
          <w:szCs w:val="20"/>
        </w:rPr>
        <w:t>:</w:t>
      </w:r>
    </w:p>
    <w:tbl>
      <w:tblPr>
        <w:tblStyle w:val="TableGrid"/>
        <w:tblW w:w="0" w:type="auto"/>
        <w:tblLook w:val="04A0" w:firstRow="1" w:lastRow="0" w:firstColumn="1" w:lastColumn="0" w:noHBand="0" w:noVBand="1"/>
      </w:tblPr>
      <w:tblGrid>
        <w:gridCol w:w="1885"/>
        <w:gridCol w:w="7465"/>
      </w:tblGrid>
      <w:tr w:rsidR="004A4463" w:rsidRPr="0098238A" w14:paraId="0435BA7E" w14:textId="77777777" w:rsidTr="00B91BD3">
        <w:tc>
          <w:tcPr>
            <w:tcW w:w="1885" w:type="dxa"/>
            <w:shd w:val="clear" w:color="auto" w:fill="E7E6E6" w:themeFill="background2"/>
          </w:tcPr>
          <w:p w14:paraId="52C2E741" w14:textId="45B16BBA" w:rsidR="004A4463" w:rsidRPr="0098238A" w:rsidRDefault="004A4463" w:rsidP="009516CC">
            <w:pPr>
              <w:rPr>
                <w:rFonts w:ascii="Arial Narrow" w:hAnsi="Arial Narrow" w:cs="Arial"/>
                <w:sz w:val="20"/>
                <w:szCs w:val="20"/>
              </w:rPr>
            </w:pPr>
            <w:r w:rsidRPr="0098238A">
              <w:rPr>
                <w:rFonts w:ascii="Arial Narrow" w:hAnsi="Arial Narrow" w:cs="Arial"/>
                <w:sz w:val="20"/>
                <w:szCs w:val="20"/>
              </w:rPr>
              <w:t>Topic</w:t>
            </w:r>
          </w:p>
        </w:tc>
        <w:tc>
          <w:tcPr>
            <w:tcW w:w="7465" w:type="dxa"/>
            <w:shd w:val="clear" w:color="auto" w:fill="E7E6E6" w:themeFill="background2"/>
          </w:tcPr>
          <w:p w14:paraId="1A2E7B1D" w14:textId="778EB47B" w:rsidR="004A4463" w:rsidRPr="0098238A" w:rsidRDefault="004A4463" w:rsidP="00067A24">
            <w:pPr>
              <w:rPr>
                <w:rFonts w:ascii="Arial Narrow" w:hAnsi="Arial Narrow" w:cs="Arial"/>
                <w:sz w:val="20"/>
                <w:szCs w:val="20"/>
              </w:rPr>
            </w:pPr>
            <w:r w:rsidRPr="0098238A">
              <w:rPr>
                <w:rFonts w:ascii="Arial Narrow" w:hAnsi="Arial Narrow" w:cs="Arial"/>
                <w:sz w:val="20"/>
                <w:szCs w:val="20"/>
              </w:rPr>
              <w:t>D</w:t>
            </w:r>
            <w:r w:rsidR="00067A24" w:rsidRPr="0098238A">
              <w:rPr>
                <w:rFonts w:ascii="Arial Narrow" w:hAnsi="Arial Narrow" w:cs="Arial"/>
                <w:sz w:val="20"/>
                <w:szCs w:val="20"/>
              </w:rPr>
              <w:t>ecisions</w:t>
            </w:r>
          </w:p>
        </w:tc>
      </w:tr>
      <w:tr w:rsidR="004A4463" w:rsidRPr="0098238A" w14:paraId="15B7093E" w14:textId="77777777" w:rsidTr="00B91BD3">
        <w:tc>
          <w:tcPr>
            <w:tcW w:w="1885" w:type="dxa"/>
          </w:tcPr>
          <w:p w14:paraId="1C4014AB" w14:textId="7FD0BBD9" w:rsidR="004A4463" w:rsidRPr="0098238A" w:rsidRDefault="001D6444" w:rsidP="004A4463">
            <w:pPr>
              <w:rPr>
                <w:rFonts w:ascii="Arial Narrow" w:hAnsi="Arial Narrow" w:cs="Arial"/>
                <w:sz w:val="20"/>
                <w:szCs w:val="20"/>
              </w:rPr>
            </w:pPr>
            <w:r>
              <w:rPr>
                <w:rFonts w:ascii="Arial Narrow" w:hAnsi="Arial Narrow"/>
                <w:sz w:val="20"/>
                <w:szCs w:val="20"/>
              </w:rPr>
              <w:t>Greensheet q</w:t>
            </w:r>
            <w:r w:rsidR="00AD6B61">
              <w:rPr>
                <w:rFonts w:ascii="Arial Narrow" w:hAnsi="Arial Narrow"/>
                <w:sz w:val="20"/>
                <w:szCs w:val="20"/>
              </w:rPr>
              <w:t>uestionnaire screen</w:t>
            </w:r>
          </w:p>
        </w:tc>
        <w:tc>
          <w:tcPr>
            <w:tcW w:w="7465" w:type="dxa"/>
          </w:tcPr>
          <w:p w14:paraId="1802B7CE" w14:textId="53B100CF" w:rsidR="001D6444" w:rsidRPr="001D6444" w:rsidRDefault="001D6444" w:rsidP="001D6444">
            <w:pPr>
              <w:pStyle w:val="BodyText"/>
              <w:rPr>
                <w:rFonts w:ascii="Arial Narrow" w:hAnsi="Arial Narrow"/>
                <w:b/>
                <w:u w:val="single"/>
              </w:rPr>
            </w:pPr>
            <w:r w:rsidRPr="001D6444">
              <w:rPr>
                <w:rFonts w:ascii="Arial Narrow" w:hAnsi="Arial Narrow"/>
                <w:b/>
                <w:u w:val="single"/>
              </w:rPr>
              <w:t>Header:</w:t>
            </w:r>
          </w:p>
          <w:p w14:paraId="6DB716A1" w14:textId="414BE7A7" w:rsidR="005D66EF" w:rsidRDefault="002C6C1B" w:rsidP="0098238A">
            <w:pPr>
              <w:pStyle w:val="BodyText"/>
              <w:numPr>
                <w:ilvl w:val="0"/>
                <w:numId w:val="34"/>
              </w:numPr>
              <w:rPr>
                <w:rFonts w:ascii="Arial Narrow" w:hAnsi="Arial Narrow"/>
              </w:rPr>
            </w:pPr>
            <w:r>
              <w:rPr>
                <w:rFonts w:ascii="Arial Narrow" w:hAnsi="Arial Narrow"/>
              </w:rPr>
              <w:t>During UAT OGA will decide if page header should be expanded or collapsed by default</w:t>
            </w:r>
          </w:p>
          <w:p w14:paraId="60AE3B6A" w14:textId="31F6D055" w:rsidR="001D6444" w:rsidRDefault="001D6444" w:rsidP="0098238A">
            <w:pPr>
              <w:pStyle w:val="BodyText"/>
              <w:numPr>
                <w:ilvl w:val="0"/>
                <w:numId w:val="34"/>
              </w:numPr>
              <w:rPr>
                <w:rFonts w:ascii="Arial Narrow" w:hAnsi="Arial Narrow"/>
              </w:rPr>
            </w:pPr>
            <w:r>
              <w:rPr>
                <w:rFonts w:ascii="Arial Narrow" w:hAnsi="Arial Narrow"/>
              </w:rPr>
              <w:t>Specialist Code and Program Director code should be deleted</w:t>
            </w:r>
            <w:ins w:id="0" w:author="Microsoft Office User" w:date="2017-04-18T14:16:00Z">
              <w:r w:rsidR="00501CC1">
                <w:rPr>
                  <w:rFonts w:ascii="Arial Narrow" w:hAnsi="Arial Narrow"/>
                </w:rPr>
                <w:t xml:space="preserve"> done</w:t>
              </w:r>
            </w:ins>
          </w:p>
          <w:p w14:paraId="5A5E9DBC" w14:textId="5A1CF22E" w:rsidR="001D6444" w:rsidRDefault="001D6444" w:rsidP="0098238A">
            <w:pPr>
              <w:pStyle w:val="BodyText"/>
              <w:numPr>
                <w:ilvl w:val="0"/>
                <w:numId w:val="34"/>
              </w:numPr>
              <w:rPr>
                <w:rFonts w:ascii="Arial Narrow" w:hAnsi="Arial Narrow"/>
              </w:rPr>
            </w:pPr>
            <w:r>
              <w:rPr>
                <w:rFonts w:ascii="Arial Narrow" w:hAnsi="Arial Narrow"/>
              </w:rPr>
              <w:t>Back-up specialist still should be displayed in the header</w:t>
            </w:r>
            <w:ins w:id="1" w:author="Microsoft Office User" w:date="2017-04-18T14:18:00Z">
              <w:r w:rsidR="009429D6">
                <w:rPr>
                  <w:rFonts w:ascii="Arial Narrow" w:hAnsi="Arial Narrow"/>
                </w:rPr>
                <w:t xml:space="preserve"> </w:t>
              </w:r>
            </w:ins>
            <w:ins w:id="2" w:author="Microsoft Office User" w:date="2017-04-18T14:30:00Z">
              <w:r w:rsidR="00D67DCF">
                <w:rPr>
                  <w:rFonts w:ascii="Arial Narrow" w:hAnsi="Arial Narrow"/>
                </w:rPr>
                <w:t xml:space="preserve"> it is there</w:t>
              </w:r>
            </w:ins>
          </w:p>
          <w:p w14:paraId="0A7F3F2E" w14:textId="485092F3" w:rsidR="002C6C1B" w:rsidRDefault="002C6C1B" w:rsidP="0098238A">
            <w:pPr>
              <w:pStyle w:val="BodyText"/>
              <w:numPr>
                <w:ilvl w:val="0"/>
                <w:numId w:val="34"/>
              </w:numPr>
              <w:rPr>
                <w:rFonts w:ascii="Arial Narrow" w:hAnsi="Arial Narrow"/>
              </w:rPr>
            </w:pPr>
            <w:r>
              <w:rPr>
                <w:rFonts w:ascii="Arial Narrow" w:hAnsi="Arial Narrow"/>
              </w:rPr>
              <w:t>OGA will</w:t>
            </w:r>
            <w:r w:rsidR="001D6444">
              <w:rPr>
                <w:rFonts w:ascii="Arial Narrow" w:hAnsi="Arial Narrow"/>
              </w:rPr>
              <w:t xml:space="preserve"> have an internal discussion and </w:t>
            </w:r>
            <w:r>
              <w:rPr>
                <w:rFonts w:ascii="Arial Narrow" w:hAnsi="Arial Narrow"/>
              </w:rPr>
              <w:t xml:space="preserve">let CBIIT know what </w:t>
            </w:r>
            <w:r w:rsidR="001D6444">
              <w:rPr>
                <w:rFonts w:ascii="Arial Narrow" w:hAnsi="Arial Narrow"/>
              </w:rPr>
              <w:t xml:space="preserve">other </w:t>
            </w:r>
            <w:r>
              <w:rPr>
                <w:rFonts w:ascii="Arial Narrow" w:hAnsi="Arial Narrow"/>
              </w:rPr>
              <w:t>information</w:t>
            </w:r>
            <w:r w:rsidR="001D6444">
              <w:rPr>
                <w:rFonts w:ascii="Arial Narrow" w:hAnsi="Arial Narrow"/>
              </w:rPr>
              <w:t xml:space="preserve"> (if any)</w:t>
            </w:r>
            <w:r>
              <w:rPr>
                <w:rFonts w:ascii="Arial Narrow" w:hAnsi="Arial Narrow"/>
              </w:rPr>
              <w:t xml:space="preserve"> should be </w:t>
            </w:r>
            <w:r w:rsidR="001D6444">
              <w:rPr>
                <w:rFonts w:ascii="Arial Narrow" w:hAnsi="Arial Narrow"/>
              </w:rPr>
              <w:t>displayed in the header</w:t>
            </w:r>
          </w:p>
          <w:p w14:paraId="56225E60" w14:textId="42CBE6EC" w:rsidR="00E756A5" w:rsidRDefault="00E756A5" w:rsidP="0098238A">
            <w:pPr>
              <w:pStyle w:val="BodyText"/>
              <w:numPr>
                <w:ilvl w:val="0"/>
                <w:numId w:val="34"/>
              </w:numPr>
              <w:rPr>
                <w:rFonts w:ascii="Arial Narrow" w:hAnsi="Arial Narrow"/>
              </w:rPr>
            </w:pPr>
            <w:r>
              <w:rPr>
                <w:rFonts w:ascii="Arial Narrow" w:hAnsi="Arial Narrow"/>
              </w:rPr>
              <w:t>“Last Changed By” should display a name (hypelinked); This label and information should appear in the header only when gs has been saved</w:t>
            </w:r>
            <w:ins w:id="3" w:author="Microsoft Office User" w:date="2017-04-18T14:17:00Z">
              <w:r w:rsidR="004F7964">
                <w:rPr>
                  <w:rFonts w:ascii="Arial Narrow" w:hAnsi="Arial Narrow"/>
                </w:rPr>
                <w:t xml:space="preserve"> done</w:t>
              </w:r>
            </w:ins>
          </w:p>
          <w:p w14:paraId="35F66488" w14:textId="34ED3ADE" w:rsidR="00E756A5" w:rsidRDefault="00E756A5" w:rsidP="0098238A">
            <w:pPr>
              <w:pStyle w:val="BodyText"/>
              <w:numPr>
                <w:ilvl w:val="0"/>
                <w:numId w:val="34"/>
              </w:numPr>
              <w:rPr>
                <w:rFonts w:ascii="Arial Narrow" w:hAnsi="Arial Narrow"/>
              </w:rPr>
            </w:pPr>
            <w:r>
              <w:rPr>
                <w:rFonts w:ascii="Arial Narrow" w:hAnsi="Arial Narrow"/>
              </w:rPr>
              <w:t xml:space="preserve">‘Submitter’ and ‘Submitted Date’ should appear only when gs is in Submitted and/or Frozen status. </w:t>
            </w:r>
            <w:ins w:id="4" w:author="Microsoft Office User" w:date="2017-04-18T14:17:00Z">
              <w:r w:rsidR="009429D6">
                <w:rPr>
                  <w:rFonts w:ascii="Arial Narrow" w:hAnsi="Arial Narrow"/>
                </w:rPr>
                <w:t xml:space="preserve"> Already done this way</w:t>
              </w:r>
            </w:ins>
          </w:p>
          <w:p w14:paraId="557F1A5A" w14:textId="2CDE8F9F" w:rsidR="00E756A5" w:rsidRDefault="00E756A5" w:rsidP="0098238A">
            <w:pPr>
              <w:pStyle w:val="BodyText"/>
              <w:numPr>
                <w:ilvl w:val="0"/>
                <w:numId w:val="34"/>
              </w:numPr>
              <w:rPr>
                <w:rFonts w:ascii="Arial Narrow" w:hAnsi="Arial Narrow"/>
              </w:rPr>
            </w:pPr>
            <w:r>
              <w:rPr>
                <w:rFonts w:ascii="Arial Narrow" w:hAnsi="Arial Narrow"/>
              </w:rPr>
              <w:t>If gs is unlocked (status is Unsubmitted), ‘Submitter’ and ‘Submitted Date’ should disappear. NOTE: Submitted date should NOT be displayed for this row in the hit list as well (existing functionality) for unsubmitted gs.</w:t>
            </w:r>
          </w:p>
          <w:p w14:paraId="61EC1F4D" w14:textId="5FB881D0" w:rsidR="001D6444" w:rsidRDefault="001D6444" w:rsidP="001D6444">
            <w:pPr>
              <w:pStyle w:val="BodyText"/>
              <w:rPr>
                <w:rFonts w:ascii="Arial Narrow" w:hAnsi="Arial Narrow"/>
              </w:rPr>
            </w:pPr>
            <w:r w:rsidRPr="001D6444">
              <w:rPr>
                <w:rFonts w:ascii="Arial Narrow" w:hAnsi="Arial Narrow"/>
                <w:b/>
                <w:u w:val="single"/>
              </w:rPr>
              <w:t>Links to IMS/FCOI/FACTS</w:t>
            </w:r>
            <w:r>
              <w:rPr>
                <w:rFonts w:ascii="Arial Narrow" w:hAnsi="Arial Narrow"/>
              </w:rPr>
              <w:t>:</w:t>
            </w:r>
          </w:p>
          <w:p w14:paraId="4458EA7E" w14:textId="2E09828D" w:rsidR="001D6444" w:rsidRDefault="001D6444" w:rsidP="001D6444">
            <w:pPr>
              <w:pStyle w:val="BodyText"/>
              <w:rPr>
                <w:rFonts w:ascii="Arial Narrow" w:hAnsi="Arial Narrow"/>
              </w:rPr>
            </w:pPr>
            <w:r>
              <w:rPr>
                <w:rFonts w:ascii="Arial Narrow" w:hAnsi="Arial Narrow"/>
              </w:rPr>
              <w:t>CBIIT needs to check if it’s possible to have appl_id within the link</w:t>
            </w:r>
          </w:p>
          <w:p w14:paraId="3DE22793" w14:textId="3A13BDEB" w:rsidR="001D6444" w:rsidRDefault="001D6444" w:rsidP="001D6444">
            <w:pPr>
              <w:pStyle w:val="BodyText"/>
              <w:numPr>
                <w:ilvl w:val="0"/>
                <w:numId w:val="40"/>
              </w:numPr>
              <w:rPr>
                <w:rFonts w:ascii="Arial Narrow" w:hAnsi="Arial Narrow"/>
              </w:rPr>
            </w:pPr>
            <w:r>
              <w:rPr>
                <w:rFonts w:ascii="Arial Narrow" w:hAnsi="Arial Narrow"/>
              </w:rPr>
              <w:t>If it’s possible, then keep displaying the links on Greensheet questionnaire screen</w:t>
            </w:r>
          </w:p>
          <w:p w14:paraId="2269A156" w14:textId="21AE221E" w:rsidR="001D6444" w:rsidRDefault="001D6444" w:rsidP="001D6444">
            <w:pPr>
              <w:pStyle w:val="BodyText"/>
              <w:numPr>
                <w:ilvl w:val="0"/>
                <w:numId w:val="40"/>
              </w:numPr>
              <w:rPr>
                <w:rFonts w:ascii="Arial Narrow" w:hAnsi="Arial Narrow"/>
              </w:rPr>
            </w:pPr>
            <w:r>
              <w:rPr>
                <w:rFonts w:ascii="Arial Narrow" w:hAnsi="Arial Narrow"/>
              </w:rPr>
              <w:t xml:space="preserve">If it’s </w:t>
            </w:r>
            <w:r w:rsidR="00E70D88">
              <w:rPr>
                <w:rFonts w:ascii="Arial Narrow" w:hAnsi="Arial Narrow"/>
              </w:rPr>
              <w:t xml:space="preserve">NOT </w:t>
            </w:r>
            <w:r>
              <w:rPr>
                <w:rFonts w:ascii="Arial Narrow" w:hAnsi="Arial Narrow"/>
              </w:rPr>
              <w:t>possible, then OGA will add the links to the question in Form Builder and links should be deleted from the Greensheet questionnaire screen</w:t>
            </w:r>
          </w:p>
          <w:p w14:paraId="2AA9EFDA" w14:textId="77777777" w:rsidR="001D6444" w:rsidRPr="00A96599" w:rsidRDefault="00A96599" w:rsidP="001D6444">
            <w:pPr>
              <w:pStyle w:val="BodyText"/>
              <w:rPr>
                <w:rFonts w:ascii="Arial Narrow" w:hAnsi="Arial Narrow"/>
                <w:b/>
                <w:u w:val="single"/>
              </w:rPr>
            </w:pPr>
            <w:r w:rsidRPr="00A96599">
              <w:rPr>
                <w:rFonts w:ascii="Arial Narrow" w:hAnsi="Arial Narrow"/>
                <w:b/>
                <w:u w:val="single"/>
              </w:rPr>
              <w:lastRenderedPageBreak/>
              <w:t>Print button</w:t>
            </w:r>
          </w:p>
          <w:p w14:paraId="39EAFDA3" w14:textId="05D4B875" w:rsidR="00A96599" w:rsidRDefault="00F00192" w:rsidP="00A96599">
            <w:pPr>
              <w:pStyle w:val="BodyText"/>
              <w:numPr>
                <w:ilvl w:val="0"/>
                <w:numId w:val="41"/>
              </w:numPr>
              <w:rPr>
                <w:rFonts w:ascii="Arial Narrow" w:hAnsi="Arial Narrow"/>
              </w:rPr>
            </w:pPr>
            <w:r>
              <w:rPr>
                <w:rFonts w:ascii="Arial Narrow" w:hAnsi="Arial Narrow"/>
              </w:rPr>
              <w:t xml:space="preserve">OGA has no preference on </w:t>
            </w:r>
            <w:r w:rsidR="00A96599">
              <w:rPr>
                <w:rFonts w:ascii="Arial Narrow" w:hAnsi="Arial Narrow"/>
              </w:rPr>
              <w:t>screen</w:t>
            </w:r>
            <w:r>
              <w:rPr>
                <w:rFonts w:ascii="Arial Narrow" w:hAnsi="Arial Narrow"/>
              </w:rPr>
              <w:t xml:space="preserve"> placement</w:t>
            </w:r>
          </w:p>
          <w:p w14:paraId="5AAC2C7E" w14:textId="54982B77" w:rsidR="00A96599" w:rsidRDefault="00A96599" w:rsidP="00A96599">
            <w:pPr>
              <w:pStyle w:val="BodyText"/>
              <w:numPr>
                <w:ilvl w:val="0"/>
                <w:numId w:val="41"/>
              </w:numPr>
              <w:rPr>
                <w:rFonts w:ascii="Arial Narrow" w:hAnsi="Arial Narrow"/>
              </w:rPr>
            </w:pPr>
            <w:r>
              <w:rPr>
                <w:rFonts w:ascii="Arial Narrow" w:hAnsi="Arial Narrow"/>
              </w:rPr>
              <w:t>Can be renamed to “Create PDF”, if CBIIT decides so</w:t>
            </w:r>
          </w:p>
          <w:p w14:paraId="1F1F95FE" w14:textId="0075E9FD" w:rsidR="00A96599" w:rsidRDefault="002A7D7B" w:rsidP="00A96599">
            <w:pPr>
              <w:pStyle w:val="BodyText"/>
              <w:numPr>
                <w:ilvl w:val="0"/>
                <w:numId w:val="41"/>
              </w:numPr>
              <w:rPr>
                <w:rFonts w:ascii="Arial Narrow" w:hAnsi="Arial Narrow"/>
              </w:rPr>
            </w:pPr>
            <w:r>
              <w:rPr>
                <w:rFonts w:ascii="Arial Narrow" w:hAnsi="Arial Narrow"/>
              </w:rPr>
              <w:t>Crystal uses this functionality</w:t>
            </w:r>
            <w:r w:rsidR="002D69F0">
              <w:rPr>
                <w:rFonts w:ascii="Arial Narrow" w:hAnsi="Arial Narrow"/>
              </w:rPr>
              <w:t xml:space="preserve"> (possibly others)</w:t>
            </w:r>
            <w:r>
              <w:rPr>
                <w:rFonts w:ascii="Arial Narrow" w:hAnsi="Arial Narrow"/>
              </w:rPr>
              <w:t xml:space="preserve"> </w:t>
            </w:r>
            <w:r w:rsidR="00E756A5">
              <w:rPr>
                <w:rFonts w:ascii="Arial Narrow" w:hAnsi="Arial Narrow"/>
              </w:rPr>
              <w:t xml:space="preserve">to create PDFs for Frozen greensheets </w:t>
            </w:r>
            <w:r>
              <w:rPr>
                <w:rFonts w:ascii="Arial Narrow" w:hAnsi="Arial Narrow"/>
              </w:rPr>
              <w:t>and she always using the same settings (</w:t>
            </w:r>
            <w:r w:rsidR="00E756A5">
              <w:rPr>
                <w:rFonts w:ascii="Arial Narrow" w:hAnsi="Arial Narrow"/>
              </w:rPr>
              <w:t xml:space="preserve">“Main and all Answered subquestions” and “Questions and Comments Together”). Therefore, there is no need for </w:t>
            </w:r>
            <w:r w:rsidR="002D69F0">
              <w:rPr>
                <w:rFonts w:ascii="Arial Narrow" w:hAnsi="Arial Narrow"/>
              </w:rPr>
              <w:t xml:space="preserve">other </w:t>
            </w:r>
            <w:r w:rsidR="00E756A5">
              <w:rPr>
                <w:rFonts w:ascii="Arial Narrow" w:hAnsi="Arial Narrow"/>
              </w:rPr>
              <w:t>PDF option</w:t>
            </w:r>
            <w:r w:rsidR="002D69F0">
              <w:rPr>
                <w:rFonts w:ascii="Arial Narrow" w:hAnsi="Arial Narrow"/>
              </w:rPr>
              <w:t>s</w:t>
            </w:r>
            <w:r w:rsidR="00E756A5">
              <w:rPr>
                <w:rFonts w:ascii="Arial Narrow" w:hAnsi="Arial Narrow"/>
              </w:rPr>
              <w:t xml:space="preserve">. When </w:t>
            </w:r>
            <w:r w:rsidR="002D69F0">
              <w:rPr>
                <w:rFonts w:ascii="Arial Narrow" w:hAnsi="Arial Narrow"/>
              </w:rPr>
              <w:t xml:space="preserve">a </w:t>
            </w:r>
            <w:r w:rsidR="00E756A5">
              <w:rPr>
                <w:rFonts w:ascii="Arial Narrow" w:hAnsi="Arial Narrow"/>
              </w:rPr>
              <w:t>user click</w:t>
            </w:r>
            <w:r w:rsidR="002D69F0">
              <w:rPr>
                <w:rFonts w:ascii="Arial Narrow" w:hAnsi="Arial Narrow"/>
              </w:rPr>
              <w:t>s</w:t>
            </w:r>
            <w:r w:rsidR="00E756A5">
              <w:rPr>
                <w:rFonts w:ascii="Arial Narrow" w:hAnsi="Arial Narrow"/>
              </w:rPr>
              <w:t xml:space="preserve"> “Print’ button, </w:t>
            </w:r>
            <w:r w:rsidR="002D69F0">
              <w:rPr>
                <w:rFonts w:ascii="Arial Narrow" w:hAnsi="Arial Narrow"/>
              </w:rPr>
              <w:t xml:space="preserve">a </w:t>
            </w:r>
            <w:r w:rsidR="00E756A5">
              <w:rPr>
                <w:rFonts w:ascii="Arial Narrow" w:hAnsi="Arial Narrow"/>
              </w:rPr>
              <w:t>PDF should be generated with these settings.</w:t>
            </w:r>
          </w:p>
          <w:p w14:paraId="26E5C1FA" w14:textId="77777777" w:rsidR="00E756A5" w:rsidRDefault="00E756A5" w:rsidP="00A96599">
            <w:pPr>
              <w:pStyle w:val="BodyText"/>
              <w:numPr>
                <w:ilvl w:val="0"/>
                <w:numId w:val="41"/>
              </w:numPr>
              <w:rPr>
                <w:rFonts w:ascii="Arial Narrow" w:hAnsi="Arial Narrow"/>
              </w:rPr>
            </w:pPr>
            <w:r>
              <w:rPr>
                <w:rFonts w:ascii="Arial Narrow" w:hAnsi="Arial Narrow"/>
              </w:rPr>
              <w:t>Generated PDF should have everything that is displayed on the screen. If some changes on the screen were not saved, they still should be part of the PDF.</w:t>
            </w:r>
          </w:p>
          <w:p w14:paraId="74142266" w14:textId="77777777" w:rsidR="0089433F" w:rsidRPr="0089433F" w:rsidRDefault="0089433F" w:rsidP="0089433F">
            <w:pPr>
              <w:pStyle w:val="BodyText"/>
              <w:rPr>
                <w:rFonts w:ascii="Arial Narrow" w:hAnsi="Arial Narrow"/>
                <w:b/>
                <w:u w:val="single"/>
              </w:rPr>
            </w:pPr>
            <w:r w:rsidRPr="0089433F">
              <w:rPr>
                <w:rFonts w:ascii="Arial Narrow" w:hAnsi="Arial Narrow"/>
                <w:b/>
                <w:u w:val="single"/>
              </w:rPr>
              <w:t>Cancel Changes functionality</w:t>
            </w:r>
          </w:p>
          <w:p w14:paraId="450FEB5F" w14:textId="6CC5676F" w:rsidR="0089433F" w:rsidRDefault="002D69F0" w:rsidP="0089433F">
            <w:pPr>
              <w:pStyle w:val="BodyText"/>
              <w:numPr>
                <w:ilvl w:val="0"/>
                <w:numId w:val="43"/>
              </w:numPr>
              <w:rPr>
                <w:rFonts w:ascii="Arial Narrow" w:hAnsi="Arial Narrow"/>
              </w:rPr>
            </w:pPr>
            <w:r>
              <w:rPr>
                <w:rFonts w:ascii="Arial Narrow" w:hAnsi="Arial Narrow"/>
              </w:rPr>
              <w:t>Remove, n</w:t>
            </w:r>
            <w:r w:rsidR="0089433F">
              <w:rPr>
                <w:rFonts w:ascii="Arial Narrow" w:hAnsi="Arial Narrow"/>
              </w:rPr>
              <w:t>ot needed</w:t>
            </w:r>
            <w:ins w:id="5" w:author="Microsoft Office User" w:date="2017-04-18T14:32:00Z">
              <w:r w:rsidR="00016AAB">
                <w:rPr>
                  <w:rFonts w:ascii="Arial Narrow" w:hAnsi="Arial Narrow"/>
                </w:rPr>
                <w:t xml:space="preserve"> - done</w:t>
              </w:r>
            </w:ins>
          </w:p>
          <w:p w14:paraId="703B6C6A" w14:textId="1315197C" w:rsidR="0089433F" w:rsidRPr="0089433F" w:rsidRDefault="0089433F" w:rsidP="0089433F">
            <w:pPr>
              <w:pStyle w:val="BodyText"/>
              <w:rPr>
                <w:rFonts w:ascii="Arial Narrow" w:hAnsi="Arial Narrow"/>
                <w:b/>
                <w:u w:val="single"/>
              </w:rPr>
            </w:pPr>
            <w:r w:rsidRPr="0089433F">
              <w:rPr>
                <w:rFonts w:ascii="Arial Narrow" w:hAnsi="Arial Narrow"/>
                <w:b/>
                <w:u w:val="single"/>
              </w:rPr>
              <w:t>Clear All Answers functionality</w:t>
            </w:r>
          </w:p>
          <w:p w14:paraId="2B7F6A69" w14:textId="6C1E09A1" w:rsidR="0089433F" w:rsidRDefault="0089433F" w:rsidP="0089433F">
            <w:pPr>
              <w:pStyle w:val="BodyText"/>
              <w:numPr>
                <w:ilvl w:val="0"/>
                <w:numId w:val="42"/>
              </w:numPr>
              <w:rPr>
                <w:rFonts w:ascii="Arial Narrow" w:hAnsi="Arial Narrow"/>
              </w:rPr>
            </w:pPr>
            <w:r>
              <w:rPr>
                <w:rFonts w:ascii="Arial Narrow" w:hAnsi="Arial Narrow"/>
              </w:rPr>
              <w:t xml:space="preserve">Should be </w:t>
            </w:r>
            <w:r w:rsidR="002D69F0">
              <w:rPr>
                <w:rFonts w:ascii="Arial Narrow" w:hAnsi="Arial Narrow"/>
              </w:rPr>
              <w:t xml:space="preserve">renamed </w:t>
            </w:r>
            <w:r>
              <w:rPr>
                <w:rFonts w:ascii="Arial Narrow" w:hAnsi="Arial Narrow"/>
              </w:rPr>
              <w:t xml:space="preserve">with ‘Reset </w:t>
            </w:r>
            <w:r w:rsidR="002D69F0">
              <w:rPr>
                <w:rFonts w:ascii="Arial Narrow" w:hAnsi="Arial Narrow"/>
              </w:rPr>
              <w:t>G</w:t>
            </w:r>
            <w:r>
              <w:rPr>
                <w:rFonts w:ascii="Arial Narrow" w:hAnsi="Arial Narrow"/>
              </w:rPr>
              <w:t>reensheet’</w:t>
            </w:r>
            <w:ins w:id="6" w:author="Microsoft Office User" w:date="2017-04-18T14:32:00Z">
              <w:r w:rsidR="00016AAB">
                <w:rPr>
                  <w:rFonts w:ascii="Arial Narrow" w:hAnsi="Arial Narrow"/>
                </w:rPr>
                <w:t xml:space="preserve"> done</w:t>
              </w:r>
            </w:ins>
          </w:p>
          <w:p w14:paraId="3ECFE304" w14:textId="3F9D1CB0" w:rsidR="0089433F" w:rsidRDefault="0089433F" w:rsidP="0089433F">
            <w:pPr>
              <w:pStyle w:val="BodyText"/>
              <w:numPr>
                <w:ilvl w:val="0"/>
                <w:numId w:val="42"/>
              </w:numPr>
              <w:rPr>
                <w:rFonts w:ascii="Arial Narrow" w:hAnsi="Arial Narrow"/>
              </w:rPr>
            </w:pPr>
            <w:r>
              <w:rPr>
                <w:rFonts w:ascii="Arial Narrow" w:hAnsi="Arial Narrow"/>
              </w:rPr>
              <w:t xml:space="preserve">When user clicks ‘Reset </w:t>
            </w:r>
            <w:r w:rsidR="002D69F0">
              <w:rPr>
                <w:rFonts w:ascii="Arial Narrow" w:hAnsi="Arial Narrow"/>
              </w:rPr>
              <w:t>G</w:t>
            </w:r>
            <w:r>
              <w:rPr>
                <w:rFonts w:ascii="Arial Narrow" w:hAnsi="Arial Narrow"/>
              </w:rPr>
              <w:t>reensheet’ button, the system should:</w:t>
            </w:r>
          </w:p>
          <w:p w14:paraId="77B2CD9E" w14:textId="6310EE54" w:rsidR="0089433F" w:rsidRDefault="0089433F" w:rsidP="0089433F">
            <w:pPr>
              <w:pStyle w:val="BodyText"/>
              <w:numPr>
                <w:ilvl w:val="1"/>
                <w:numId w:val="42"/>
              </w:numPr>
              <w:rPr>
                <w:rFonts w:ascii="Arial Narrow" w:hAnsi="Arial Narrow"/>
              </w:rPr>
            </w:pPr>
            <w:r>
              <w:rPr>
                <w:rFonts w:ascii="Arial Narrow" w:hAnsi="Arial Narrow"/>
              </w:rPr>
              <w:t xml:space="preserve">Provide a warning message “Are you sure you want to reset the greensheet? All answers, comments and attachments will be deleted and </w:t>
            </w:r>
            <w:r w:rsidR="002D69F0">
              <w:rPr>
                <w:rFonts w:ascii="Arial Narrow" w:hAnsi="Arial Narrow"/>
              </w:rPr>
              <w:t>the G</w:t>
            </w:r>
            <w:r>
              <w:rPr>
                <w:rFonts w:ascii="Arial Narrow" w:hAnsi="Arial Narrow"/>
              </w:rPr>
              <w:t xml:space="preserve">reensheet status will be </w:t>
            </w:r>
            <w:r w:rsidR="002D69F0">
              <w:rPr>
                <w:rFonts w:ascii="Arial Narrow" w:hAnsi="Arial Narrow"/>
              </w:rPr>
              <w:t xml:space="preserve">reset to </w:t>
            </w:r>
            <w:r>
              <w:rPr>
                <w:rFonts w:ascii="Arial Narrow" w:hAnsi="Arial Narrow"/>
              </w:rPr>
              <w:t>“NOT STARTED”. Click OK to confirm th</w:t>
            </w:r>
            <w:r w:rsidR="002D69F0">
              <w:rPr>
                <w:rFonts w:ascii="Arial Narrow" w:hAnsi="Arial Narrow"/>
              </w:rPr>
              <w:t>e</w:t>
            </w:r>
            <w:r>
              <w:rPr>
                <w:rFonts w:ascii="Arial Narrow" w:hAnsi="Arial Narrow"/>
              </w:rPr>
              <w:t xml:space="preserve"> reset.”</w:t>
            </w:r>
          </w:p>
          <w:p w14:paraId="6D5B24D8" w14:textId="01D1AC60" w:rsidR="0089433F" w:rsidRDefault="0089433F" w:rsidP="0089433F">
            <w:pPr>
              <w:pStyle w:val="BodyText"/>
              <w:numPr>
                <w:ilvl w:val="1"/>
                <w:numId w:val="42"/>
              </w:numPr>
              <w:rPr>
                <w:rFonts w:ascii="Arial Narrow" w:hAnsi="Arial Narrow"/>
              </w:rPr>
            </w:pPr>
            <w:r>
              <w:rPr>
                <w:rFonts w:ascii="Arial Narrow" w:hAnsi="Arial Narrow"/>
              </w:rPr>
              <w:t>Options are “Cancel” (default) and “OK”.</w:t>
            </w:r>
          </w:p>
          <w:p w14:paraId="63CEA05C" w14:textId="5075DF55" w:rsidR="0089433F" w:rsidRDefault="0089433F" w:rsidP="0089433F">
            <w:pPr>
              <w:pStyle w:val="BodyText"/>
              <w:numPr>
                <w:ilvl w:val="1"/>
                <w:numId w:val="42"/>
              </w:numPr>
              <w:rPr>
                <w:rFonts w:ascii="Arial Narrow" w:hAnsi="Arial Narrow"/>
              </w:rPr>
            </w:pPr>
            <w:r>
              <w:rPr>
                <w:rFonts w:ascii="Arial Narrow" w:hAnsi="Arial Narrow"/>
              </w:rPr>
              <w:t xml:space="preserve">If user clicks OK, the system will delete answers/comments/attachments, change the status to NOT STARTED and </w:t>
            </w:r>
            <w:r w:rsidRPr="0089433F">
              <w:rPr>
                <w:rFonts w:ascii="Arial Narrow" w:hAnsi="Arial Narrow"/>
                <w:u w:val="single"/>
              </w:rPr>
              <w:t>save the changes</w:t>
            </w:r>
            <w:r>
              <w:rPr>
                <w:rFonts w:ascii="Arial Narrow" w:hAnsi="Arial Narrow"/>
              </w:rPr>
              <w:t>.</w:t>
            </w:r>
            <w:ins w:id="7" w:author="Microsoft Office User" w:date="2017-04-18T14:39:00Z">
              <w:r w:rsidR="00E14E2D">
                <w:rPr>
                  <w:rFonts w:ascii="Arial Narrow" w:hAnsi="Arial Narrow"/>
                </w:rPr>
                <w:t xml:space="preserve">  – but does it record last changed by? – because technically it was changed?</w:t>
              </w:r>
            </w:ins>
          </w:p>
          <w:p w14:paraId="52D25D45" w14:textId="50ECA017" w:rsidR="0089433F" w:rsidRPr="00CD759E" w:rsidRDefault="00CD759E" w:rsidP="0089433F">
            <w:pPr>
              <w:pStyle w:val="BodyText"/>
              <w:rPr>
                <w:rFonts w:ascii="Arial Narrow" w:hAnsi="Arial Narrow"/>
                <w:b/>
                <w:u w:val="single"/>
              </w:rPr>
            </w:pPr>
            <w:r w:rsidRPr="00CD759E">
              <w:rPr>
                <w:rFonts w:ascii="Arial Narrow" w:hAnsi="Arial Narrow"/>
                <w:b/>
                <w:u w:val="single"/>
              </w:rPr>
              <w:t xml:space="preserve">Answer options in the dropdown </w:t>
            </w:r>
          </w:p>
          <w:p w14:paraId="20C66035" w14:textId="0ECF3D8E" w:rsidR="00CD759E" w:rsidRDefault="00C375FC" w:rsidP="00CD759E">
            <w:pPr>
              <w:pStyle w:val="BodyText"/>
              <w:numPr>
                <w:ilvl w:val="0"/>
                <w:numId w:val="44"/>
              </w:numPr>
              <w:rPr>
                <w:rFonts w:ascii="Arial Narrow" w:hAnsi="Arial Narrow"/>
              </w:rPr>
            </w:pPr>
            <w:r>
              <w:rPr>
                <w:rFonts w:ascii="Arial Narrow" w:hAnsi="Arial Narrow"/>
              </w:rPr>
              <w:t>OGA requested to s</w:t>
            </w:r>
            <w:r w:rsidR="00CD759E">
              <w:rPr>
                <w:rFonts w:ascii="Arial Narrow" w:hAnsi="Arial Narrow"/>
              </w:rPr>
              <w:t>ubstitute ‘Select an Option” with blank row</w:t>
            </w:r>
            <w:r>
              <w:rPr>
                <w:rFonts w:ascii="Arial Narrow" w:hAnsi="Arial Narrow"/>
              </w:rPr>
              <w:t xml:space="preserve">. CBIIT responded that this option is controlled in the Form Builder by OGA users. </w:t>
            </w:r>
          </w:p>
          <w:p w14:paraId="60DBF379" w14:textId="166C9411" w:rsidR="00CD759E" w:rsidRPr="006743F8" w:rsidRDefault="006743F8" w:rsidP="0089433F">
            <w:pPr>
              <w:pStyle w:val="BodyText"/>
              <w:rPr>
                <w:rFonts w:ascii="Arial Narrow" w:hAnsi="Arial Narrow"/>
                <w:b/>
                <w:u w:val="single"/>
              </w:rPr>
            </w:pPr>
            <w:r w:rsidRPr="006743F8">
              <w:rPr>
                <w:rFonts w:ascii="Arial Narrow" w:hAnsi="Arial Narrow"/>
                <w:b/>
                <w:u w:val="single"/>
              </w:rPr>
              <w:t>Discussion related to expand/collapse questions options</w:t>
            </w:r>
          </w:p>
          <w:p w14:paraId="603BA324" w14:textId="3B9D857D" w:rsidR="006743F8" w:rsidRDefault="006743F8" w:rsidP="006743F8">
            <w:pPr>
              <w:pStyle w:val="BodyText"/>
              <w:numPr>
                <w:ilvl w:val="0"/>
                <w:numId w:val="44"/>
              </w:numPr>
              <w:rPr>
                <w:rFonts w:ascii="Arial Narrow" w:hAnsi="Arial Narrow"/>
              </w:rPr>
            </w:pPr>
            <w:r>
              <w:rPr>
                <w:rFonts w:ascii="Arial Narrow" w:hAnsi="Arial Narrow"/>
              </w:rPr>
              <w:t>New requirement: all saved answered questions should be always expanded (no ability to collapse answered question should be provided)</w:t>
            </w:r>
            <w:r w:rsidR="007A564D">
              <w:rPr>
                <w:rFonts w:ascii="Arial Narrow" w:hAnsi="Arial Narrow"/>
              </w:rPr>
              <w:t xml:space="preserve">. </w:t>
            </w:r>
          </w:p>
          <w:p w14:paraId="05327BA0" w14:textId="0E288F86" w:rsidR="006743F8" w:rsidRDefault="006743F8" w:rsidP="00BD7C80">
            <w:pPr>
              <w:pStyle w:val="BodyText"/>
              <w:numPr>
                <w:ilvl w:val="0"/>
                <w:numId w:val="44"/>
              </w:numPr>
              <w:rPr>
                <w:rFonts w:ascii="Arial Narrow" w:hAnsi="Arial Narrow"/>
              </w:rPr>
            </w:pPr>
            <w:r w:rsidRPr="006743F8">
              <w:rPr>
                <w:rFonts w:ascii="Arial Narrow" w:hAnsi="Arial Narrow"/>
              </w:rPr>
              <w:t>CBIIT proposed that when a user initially comes to the screen (</w:t>
            </w:r>
            <w:r w:rsidR="007A564D">
              <w:rPr>
                <w:rFonts w:ascii="Arial Narrow" w:hAnsi="Arial Narrow"/>
              </w:rPr>
              <w:t xml:space="preserve">gs is in </w:t>
            </w:r>
            <w:r w:rsidRPr="006743F8">
              <w:rPr>
                <w:rFonts w:ascii="Arial Narrow" w:hAnsi="Arial Narrow"/>
              </w:rPr>
              <w:t xml:space="preserve">NOT STARTED status), there are no icons that indicate existence of sub-questions. Top level question should be answered before expand/collapse icons are displayed for a question with sub-question(s). Crystal mentioned that a sub-question indicator is useful. </w:t>
            </w:r>
          </w:p>
          <w:p w14:paraId="5E79005A" w14:textId="2E23E03C" w:rsidR="006743F8" w:rsidRPr="006743F8" w:rsidRDefault="006743F8" w:rsidP="006743F8">
            <w:pPr>
              <w:pStyle w:val="BodyText"/>
              <w:ind w:left="720"/>
              <w:rPr>
                <w:rFonts w:ascii="Arial Narrow" w:hAnsi="Arial Narrow"/>
              </w:rPr>
            </w:pPr>
            <w:r w:rsidRPr="006743F8">
              <w:rPr>
                <w:rFonts w:ascii="Arial Narrow" w:hAnsi="Arial Narrow"/>
              </w:rPr>
              <w:t xml:space="preserve">The decision </w:t>
            </w:r>
            <w:r w:rsidR="007A564D">
              <w:rPr>
                <w:rFonts w:ascii="Arial Narrow" w:hAnsi="Arial Narrow"/>
              </w:rPr>
              <w:t>has been made</w:t>
            </w:r>
            <w:r w:rsidRPr="006743F8">
              <w:rPr>
                <w:rFonts w:ascii="Arial Narrow" w:hAnsi="Arial Narrow"/>
              </w:rPr>
              <w:t xml:space="preserve"> to keep proposed approach until the future demo to a bigger OGA group. During the demo, OGA will re-evaluate this functionality. </w:t>
            </w:r>
            <w:r w:rsidR="007A564D">
              <w:rPr>
                <w:rFonts w:ascii="Arial Narrow" w:hAnsi="Arial Narrow"/>
              </w:rPr>
              <w:t>The idea to provide ability</w:t>
            </w:r>
            <w:r w:rsidRPr="006743F8">
              <w:rPr>
                <w:rFonts w:ascii="Arial Narrow" w:hAnsi="Arial Narrow"/>
              </w:rPr>
              <w:t xml:space="preserve"> to preview ALL sub-questions without </w:t>
            </w:r>
            <w:r w:rsidR="007A564D">
              <w:rPr>
                <w:rFonts w:ascii="Arial Narrow" w:hAnsi="Arial Narrow"/>
              </w:rPr>
              <w:t>entering an</w:t>
            </w:r>
            <w:r w:rsidRPr="006743F8">
              <w:rPr>
                <w:rFonts w:ascii="Arial Narrow" w:hAnsi="Arial Narrow"/>
              </w:rPr>
              <w:t xml:space="preserve"> answer to a </w:t>
            </w:r>
            <w:r w:rsidR="007A564D" w:rsidRPr="006743F8">
              <w:rPr>
                <w:rFonts w:ascii="Arial Narrow" w:hAnsi="Arial Narrow"/>
              </w:rPr>
              <w:t>top-level</w:t>
            </w:r>
            <w:r w:rsidRPr="006743F8">
              <w:rPr>
                <w:rFonts w:ascii="Arial Narrow" w:hAnsi="Arial Narrow"/>
              </w:rPr>
              <w:t xml:space="preserve"> question</w:t>
            </w:r>
            <w:r w:rsidR="007A564D">
              <w:rPr>
                <w:rFonts w:ascii="Arial Narrow" w:hAnsi="Arial Narrow"/>
              </w:rPr>
              <w:t xml:space="preserve"> has been discussed</w:t>
            </w:r>
            <w:r w:rsidRPr="006743F8">
              <w:rPr>
                <w:rFonts w:ascii="Arial Narrow" w:hAnsi="Arial Narrow"/>
              </w:rPr>
              <w:t xml:space="preserve">. </w:t>
            </w:r>
            <w:ins w:id="8" w:author="Microsoft Office User" w:date="2017-04-18T14:41:00Z">
              <w:r w:rsidR="001256A9">
                <w:rPr>
                  <w:rFonts w:ascii="Arial Narrow" w:hAnsi="Arial Narrow"/>
                </w:rPr>
                <w:t>That’s a not a good iidea and would be a confusing  UI practice – no other UI that I know of works that way</w:t>
              </w:r>
            </w:ins>
          </w:p>
          <w:p w14:paraId="3FEA588B" w14:textId="24350EF5" w:rsidR="0089433F" w:rsidRPr="007A564D" w:rsidRDefault="007A564D" w:rsidP="0089433F">
            <w:pPr>
              <w:pStyle w:val="BodyText"/>
              <w:rPr>
                <w:rFonts w:ascii="Arial Narrow" w:hAnsi="Arial Narrow"/>
                <w:b/>
                <w:u w:val="single"/>
              </w:rPr>
            </w:pPr>
            <w:r w:rsidRPr="007A564D">
              <w:rPr>
                <w:rFonts w:ascii="Arial Narrow" w:hAnsi="Arial Narrow"/>
                <w:b/>
                <w:u w:val="single"/>
              </w:rPr>
              <w:t xml:space="preserve">Close the gs screen </w:t>
            </w:r>
          </w:p>
          <w:p w14:paraId="56B45A6B" w14:textId="03209539" w:rsidR="007A564D" w:rsidRDefault="007A564D" w:rsidP="0089433F">
            <w:pPr>
              <w:pStyle w:val="BodyText"/>
              <w:rPr>
                <w:rFonts w:ascii="Arial Narrow" w:hAnsi="Arial Narrow"/>
              </w:rPr>
            </w:pPr>
            <w:r>
              <w:rPr>
                <w:rFonts w:ascii="Arial Narrow" w:hAnsi="Arial Narrow"/>
              </w:rPr>
              <w:t xml:space="preserve">User can close the gs screen either by clicking on the </w:t>
            </w:r>
            <w:r w:rsidR="00A92CFE">
              <w:rPr>
                <w:rFonts w:ascii="Arial Narrow" w:hAnsi="Arial Narrow"/>
              </w:rPr>
              <w:t xml:space="preserve">back button or “X” </w:t>
            </w:r>
            <w:r>
              <w:rPr>
                <w:rFonts w:ascii="Arial Narrow" w:hAnsi="Arial Narrow"/>
              </w:rPr>
              <w:t xml:space="preserve">in the corner of the browser window or by clicking on Back to Search link. In </w:t>
            </w:r>
            <w:r w:rsidR="00A92CFE">
              <w:rPr>
                <w:rFonts w:ascii="Arial Narrow" w:hAnsi="Arial Narrow"/>
              </w:rPr>
              <w:t xml:space="preserve">all </w:t>
            </w:r>
            <w:r>
              <w:rPr>
                <w:rFonts w:ascii="Arial Narrow" w:hAnsi="Arial Narrow"/>
              </w:rPr>
              <w:t xml:space="preserve">cases, a warning should be displayed “You are leaving the current form. </w:t>
            </w:r>
            <w:r w:rsidR="00A92CFE">
              <w:rPr>
                <w:rFonts w:ascii="Arial Narrow" w:hAnsi="Arial Narrow"/>
              </w:rPr>
              <w:t>Any u</w:t>
            </w:r>
            <w:r>
              <w:rPr>
                <w:rFonts w:ascii="Arial Narrow" w:hAnsi="Arial Narrow"/>
              </w:rPr>
              <w:t xml:space="preserve">nsaved changes will be lost. Click OK to continue.” </w:t>
            </w:r>
          </w:p>
          <w:p w14:paraId="6165B3FE" w14:textId="315E29DA" w:rsidR="007A564D" w:rsidRPr="0098238A" w:rsidRDefault="007A564D" w:rsidP="0089433F">
            <w:pPr>
              <w:pStyle w:val="BodyText"/>
              <w:rPr>
                <w:rFonts w:ascii="Arial Narrow" w:hAnsi="Arial Narrow"/>
              </w:rPr>
            </w:pPr>
            <w:r>
              <w:rPr>
                <w:rFonts w:ascii="Arial Narrow" w:hAnsi="Arial Narrow"/>
              </w:rPr>
              <w:t xml:space="preserve">This is existing functionality that should be kept with re-design. </w:t>
            </w:r>
            <w:ins w:id="9" w:author="Microsoft Office User" w:date="2017-04-18T14:42:00Z">
              <w:r w:rsidR="001256A9">
                <w:rPr>
                  <w:rFonts w:ascii="Arial Narrow" w:hAnsi="Arial Narrow"/>
                </w:rPr>
                <w:t>Added to back button</w:t>
              </w:r>
            </w:ins>
          </w:p>
        </w:tc>
      </w:tr>
      <w:tr w:rsidR="00AD6B61" w:rsidRPr="0098238A" w14:paraId="445B38C5" w14:textId="77777777" w:rsidTr="00B91BD3">
        <w:tc>
          <w:tcPr>
            <w:tcW w:w="1885" w:type="dxa"/>
          </w:tcPr>
          <w:p w14:paraId="07193979" w14:textId="258B5639" w:rsidR="00AD6B61" w:rsidRDefault="007A564D" w:rsidP="004A4463">
            <w:pPr>
              <w:rPr>
                <w:rFonts w:ascii="Arial Narrow" w:hAnsi="Arial Narrow"/>
                <w:sz w:val="20"/>
                <w:szCs w:val="20"/>
              </w:rPr>
            </w:pPr>
            <w:r>
              <w:rPr>
                <w:rFonts w:ascii="Arial Narrow" w:hAnsi="Arial Narrow"/>
                <w:sz w:val="20"/>
                <w:szCs w:val="20"/>
              </w:rPr>
              <w:lastRenderedPageBreak/>
              <w:t xml:space="preserve">Additional changes related to a scenario when a </w:t>
            </w:r>
            <w:r w:rsidR="00AD6B61">
              <w:rPr>
                <w:rFonts w:ascii="Arial Narrow" w:hAnsi="Arial Narrow"/>
                <w:sz w:val="20"/>
                <w:szCs w:val="20"/>
              </w:rPr>
              <w:t>new template has been promoted from Form Builder</w:t>
            </w:r>
          </w:p>
        </w:tc>
        <w:tc>
          <w:tcPr>
            <w:tcW w:w="7465" w:type="dxa"/>
          </w:tcPr>
          <w:p w14:paraId="6DBE9B5D" w14:textId="5685710B" w:rsidR="00AD6B61" w:rsidRPr="0098238A" w:rsidRDefault="00B4638A" w:rsidP="00194A54">
            <w:pPr>
              <w:pStyle w:val="BodyText"/>
              <w:rPr>
                <w:rFonts w:ascii="Arial Narrow" w:hAnsi="Arial Narrow"/>
              </w:rPr>
            </w:pPr>
            <w:r>
              <w:rPr>
                <w:rFonts w:ascii="Arial Narrow" w:hAnsi="Arial Narrow"/>
              </w:rPr>
              <w:t xml:space="preserve">OGA will provide </w:t>
            </w:r>
            <w:r w:rsidR="00A92CFE">
              <w:rPr>
                <w:rFonts w:ascii="Arial Narrow" w:hAnsi="Arial Narrow"/>
              </w:rPr>
              <w:t xml:space="preserve">revised </w:t>
            </w:r>
            <w:r>
              <w:rPr>
                <w:rFonts w:ascii="Arial Narrow" w:hAnsi="Arial Narrow"/>
              </w:rPr>
              <w:t xml:space="preserve">text </w:t>
            </w:r>
            <w:r w:rsidR="008E4ADC">
              <w:rPr>
                <w:rFonts w:ascii="Arial Narrow" w:hAnsi="Arial Narrow"/>
              </w:rPr>
              <w:t>and formatting</w:t>
            </w:r>
            <w:r w:rsidR="00A92CFE">
              <w:rPr>
                <w:rFonts w:ascii="Arial Narrow" w:hAnsi="Arial Narrow"/>
              </w:rPr>
              <w:t xml:space="preserve"> (if necessary)</w:t>
            </w:r>
            <w:r w:rsidR="008E4ADC">
              <w:rPr>
                <w:rFonts w:ascii="Arial Narrow" w:hAnsi="Arial Narrow"/>
              </w:rPr>
              <w:t xml:space="preserve"> </w:t>
            </w:r>
            <w:r>
              <w:rPr>
                <w:rFonts w:ascii="Arial Narrow" w:hAnsi="Arial Narrow"/>
              </w:rPr>
              <w:t xml:space="preserve">for a warning at the top of the screen. </w:t>
            </w:r>
            <w:r w:rsidR="008E4ADC">
              <w:rPr>
                <w:rFonts w:ascii="Arial Narrow" w:hAnsi="Arial Narrow"/>
              </w:rPr>
              <w:t>(</w:t>
            </w:r>
            <w:r w:rsidR="00A92CFE">
              <w:rPr>
                <w:rFonts w:ascii="Arial Narrow" w:hAnsi="Arial Narrow"/>
              </w:rPr>
              <w:t>Current t</w:t>
            </w:r>
            <w:r w:rsidR="008E4ADC">
              <w:rPr>
                <w:rFonts w:ascii="Arial Narrow" w:hAnsi="Arial Narrow"/>
              </w:rPr>
              <w:t xml:space="preserve">ext on the mockup: </w:t>
            </w:r>
            <w:r w:rsidR="008E4ADC" w:rsidRPr="008E4ADC">
              <w:rPr>
                <w:rFonts w:ascii="Arial Narrow" w:hAnsi="Arial Narrow"/>
                <w:color w:val="0070C0"/>
              </w:rPr>
              <w:t>The Greensheet template has been updated and the questions might have changed. The system automatically matched the answers and attachments to the questions that did not change (if any). Please check for correctness and enter answers to the questions. To copy an attachment (if exists) that was saved before the template was updated, click on the attachment icon for the selected question and chose “Copy” from the Previously Saved Attachment(s) List</w:t>
            </w:r>
            <w:r w:rsidR="008E4ADC">
              <w:rPr>
                <w:rFonts w:ascii="Arial Narrow" w:hAnsi="Arial Narrow"/>
              </w:rPr>
              <w:t xml:space="preserve">.” </w:t>
            </w:r>
          </w:p>
        </w:tc>
      </w:tr>
      <w:tr w:rsidR="004A4463" w:rsidRPr="0098238A" w14:paraId="6C027A74" w14:textId="77777777" w:rsidTr="00B91BD3">
        <w:tc>
          <w:tcPr>
            <w:tcW w:w="1885" w:type="dxa"/>
          </w:tcPr>
          <w:p w14:paraId="29EA4D91" w14:textId="4A26E05B" w:rsidR="004A4463" w:rsidRPr="0098238A" w:rsidRDefault="00AD6B61" w:rsidP="009516CC">
            <w:pPr>
              <w:rPr>
                <w:rFonts w:ascii="Arial Narrow" w:hAnsi="Arial Narrow" w:cs="Arial"/>
                <w:sz w:val="20"/>
                <w:szCs w:val="20"/>
              </w:rPr>
            </w:pPr>
            <w:r>
              <w:rPr>
                <w:rFonts w:ascii="Arial Narrow" w:hAnsi="Arial Narrow"/>
                <w:sz w:val="20"/>
                <w:szCs w:val="20"/>
              </w:rPr>
              <w:t>Specialist search</w:t>
            </w:r>
          </w:p>
        </w:tc>
        <w:tc>
          <w:tcPr>
            <w:tcW w:w="7465" w:type="dxa"/>
          </w:tcPr>
          <w:p w14:paraId="7B65E89C" w14:textId="4813F384" w:rsidR="00DA1673" w:rsidRDefault="00CD759E" w:rsidP="0098238A">
            <w:pPr>
              <w:pStyle w:val="BodyText"/>
              <w:numPr>
                <w:ilvl w:val="0"/>
                <w:numId w:val="35"/>
              </w:numPr>
              <w:rPr>
                <w:rFonts w:ascii="Arial Narrow" w:hAnsi="Arial Narrow"/>
              </w:rPr>
            </w:pPr>
            <w:r>
              <w:rPr>
                <w:rFonts w:ascii="Arial Narrow" w:hAnsi="Arial Narrow"/>
              </w:rPr>
              <w:t>FY – default to current FY</w:t>
            </w:r>
            <w:ins w:id="10" w:author="Microsoft Office User" w:date="2017-04-18T14:29:00Z">
              <w:r w:rsidR="00D67DCF">
                <w:rPr>
                  <w:rFonts w:ascii="Arial Narrow" w:hAnsi="Arial Narrow"/>
                </w:rPr>
                <w:t xml:space="preserve"> </w:t>
              </w:r>
            </w:ins>
            <w:ins w:id="11" w:author="Microsoft Office User" w:date="2017-04-19T10:41:00Z">
              <w:r w:rsidR="00E64EB2">
                <w:rPr>
                  <w:rFonts w:ascii="Arial Narrow" w:hAnsi="Arial Narrow"/>
                </w:rPr>
                <w:t>done</w:t>
              </w:r>
            </w:ins>
          </w:p>
          <w:p w14:paraId="15025DFA" w14:textId="1561343E" w:rsidR="008E4ADC" w:rsidRDefault="008E4ADC" w:rsidP="0098238A">
            <w:pPr>
              <w:pStyle w:val="BodyText"/>
              <w:numPr>
                <w:ilvl w:val="0"/>
                <w:numId w:val="35"/>
              </w:numPr>
              <w:rPr>
                <w:rFonts w:ascii="Arial Narrow" w:hAnsi="Arial Narrow"/>
              </w:rPr>
            </w:pPr>
            <w:r>
              <w:rPr>
                <w:rFonts w:ascii="Arial Narrow" w:hAnsi="Arial Narrow"/>
              </w:rPr>
              <w:t>Break up grant number into components</w:t>
            </w:r>
            <w:r w:rsidR="00A92CFE">
              <w:rPr>
                <w:rFonts w:ascii="Arial Narrow" w:hAnsi="Arial Narrow"/>
              </w:rPr>
              <w:t xml:space="preserve"> (Type, Mech, Serial Number, etc)</w:t>
            </w:r>
            <w:ins w:id="12" w:author="Microsoft Office User" w:date="2017-04-19T10:41:00Z">
              <w:r w:rsidR="00342302">
                <w:rPr>
                  <w:rFonts w:ascii="Arial Narrow" w:hAnsi="Arial Narrow"/>
                </w:rPr>
                <w:t xml:space="preserve"> Use  193829 for example</w:t>
              </w:r>
            </w:ins>
            <w:bookmarkStart w:id="13" w:name="_GoBack"/>
            <w:bookmarkEnd w:id="13"/>
          </w:p>
          <w:p w14:paraId="1CAE7670" w14:textId="06002FAB" w:rsidR="008E4ADC" w:rsidRPr="0098238A" w:rsidRDefault="008E4ADC" w:rsidP="0098238A">
            <w:pPr>
              <w:pStyle w:val="BodyText"/>
              <w:numPr>
                <w:ilvl w:val="0"/>
                <w:numId w:val="35"/>
              </w:numPr>
              <w:rPr>
                <w:rFonts w:ascii="Arial Narrow" w:hAnsi="Arial Narrow"/>
              </w:rPr>
            </w:pPr>
            <w:r>
              <w:rPr>
                <w:rFonts w:ascii="Arial Narrow" w:hAnsi="Arial Narrow"/>
              </w:rPr>
              <w:t>Keep all proposed search criteria</w:t>
            </w:r>
          </w:p>
        </w:tc>
      </w:tr>
      <w:tr w:rsidR="004A4463" w:rsidRPr="0098238A" w14:paraId="1EC5B5B0" w14:textId="77777777" w:rsidTr="00B91BD3">
        <w:trPr>
          <w:trHeight w:val="620"/>
        </w:trPr>
        <w:tc>
          <w:tcPr>
            <w:tcW w:w="1885" w:type="dxa"/>
          </w:tcPr>
          <w:p w14:paraId="3620B731" w14:textId="09A96C44" w:rsidR="004A4463" w:rsidRPr="0098238A" w:rsidRDefault="00AD6B61" w:rsidP="007B7ED7">
            <w:pPr>
              <w:rPr>
                <w:rFonts w:ascii="Arial Narrow" w:hAnsi="Arial Narrow" w:cs="Arial"/>
                <w:sz w:val="20"/>
                <w:szCs w:val="20"/>
              </w:rPr>
            </w:pPr>
            <w:r>
              <w:rPr>
                <w:rFonts w:ascii="Arial Narrow" w:hAnsi="Arial Narrow"/>
                <w:sz w:val="20"/>
                <w:szCs w:val="20"/>
              </w:rPr>
              <w:t>Specialist hit list</w:t>
            </w:r>
          </w:p>
        </w:tc>
        <w:tc>
          <w:tcPr>
            <w:tcW w:w="7465" w:type="dxa"/>
          </w:tcPr>
          <w:p w14:paraId="732E8F02" w14:textId="77777777" w:rsidR="00213715" w:rsidRDefault="00A07A46" w:rsidP="0098238A">
            <w:pPr>
              <w:pStyle w:val="BodyText"/>
              <w:numPr>
                <w:ilvl w:val="0"/>
                <w:numId w:val="36"/>
              </w:numPr>
              <w:rPr>
                <w:rFonts w:ascii="Arial Narrow" w:hAnsi="Arial Narrow"/>
              </w:rPr>
            </w:pPr>
            <w:r>
              <w:rPr>
                <w:rFonts w:ascii="Arial Narrow" w:hAnsi="Arial Narrow"/>
              </w:rPr>
              <w:t>All columns in the way information is displayed has been approved</w:t>
            </w:r>
          </w:p>
          <w:p w14:paraId="2020A0CE" w14:textId="688DE709" w:rsidR="00A07A46" w:rsidRPr="0098238A" w:rsidRDefault="00A07A46" w:rsidP="0098238A">
            <w:pPr>
              <w:pStyle w:val="BodyText"/>
              <w:numPr>
                <w:ilvl w:val="0"/>
                <w:numId w:val="36"/>
              </w:numPr>
              <w:rPr>
                <w:rFonts w:ascii="Arial Narrow" w:hAnsi="Arial Narrow"/>
              </w:rPr>
            </w:pPr>
            <w:r>
              <w:rPr>
                <w:rFonts w:ascii="Arial Narrow" w:hAnsi="Arial Narrow"/>
              </w:rPr>
              <w:t>If user navigates from the hit list to a greensheet and comes back by clicking Back to Search link, all search criteria and search results hit list should be retained.</w:t>
            </w:r>
          </w:p>
        </w:tc>
      </w:tr>
    </w:tbl>
    <w:p w14:paraId="6E30928C" w14:textId="2C9EB00D" w:rsidR="004A4463" w:rsidRDefault="004A4463" w:rsidP="009516CC">
      <w:pPr>
        <w:rPr>
          <w:rFonts w:ascii="Arial Narrow" w:hAnsi="Arial Narrow"/>
          <w:sz w:val="20"/>
          <w:szCs w:val="20"/>
        </w:rPr>
      </w:pPr>
    </w:p>
    <w:p w14:paraId="5688B4DC" w14:textId="7B91676C" w:rsidR="00BE4E1C" w:rsidRDefault="00BE4E1C" w:rsidP="009516CC">
      <w:pPr>
        <w:rPr>
          <w:rFonts w:ascii="Arial Narrow" w:hAnsi="Arial Narrow"/>
          <w:b/>
          <w:sz w:val="20"/>
          <w:szCs w:val="20"/>
        </w:rPr>
      </w:pPr>
      <w:r>
        <w:rPr>
          <w:rFonts w:ascii="Arial Narrow" w:hAnsi="Arial Narrow"/>
          <w:b/>
          <w:sz w:val="20"/>
          <w:szCs w:val="20"/>
        </w:rPr>
        <w:t>Mockups</w:t>
      </w:r>
    </w:p>
    <w:p w14:paraId="143997E4" w14:textId="154FB591" w:rsidR="00BE4E1C" w:rsidRDefault="00BE4E1C" w:rsidP="009516CC">
      <w:pPr>
        <w:rPr>
          <w:rFonts w:ascii="Arial Narrow" w:hAnsi="Arial Narrow"/>
          <w:b/>
          <w:sz w:val="20"/>
          <w:szCs w:val="20"/>
        </w:rPr>
      </w:pPr>
      <w:r>
        <w:rPr>
          <w:noProof/>
        </w:rPr>
        <w:drawing>
          <wp:inline distT="0" distB="0" distL="0" distR="0" wp14:anchorId="0B8AACED" wp14:editId="3483AF04">
            <wp:extent cx="5444103" cy="25400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956"/>
                    <a:stretch/>
                  </pic:blipFill>
                  <pic:spPr bwMode="auto">
                    <a:xfrm>
                      <a:off x="0" y="0"/>
                      <a:ext cx="5455281" cy="2545215"/>
                    </a:xfrm>
                    <a:prstGeom prst="rect">
                      <a:avLst/>
                    </a:prstGeom>
                    <a:ln>
                      <a:noFill/>
                    </a:ln>
                    <a:extLst>
                      <a:ext uri="{53640926-AAD7-44D8-BBD7-CCE9431645EC}">
                        <a14:shadowObscured xmlns:a14="http://schemas.microsoft.com/office/drawing/2010/main"/>
                      </a:ext>
                    </a:extLst>
                  </pic:spPr>
                </pic:pic>
              </a:graphicData>
            </a:graphic>
          </wp:inline>
        </w:drawing>
      </w:r>
    </w:p>
    <w:p w14:paraId="1C291F2B" w14:textId="77777777" w:rsidR="008E4ADC" w:rsidRDefault="008E4ADC" w:rsidP="009516CC">
      <w:pPr>
        <w:rPr>
          <w:noProof/>
        </w:rPr>
      </w:pPr>
    </w:p>
    <w:p w14:paraId="025C9374" w14:textId="7F91EC74" w:rsidR="007A564D" w:rsidRDefault="007A564D" w:rsidP="009516CC">
      <w:pPr>
        <w:rPr>
          <w:rFonts w:ascii="Arial Narrow" w:hAnsi="Arial Narrow"/>
          <w:b/>
          <w:sz w:val="20"/>
          <w:szCs w:val="20"/>
        </w:rPr>
      </w:pPr>
      <w:r>
        <w:rPr>
          <w:noProof/>
        </w:rPr>
        <w:lastRenderedPageBreak/>
        <w:drawing>
          <wp:inline distT="0" distB="0" distL="0" distR="0" wp14:anchorId="1A0E468E" wp14:editId="3516A579">
            <wp:extent cx="5611233" cy="26479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959"/>
                    <a:stretch/>
                  </pic:blipFill>
                  <pic:spPr bwMode="auto">
                    <a:xfrm>
                      <a:off x="0" y="0"/>
                      <a:ext cx="5621163" cy="2652636"/>
                    </a:xfrm>
                    <a:prstGeom prst="rect">
                      <a:avLst/>
                    </a:prstGeom>
                    <a:ln>
                      <a:noFill/>
                    </a:ln>
                    <a:extLst>
                      <a:ext uri="{53640926-AAD7-44D8-BBD7-CCE9431645EC}">
                        <a14:shadowObscured xmlns:a14="http://schemas.microsoft.com/office/drawing/2010/main"/>
                      </a:ext>
                    </a:extLst>
                  </pic:spPr>
                </pic:pic>
              </a:graphicData>
            </a:graphic>
          </wp:inline>
        </w:drawing>
      </w:r>
    </w:p>
    <w:p w14:paraId="7CAB84F1" w14:textId="1383B7B3" w:rsidR="007A564D" w:rsidRDefault="008E4ADC" w:rsidP="009516CC">
      <w:pPr>
        <w:rPr>
          <w:rFonts w:ascii="Arial Narrow" w:hAnsi="Arial Narrow"/>
          <w:b/>
          <w:sz w:val="20"/>
          <w:szCs w:val="20"/>
        </w:rPr>
      </w:pPr>
      <w:r>
        <w:rPr>
          <w:noProof/>
        </w:rPr>
        <w:drawing>
          <wp:inline distT="0" distB="0" distL="0" distR="0" wp14:anchorId="7ABD5E80" wp14:editId="19DCE59A">
            <wp:extent cx="5943600" cy="2785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57"/>
                    <a:stretch/>
                  </pic:blipFill>
                  <pic:spPr bwMode="auto">
                    <a:xfrm>
                      <a:off x="0" y="0"/>
                      <a:ext cx="5943600" cy="2785745"/>
                    </a:xfrm>
                    <a:prstGeom prst="rect">
                      <a:avLst/>
                    </a:prstGeom>
                    <a:ln>
                      <a:noFill/>
                    </a:ln>
                    <a:extLst>
                      <a:ext uri="{53640926-AAD7-44D8-BBD7-CCE9431645EC}">
                        <a14:shadowObscured xmlns:a14="http://schemas.microsoft.com/office/drawing/2010/main"/>
                      </a:ext>
                    </a:extLst>
                  </pic:spPr>
                </pic:pic>
              </a:graphicData>
            </a:graphic>
          </wp:inline>
        </w:drawing>
      </w:r>
    </w:p>
    <w:p w14:paraId="6F2A46BB" w14:textId="6B59290C" w:rsidR="00992A86" w:rsidRDefault="00992A86" w:rsidP="009516CC">
      <w:pPr>
        <w:rPr>
          <w:rFonts w:ascii="Arial Narrow" w:hAnsi="Arial Narrow"/>
          <w:sz w:val="20"/>
          <w:szCs w:val="20"/>
        </w:rPr>
      </w:pPr>
      <w:r w:rsidRPr="00384BCB">
        <w:rPr>
          <w:rFonts w:ascii="Arial Narrow" w:hAnsi="Arial Narrow"/>
          <w:b/>
          <w:sz w:val="20"/>
          <w:szCs w:val="20"/>
        </w:rPr>
        <w:t>Action items</w:t>
      </w:r>
      <w:r>
        <w:rPr>
          <w:rFonts w:ascii="Arial Narrow" w:hAnsi="Arial Narrow"/>
          <w:sz w:val="20"/>
          <w:szCs w:val="20"/>
        </w:rPr>
        <w:t>:</w:t>
      </w:r>
    </w:p>
    <w:tbl>
      <w:tblPr>
        <w:tblW w:w="946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4500"/>
        <w:gridCol w:w="2160"/>
        <w:gridCol w:w="900"/>
        <w:gridCol w:w="1260"/>
      </w:tblGrid>
      <w:tr w:rsidR="0009703E" w:rsidRPr="00F62811" w14:paraId="7AC07986" w14:textId="77777777" w:rsidTr="00194A54">
        <w:trPr>
          <w:cantSplit/>
          <w:trHeight w:val="391"/>
          <w:tblHeader/>
        </w:trPr>
        <w:tc>
          <w:tcPr>
            <w:tcW w:w="648" w:type="dxa"/>
            <w:shd w:val="pct10" w:color="auto" w:fill="auto"/>
          </w:tcPr>
          <w:p w14:paraId="2822C634" w14:textId="77777777" w:rsidR="00384BCB" w:rsidRPr="00F62811" w:rsidRDefault="00384BCB" w:rsidP="00894847">
            <w:pPr>
              <w:pStyle w:val="TableHeading"/>
              <w:spacing w:line="360" w:lineRule="auto"/>
              <w:jc w:val="center"/>
              <w:rPr>
                <w:rFonts w:ascii="Cambria" w:hAnsi="Cambria"/>
                <w:sz w:val="18"/>
                <w:szCs w:val="18"/>
              </w:rPr>
            </w:pPr>
            <w:r w:rsidRPr="00F62811">
              <w:rPr>
                <w:rFonts w:ascii="Cambria" w:hAnsi="Cambria"/>
                <w:sz w:val="18"/>
                <w:szCs w:val="18"/>
              </w:rPr>
              <w:lastRenderedPageBreak/>
              <w:t>Item</w:t>
            </w:r>
          </w:p>
        </w:tc>
        <w:tc>
          <w:tcPr>
            <w:tcW w:w="4500" w:type="dxa"/>
            <w:shd w:val="pct10" w:color="auto" w:fill="auto"/>
          </w:tcPr>
          <w:p w14:paraId="591A77C1" w14:textId="77777777" w:rsidR="00384BCB" w:rsidRPr="00F62811" w:rsidRDefault="00384BCB" w:rsidP="00894847">
            <w:pPr>
              <w:pStyle w:val="TableHeading"/>
              <w:spacing w:line="360" w:lineRule="auto"/>
              <w:jc w:val="center"/>
              <w:rPr>
                <w:rFonts w:ascii="Cambria" w:hAnsi="Cambria"/>
                <w:sz w:val="18"/>
                <w:szCs w:val="18"/>
              </w:rPr>
            </w:pPr>
            <w:r w:rsidRPr="00F62811">
              <w:rPr>
                <w:rFonts w:ascii="Cambria" w:hAnsi="Cambria"/>
                <w:sz w:val="18"/>
                <w:szCs w:val="18"/>
              </w:rPr>
              <w:t>Action</w:t>
            </w:r>
          </w:p>
        </w:tc>
        <w:tc>
          <w:tcPr>
            <w:tcW w:w="2160" w:type="dxa"/>
            <w:shd w:val="pct10" w:color="auto" w:fill="auto"/>
          </w:tcPr>
          <w:p w14:paraId="67711029" w14:textId="3A89DE2C" w:rsidR="00384BCB" w:rsidRPr="00F62811" w:rsidRDefault="00384BCB" w:rsidP="00894847">
            <w:pPr>
              <w:pStyle w:val="TableHeading"/>
              <w:spacing w:line="360" w:lineRule="auto"/>
              <w:jc w:val="center"/>
              <w:rPr>
                <w:rFonts w:ascii="Cambria" w:hAnsi="Cambria"/>
                <w:sz w:val="18"/>
                <w:szCs w:val="18"/>
              </w:rPr>
            </w:pPr>
            <w:r>
              <w:rPr>
                <w:rFonts w:ascii="Cambria" w:hAnsi="Cambria"/>
                <w:sz w:val="18"/>
                <w:szCs w:val="18"/>
              </w:rPr>
              <w:t>Related to</w:t>
            </w:r>
          </w:p>
        </w:tc>
        <w:tc>
          <w:tcPr>
            <w:tcW w:w="900" w:type="dxa"/>
            <w:shd w:val="pct10" w:color="auto" w:fill="auto"/>
          </w:tcPr>
          <w:p w14:paraId="7785E80E" w14:textId="77777777" w:rsidR="00384BCB" w:rsidRPr="00F62811" w:rsidRDefault="00384BCB" w:rsidP="00894847">
            <w:pPr>
              <w:pStyle w:val="TableHeading"/>
              <w:spacing w:line="360" w:lineRule="auto"/>
              <w:jc w:val="center"/>
              <w:rPr>
                <w:rFonts w:ascii="Cambria" w:hAnsi="Cambria"/>
                <w:sz w:val="18"/>
                <w:szCs w:val="18"/>
              </w:rPr>
            </w:pPr>
            <w:r w:rsidRPr="00F62811">
              <w:rPr>
                <w:rFonts w:ascii="Cambria" w:hAnsi="Cambria"/>
                <w:sz w:val="18"/>
                <w:szCs w:val="18"/>
              </w:rPr>
              <w:t>Status</w:t>
            </w:r>
          </w:p>
        </w:tc>
        <w:tc>
          <w:tcPr>
            <w:tcW w:w="1260" w:type="dxa"/>
            <w:shd w:val="pct10" w:color="auto" w:fill="auto"/>
          </w:tcPr>
          <w:p w14:paraId="67246841" w14:textId="599543C2" w:rsidR="00384BCB" w:rsidRPr="00F62811" w:rsidRDefault="00384BCB" w:rsidP="00894847">
            <w:pPr>
              <w:pStyle w:val="TableHeading"/>
              <w:spacing w:line="360" w:lineRule="auto"/>
              <w:jc w:val="center"/>
              <w:rPr>
                <w:rFonts w:ascii="Cambria" w:hAnsi="Cambria"/>
                <w:sz w:val="18"/>
                <w:szCs w:val="18"/>
              </w:rPr>
            </w:pPr>
            <w:r>
              <w:rPr>
                <w:rFonts w:ascii="Cambria" w:hAnsi="Cambria"/>
                <w:sz w:val="18"/>
                <w:szCs w:val="18"/>
              </w:rPr>
              <w:t>Responsible party</w:t>
            </w:r>
          </w:p>
        </w:tc>
      </w:tr>
      <w:tr w:rsidR="0009703E" w:rsidRPr="00F62811" w14:paraId="5AE57F10" w14:textId="77777777" w:rsidTr="00194A54">
        <w:trPr>
          <w:cantSplit/>
          <w:trHeight w:hRule="exact" w:val="48"/>
          <w:tblHeader/>
        </w:trPr>
        <w:tc>
          <w:tcPr>
            <w:tcW w:w="648" w:type="dxa"/>
            <w:shd w:val="pct50" w:color="auto" w:fill="auto"/>
          </w:tcPr>
          <w:p w14:paraId="450309CF" w14:textId="77777777" w:rsidR="00384BCB" w:rsidRPr="00F62811" w:rsidRDefault="00384BCB" w:rsidP="00894847">
            <w:pPr>
              <w:pStyle w:val="TableText"/>
              <w:spacing w:line="360" w:lineRule="auto"/>
              <w:rPr>
                <w:rFonts w:ascii="Cambria" w:hAnsi="Cambria"/>
                <w:sz w:val="18"/>
                <w:szCs w:val="18"/>
              </w:rPr>
            </w:pPr>
          </w:p>
        </w:tc>
        <w:tc>
          <w:tcPr>
            <w:tcW w:w="4500" w:type="dxa"/>
            <w:shd w:val="pct50" w:color="auto" w:fill="auto"/>
          </w:tcPr>
          <w:p w14:paraId="209C150E" w14:textId="77777777" w:rsidR="00384BCB" w:rsidRPr="00F62811" w:rsidRDefault="00384BCB" w:rsidP="00894847">
            <w:pPr>
              <w:pStyle w:val="TableText"/>
              <w:spacing w:line="360" w:lineRule="auto"/>
              <w:rPr>
                <w:rFonts w:ascii="Cambria" w:hAnsi="Cambria"/>
                <w:sz w:val="18"/>
                <w:szCs w:val="18"/>
              </w:rPr>
            </w:pPr>
          </w:p>
        </w:tc>
        <w:tc>
          <w:tcPr>
            <w:tcW w:w="2160" w:type="dxa"/>
            <w:shd w:val="pct50" w:color="auto" w:fill="auto"/>
          </w:tcPr>
          <w:p w14:paraId="1EE07F2C" w14:textId="77777777" w:rsidR="00384BCB" w:rsidRPr="00F62811" w:rsidRDefault="00384BCB" w:rsidP="00894847">
            <w:pPr>
              <w:pStyle w:val="TableText"/>
              <w:spacing w:line="360" w:lineRule="auto"/>
              <w:rPr>
                <w:rFonts w:ascii="Cambria" w:hAnsi="Cambria"/>
                <w:sz w:val="18"/>
                <w:szCs w:val="18"/>
              </w:rPr>
            </w:pPr>
          </w:p>
        </w:tc>
        <w:tc>
          <w:tcPr>
            <w:tcW w:w="900" w:type="dxa"/>
            <w:shd w:val="pct50" w:color="auto" w:fill="auto"/>
          </w:tcPr>
          <w:p w14:paraId="257B8098" w14:textId="77777777" w:rsidR="00384BCB" w:rsidRPr="00F62811" w:rsidRDefault="00384BCB" w:rsidP="00894847">
            <w:pPr>
              <w:pStyle w:val="TableText"/>
              <w:spacing w:line="360" w:lineRule="auto"/>
              <w:rPr>
                <w:rFonts w:ascii="Cambria" w:hAnsi="Cambria"/>
                <w:sz w:val="18"/>
                <w:szCs w:val="18"/>
              </w:rPr>
            </w:pPr>
          </w:p>
        </w:tc>
        <w:tc>
          <w:tcPr>
            <w:tcW w:w="1260" w:type="dxa"/>
            <w:shd w:val="pct50" w:color="auto" w:fill="auto"/>
          </w:tcPr>
          <w:p w14:paraId="0E01173F" w14:textId="77777777" w:rsidR="00384BCB" w:rsidRPr="00F62811" w:rsidRDefault="00384BCB" w:rsidP="00894847">
            <w:pPr>
              <w:pStyle w:val="TableText"/>
              <w:spacing w:line="360" w:lineRule="auto"/>
              <w:rPr>
                <w:rFonts w:ascii="Cambria" w:hAnsi="Cambria"/>
                <w:sz w:val="18"/>
                <w:szCs w:val="18"/>
              </w:rPr>
            </w:pPr>
          </w:p>
        </w:tc>
      </w:tr>
      <w:tr w:rsidR="0009703E" w:rsidRPr="00F62811" w14:paraId="5EB607B5" w14:textId="77777777" w:rsidTr="00194A54">
        <w:trPr>
          <w:cantSplit/>
          <w:trHeight w:val="575"/>
        </w:trPr>
        <w:tc>
          <w:tcPr>
            <w:tcW w:w="648" w:type="dxa"/>
          </w:tcPr>
          <w:p w14:paraId="314864FA" w14:textId="77777777" w:rsidR="00384BCB" w:rsidRPr="00F62811" w:rsidRDefault="00384BCB" w:rsidP="00384BCB">
            <w:pPr>
              <w:pStyle w:val="TableText"/>
              <w:numPr>
                <w:ilvl w:val="0"/>
                <w:numId w:val="25"/>
              </w:numPr>
              <w:spacing w:line="360" w:lineRule="auto"/>
              <w:rPr>
                <w:rFonts w:ascii="Cambria" w:hAnsi="Cambria"/>
                <w:sz w:val="18"/>
                <w:szCs w:val="18"/>
              </w:rPr>
            </w:pPr>
          </w:p>
        </w:tc>
        <w:tc>
          <w:tcPr>
            <w:tcW w:w="4500" w:type="dxa"/>
          </w:tcPr>
          <w:p w14:paraId="41568E55" w14:textId="51C575FE" w:rsidR="00384BCB" w:rsidRPr="00F62811" w:rsidRDefault="00740624" w:rsidP="00740624">
            <w:pPr>
              <w:pStyle w:val="TableText"/>
              <w:spacing w:line="360" w:lineRule="auto"/>
              <w:rPr>
                <w:rFonts w:ascii="Cambria" w:hAnsi="Cambria"/>
                <w:sz w:val="18"/>
                <w:szCs w:val="18"/>
              </w:rPr>
            </w:pPr>
            <w:r>
              <w:rPr>
                <w:rFonts w:ascii="Arial Narrow" w:hAnsi="Arial Narrow"/>
                <w:sz w:val="20"/>
              </w:rPr>
              <w:t>P</w:t>
            </w:r>
            <w:r w:rsidRPr="00740624">
              <w:rPr>
                <w:rFonts w:ascii="Arial Narrow" w:hAnsi="Arial Narrow"/>
                <w:sz w:val="20"/>
              </w:rPr>
              <w:t xml:space="preserve">rovide the </w:t>
            </w:r>
            <w:r>
              <w:rPr>
                <w:rFonts w:ascii="Arial Narrow" w:hAnsi="Arial Narrow"/>
                <w:sz w:val="20"/>
              </w:rPr>
              <w:t xml:space="preserve">text for a warning </w:t>
            </w:r>
            <w:r w:rsidRPr="00740624">
              <w:rPr>
                <w:rFonts w:ascii="Arial Narrow" w:hAnsi="Arial Narrow"/>
                <w:sz w:val="20"/>
              </w:rPr>
              <w:t xml:space="preserve">message </w:t>
            </w:r>
            <w:r w:rsidR="00194A54" w:rsidRPr="00194A54">
              <w:rPr>
                <w:rFonts w:ascii="Arial Narrow" w:hAnsi="Arial Narrow"/>
                <w:sz w:val="20"/>
              </w:rPr>
              <w:t xml:space="preserve">OGA will provide a text and formatting for a warning at the top of the screen. (Text on the mockup: </w:t>
            </w:r>
            <w:r w:rsidR="00194A54" w:rsidRPr="00194A54">
              <w:rPr>
                <w:rFonts w:ascii="Arial Narrow" w:hAnsi="Arial Narrow"/>
                <w:color w:val="0070C0"/>
                <w:sz w:val="20"/>
              </w:rPr>
              <w:t>The Greensheet template has been updated and the questions might have changed. The system automatically matched the answers and attachments to the questions that did not change (if any). Please check for correctness and enter answers to the questions. To copy an attachment (if exists) that was saved before the template was updated, click on the attachment icon for the selected question and chose “Copy” from the Previously Saved Attachment(s) List</w:t>
            </w:r>
            <w:r w:rsidR="00194A54" w:rsidRPr="00194A54">
              <w:rPr>
                <w:rFonts w:ascii="Arial Narrow" w:hAnsi="Arial Narrow"/>
                <w:sz w:val="20"/>
              </w:rPr>
              <w:t>.”</w:t>
            </w:r>
          </w:p>
        </w:tc>
        <w:tc>
          <w:tcPr>
            <w:tcW w:w="2160" w:type="dxa"/>
          </w:tcPr>
          <w:p w14:paraId="32AF7F77" w14:textId="77777777" w:rsidR="00740624" w:rsidRDefault="00740624" w:rsidP="00740624">
            <w:pPr>
              <w:rPr>
                <w:rFonts w:ascii="Arial Narrow" w:hAnsi="Arial Narrow"/>
                <w:sz w:val="20"/>
                <w:szCs w:val="20"/>
              </w:rPr>
            </w:pPr>
            <w:r>
              <w:rPr>
                <w:rFonts w:ascii="Arial Narrow" w:hAnsi="Arial Narrow"/>
                <w:sz w:val="20"/>
                <w:szCs w:val="20"/>
              </w:rPr>
              <w:t>When greensheet is in status “Saved” or “Unsubmitted” and a new template is promoted from Form Builder, GreenSheets s</w:t>
            </w:r>
            <w:r w:rsidRPr="00740624">
              <w:rPr>
                <w:rFonts w:ascii="Arial Narrow" w:hAnsi="Arial Narrow"/>
                <w:sz w:val="20"/>
                <w:szCs w:val="20"/>
              </w:rPr>
              <w:t>ystem will display a warning message that the template has changed and instructions to a user.</w:t>
            </w:r>
          </w:p>
          <w:p w14:paraId="309F1F9B" w14:textId="73A666DF" w:rsidR="00194A54" w:rsidRPr="00F62811" w:rsidRDefault="00194A54" w:rsidP="00740624">
            <w:pPr>
              <w:rPr>
                <w:rFonts w:ascii="Cambria" w:hAnsi="Cambria"/>
                <w:sz w:val="18"/>
                <w:szCs w:val="18"/>
              </w:rPr>
            </w:pPr>
          </w:p>
        </w:tc>
        <w:tc>
          <w:tcPr>
            <w:tcW w:w="900" w:type="dxa"/>
          </w:tcPr>
          <w:p w14:paraId="638C5725" w14:textId="30C0707A" w:rsidR="00384BCB" w:rsidRPr="00005DF4" w:rsidRDefault="00740624" w:rsidP="00894847">
            <w:pPr>
              <w:pStyle w:val="TableText"/>
              <w:spacing w:line="360" w:lineRule="auto"/>
              <w:rPr>
                <w:rFonts w:ascii="Arial Narrow" w:hAnsi="Arial Narrow"/>
                <w:sz w:val="20"/>
              </w:rPr>
            </w:pPr>
            <w:r w:rsidRPr="00005DF4">
              <w:rPr>
                <w:rFonts w:ascii="Arial Narrow" w:hAnsi="Arial Narrow"/>
                <w:sz w:val="20"/>
              </w:rPr>
              <w:t>Open</w:t>
            </w:r>
          </w:p>
        </w:tc>
        <w:tc>
          <w:tcPr>
            <w:tcW w:w="1260" w:type="dxa"/>
          </w:tcPr>
          <w:p w14:paraId="19F81E7B" w14:textId="5B010704" w:rsidR="00384BCB" w:rsidRPr="00005DF4" w:rsidRDefault="00F56CF7" w:rsidP="00894847">
            <w:pPr>
              <w:pStyle w:val="TableText"/>
              <w:spacing w:line="360" w:lineRule="auto"/>
              <w:rPr>
                <w:rFonts w:ascii="Arial Narrow" w:hAnsi="Arial Narrow"/>
                <w:sz w:val="20"/>
              </w:rPr>
            </w:pPr>
            <w:r w:rsidRPr="00005DF4">
              <w:rPr>
                <w:rFonts w:ascii="Arial Narrow" w:hAnsi="Arial Narrow"/>
                <w:sz w:val="20"/>
              </w:rPr>
              <w:t>OGA</w:t>
            </w:r>
          </w:p>
        </w:tc>
      </w:tr>
      <w:tr w:rsidR="00194A54" w:rsidRPr="00F62811" w14:paraId="45D84455" w14:textId="77777777" w:rsidTr="00194A54">
        <w:trPr>
          <w:cantSplit/>
          <w:trHeight w:val="575"/>
        </w:trPr>
        <w:tc>
          <w:tcPr>
            <w:tcW w:w="648" w:type="dxa"/>
          </w:tcPr>
          <w:p w14:paraId="2706B190" w14:textId="77777777" w:rsidR="00194A54" w:rsidRPr="00F62811" w:rsidRDefault="00194A54" w:rsidP="00194A54">
            <w:pPr>
              <w:pStyle w:val="TableText"/>
              <w:numPr>
                <w:ilvl w:val="0"/>
                <w:numId w:val="25"/>
              </w:numPr>
              <w:spacing w:line="360" w:lineRule="auto"/>
              <w:rPr>
                <w:rFonts w:ascii="Cambria" w:hAnsi="Cambria"/>
                <w:sz w:val="18"/>
                <w:szCs w:val="18"/>
              </w:rPr>
            </w:pPr>
          </w:p>
        </w:tc>
        <w:tc>
          <w:tcPr>
            <w:tcW w:w="4500" w:type="dxa"/>
          </w:tcPr>
          <w:p w14:paraId="2285DF92" w14:textId="2CFAA027" w:rsidR="00194A54" w:rsidRDefault="00194A54" w:rsidP="00194A54">
            <w:pPr>
              <w:pStyle w:val="BodyText"/>
              <w:rPr>
                <w:rFonts w:ascii="Arial Narrow" w:hAnsi="Arial Narrow"/>
              </w:rPr>
            </w:pPr>
            <w:r>
              <w:rPr>
                <w:rFonts w:ascii="Arial Narrow" w:hAnsi="Arial Narrow"/>
              </w:rPr>
              <w:t>OGA will have an internal discussion and let CBIIT know what other information (if any) should be displayed in the header</w:t>
            </w:r>
          </w:p>
          <w:p w14:paraId="42B482C6" w14:textId="2B3DD5FF" w:rsidR="00194A54" w:rsidRDefault="00194A54" w:rsidP="00194A54">
            <w:pPr>
              <w:pStyle w:val="BodyText"/>
              <w:rPr>
                <w:rFonts w:ascii="Arial Narrow" w:hAnsi="Arial Narrow"/>
              </w:rPr>
            </w:pPr>
          </w:p>
          <w:p w14:paraId="46D6B635" w14:textId="77777777" w:rsidR="00194A54" w:rsidRDefault="00194A54" w:rsidP="00194A54">
            <w:pPr>
              <w:pStyle w:val="TableText"/>
              <w:spacing w:line="360" w:lineRule="auto"/>
              <w:rPr>
                <w:rFonts w:ascii="Arial Narrow" w:hAnsi="Arial Narrow"/>
                <w:sz w:val="20"/>
              </w:rPr>
            </w:pPr>
          </w:p>
        </w:tc>
        <w:tc>
          <w:tcPr>
            <w:tcW w:w="2160" w:type="dxa"/>
          </w:tcPr>
          <w:p w14:paraId="3618E160" w14:textId="78AF6CE9" w:rsidR="00194A54" w:rsidRDefault="00194A54" w:rsidP="00194A54">
            <w:pPr>
              <w:pStyle w:val="BodyText"/>
              <w:rPr>
                <w:rFonts w:ascii="Arial Narrow" w:hAnsi="Arial Narrow"/>
              </w:rPr>
            </w:pPr>
            <w:r>
              <w:rPr>
                <w:rFonts w:ascii="Arial Narrow" w:hAnsi="Arial Narrow"/>
              </w:rPr>
              <w:t>The header of questionnaire</w:t>
            </w:r>
          </w:p>
        </w:tc>
        <w:tc>
          <w:tcPr>
            <w:tcW w:w="900" w:type="dxa"/>
          </w:tcPr>
          <w:p w14:paraId="738AFCB5" w14:textId="08621DE1" w:rsidR="00194A54" w:rsidRPr="00005DF4" w:rsidRDefault="00194A54" w:rsidP="00194A54">
            <w:pPr>
              <w:pStyle w:val="TableText"/>
              <w:spacing w:line="360" w:lineRule="auto"/>
              <w:rPr>
                <w:rFonts w:ascii="Arial Narrow" w:hAnsi="Arial Narrow"/>
                <w:sz w:val="20"/>
              </w:rPr>
            </w:pPr>
            <w:r w:rsidRPr="00005DF4">
              <w:rPr>
                <w:rFonts w:ascii="Arial Narrow" w:hAnsi="Arial Narrow"/>
                <w:sz w:val="20"/>
              </w:rPr>
              <w:t>Open</w:t>
            </w:r>
          </w:p>
        </w:tc>
        <w:tc>
          <w:tcPr>
            <w:tcW w:w="1260" w:type="dxa"/>
          </w:tcPr>
          <w:p w14:paraId="360DADFB" w14:textId="3720F9D6" w:rsidR="00194A54" w:rsidRPr="00005DF4" w:rsidRDefault="00194A54" w:rsidP="00194A54">
            <w:pPr>
              <w:pStyle w:val="TableText"/>
              <w:spacing w:line="360" w:lineRule="auto"/>
              <w:rPr>
                <w:rFonts w:ascii="Arial Narrow" w:hAnsi="Arial Narrow"/>
                <w:sz w:val="20"/>
              </w:rPr>
            </w:pPr>
            <w:r w:rsidRPr="00005DF4">
              <w:rPr>
                <w:rFonts w:ascii="Arial Narrow" w:hAnsi="Arial Narrow"/>
                <w:sz w:val="20"/>
              </w:rPr>
              <w:t>OGA</w:t>
            </w:r>
          </w:p>
        </w:tc>
      </w:tr>
      <w:tr w:rsidR="00194A54" w:rsidRPr="00F62811" w14:paraId="2A659816" w14:textId="77777777" w:rsidTr="00194A54">
        <w:trPr>
          <w:cantSplit/>
          <w:trHeight w:val="575"/>
        </w:trPr>
        <w:tc>
          <w:tcPr>
            <w:tcW w:w="648" w:type="dxa"/>
          </w:tcPr>
          <w:p w14:paraId="31E5FE87" w14:textId="77777777" w:rsidR="00194A54" w:rsidRPr="00F62811" w:rsidRDefault="00194A54" w:rsidP="00384BCB">
            <w:pPr>
              <w:pStyle w:val="TableText"/>
              <w:numPr>
                <w:ilvl w:val="0"/>
                <w:numId w:val="25"/>
              </w:numPr>
              <w:spacing w:line="360" w:lineRule="auto"/>
              <w:rPr>
                <w:rFonts w:ascii="Cambria" w:hAnsi="Cambria"/>
                <w:sz w:val="18"/>
                <w:szCs w:val="18"/>
              </w:rPr>
            </w:pPr>
          </w:p>
        </w:tc>
        <w:tc>
          <w:tcPr>
            <w:tcW w:w="4500" w:type="dxa"/>
          </w:tcPr>
          <w:p w14:paraId="5F5AD3EF" w14:textId="6F54AE37" w:rsidR="00194A54" w:rsidRDefault="00194A54" w:rsidP="00194A54">
            <w:pPr>
              <w:pStyle w:val="BodyText"/>
              <w:rPr>
                <w:rFonts w:ascii="Arial Narrow" w:hAnsi="Arial Narrow"/>
              </w:rPr>
            </w:pPr>
            <w:r>
              <w:rPr>
                <w:rFonts w:ascii="Arial Narrow" w:hAnsi="Arial Narrow"/>
              </w:rPr>
              <w:t>CBIIT needs to check if it’s possible to have appl_id within the link to IMS/FCOI/FACTS</w:t>
            </w:r>
          </w:p>
          <w:p w14:paraId="5F625F87" w14:textId="77777777" w:rsidR="00194A54" w:rsidRDefault="00194A54" w:rsidP="00740624">
            <w:pPr>
              <w:pStyle w:val="TableText"/>
              <w:spacing w:line="360" w:lineRule="auto"/>
              <w:rPr>
                <w:rFonts w:ascii="Arial Narrow" w:hAnsi="Arial Narrow"/>
                <w:sz w:val="20"/>
              </w:rPr>
            </w:pPr>
          </w:p>
        </w:tc>
        <w:tc>
          <w:tcPr>
            <w:tcW w:w="2160" w:type="dxa"/>
          </w:tcPr>
          <w:p w14:paraId="5BF799C1" w14:textId="7F7A5FA0" w:rsidR="00194A54" w:rsidRDefault="00194A54" w:rsidP="00740624">
            <w:pPr>
              <w:rPr>
                <w:rFonts w:ascii="Arial Narrow" w:hAnsi="Arial Narrow"/>
                <w:sz w:val="20"/>
                <w:szCs w:val="20"/>
              </w:rPr>
            </w:pPr>
            <w:r>
              <w:rPr>
                <w:rFonts w:ascii="Arial Narrow" w:hAnsi="Arial Narrow" w:cs="Arial"/>
                <w:bCs/>
                <w:sz w:val="20"/>
                <w:szCs w:val="20"/>
              </w:rPr>
              <w:t>L</w:t>
            </w:r>
            <w:r w:rsidRPr="00194A54">
              <w:rPr>
                <w:rFonts w:ascii="Arial Narrow" w:hAnsi="Arial Narrow" w:cs="Arial"/>
                <w:bCs/>
                <w:sz w:val="20"/>
                <w:szCs w:val="20"/>
              </w:rPr>
              <w:t>inks IMS/FCOI/FACTS</w:t>
            </w:r>
          </w:p>
        </w:tc>
        <w:tc>
          <w:tcPr>
            <w:tcW w:w="900" w:type="dxa"/>
          </w:tcPr>
          <w:p w14:paraId="44D2678A" w14:textId="1A820F45" w:rsidR="00194A54" w:rsidRPr="00005DF4" w:rsidRDefault="00194A54" w:rsidP="00894847">
            <w:pPr>
              <w:pStyle w:val="TableText"/>
              <w:spacing w:line="360" w:lineRule="auto"/>
              <w:rPr>
                <w:rFonts w:ascii="Arial Narrow" w:hAnsi="Arial Narrow"/>
                <w:sz w:val="20"/>
              </w:rPr>
            </w:pPr>
            <w:r>
              <w:rPr>
                <w:rFonts w:ascii="Arial Narrow" w:hAnsi="Arial Narrow"/>
                <w:sz w:val="20"/>
              </w:rPr>
              <w:t xml:space="preserve">Open </w:t>
            </w:r>
          </w:p>
        </w:tc>
        <w:tc>
          <w:tcPr>
            <w:tcW w:w="1260" w:type="dxa"/>
          </w:tcPr>
          <w:p w14:paraId="56DAFE96" w14:textId="4A8B0B2D" w:rsidR="00194A54" w:rsidRPr="00005DF4" w:rsidRDefault="00194A54" w:rsidP="00894847">
            <w:pPr>
              <w:pStyle w:val="TableText"/>
              <w:spacing w:line="360" w:lineRule="auto"/>
              <w:rPr>
                <w:rFonts w:ascii="Arial Narrow" w:hAnsi="Arial Narrow"/>
                <w:sz w:val="20"/>
              </w:rPr>
            </w:pPr>
            <w:r>
              <w:rPr>
                <w:rFonts w:ascii="Arial Narrow" w:hAnsi="Arial Narrow"/>
                <w:sz w:val="20"/>
              </w:rPr>
              <w:t>CBIIT</w:t>
            </w:r>
          </w:p>
        </w:tc>
      </w:tr>
    </w:tbl>
    <w:p w14:paraId="592B6E57" w14:textId="77777777" w:rsidR="00992A86" w:rsidRDefault="00992A86" w:rsidP="009516CC">
      <w:pPr>
        <w:rPr>
          <w:rFonts w:ascii="Arial Narrow" w:hAnsi="Arial Narrow"/>
          <w:sz w:val="20"/>
          <w:szCs w:val="20"/>
        </w:rPr>
      </w:pPr>
    </w:p>
    <w:sectPr w:rsidR="00992A86">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8ED433" w14:textId="77777777" w:rsidR="004F6672" w:rsidRDefault="004F6672" w:rsidP="009E7237">
      <w:pPr>
        <w:spacing w:after="0" w:line="240" w:lineRule="auto"/>
      </w:pPr>
      <w:r>
        <w:separator/>
      </w:r>
    </w:p>
  </w:endnote>
  <w:endnote w:type="continuationSeparator" w:id="0">
    <w:p w14:paraId="16CF9A02" w14:textId="77777777" w:rsidR="004F6672" w:rsidRDefault="004F6672" w:rsidP="009E7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charset w:val="00"/>
    <w:family w:val="swiss"/>
    <w:pitch w:val="variable"/>
    <w:sig w:usb0="E10022FF" w:usb1="C000E47F" w:usb2="00000029" w:usb3="00000000" w:csb0="000001DF" w:csb1="00000000"/>
  </w:font>
  <w:font w:name="Arial Narrow">
    <w:panose1 w:val="020B06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9910316"/>
      <w:docPartObj>
        <w:docPartGallery w:val="Page Numbers (Bottom of Page)"/>
        <w:docPartUnique/>
      </w:docPartObj>
    </w:sdtPr>
    <w:sdtEndPr>
      <w:rPr>
        <w:noProof/>
      </w:rPr>
    </w:sdtEndPr>
    <w:sdtContent>
      <w:p w14:paraId="0900B9DD" w14:textId="23C88A86" w:rsidR="009E7237" w:rsidRDefault="009E7237">
        <w:pPr>
          <w:pStyle w:val="Footer"/>
          <w:jc w:val="right"/>
        </w:pPr>
        <w:r>
          <w:fldChar w:fldCharType="begin"/>
        </w:r>
        <w:r>
          <w:instrText xml:space="preserve"> PAGE   \* MERGEFORMAT </w:instrText>
        </w:r>
        <w:r>
          <w:fldChar w:fldCharType="separate"/>
        </w:r>
        <w:r w:rsidR="00342302">
          <w:rPr>
            <w:noProof/>
          </w:rPr>
          <w:t>1</w:t>
        </w:r>
        <w:r>
          <w:rPr>
            <w:noProof/>
          </w:rPr>
          <w:fldChar w:fldCharType="end"/>
        </w:r>
      </w:p>
    </w:sdtContent>
  </w:sdt>
  <w:p w14:paraId="1F6A957A" w14:textId="77777777" w:rsidR="009E7237" w:rsidRDefault="009E723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00A2E" w14:textId="77777777" w:rsidR="004F6672" w:rsidRDefault="004F6672" w:rsidP="009E7237">
      <w:pPr>
        <w:spacing w:after="0" w:line="240" w:lineRule="auto"/>
      </w:pPr>
      <w:r>
        <w:separator/>
      </w:r>
    </w:p>
  </w:footnote>
  <w:footnote w:type="continuationSeparator" w:id="0">
    <w:p w14:paraId="50C88B73" w14:textId="77777777" w:rsidR="004F6672" w:rsidRDefault="004F6672" w:rsidP="009E723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8A8D7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3F26E310"/>
    <w:lvl w:ilvl="0">
      <w:numFmt w:val="bullet"/>
      <w:lvlText w:val="*"/>
      <w:lvlJc w:val="left"/>
    </w:lvl>
  </w:abstractNum>
  <w:abstractNum w:abstractNumId="2">
    <w:nsid w:val="00032A80"/>
    <w:multiLevelType w:val="hybridMultilevel"/>
    <w:tmpl w:val="42D2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850C04"/>
    <w:multiLevelType w:val="hybridMultilevel"/>
    <w:tmpl w:val="3BA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CE7DE4"/>
    <w:multiLevelType w:val="hybridMultilevel"/>
    <w:tmpl w:val="DAE2BB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53741A4"/>
    <w:multiLevelType w:val="hybridMultilevel"/>
    <w:tmpl w:val="DB9C9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70F86"/>
    <w:multiLevelType w:val="hybridMultilevel"/>
    <w:tmpl w:val="6C381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8137AE8"/>
    <w:multiLevelType w:val="hybridMultilevel"/>
    <w:tmpl w:val="C0840810"/>
    <w:lvl w:ilvl="0" w:tplc="A5C2AC7A">
      <w:start w:val="1"/>
      <w:numFmt w:val="bullet"/>
      <w:lvlText w:val=""/>
      <w:lvlJc w:val="left"/>
      <w:pPr>
        <w:tabs>
          <w:tab w:val="num" w:pos="720"/>
        </w:tabs>
        <w:ind w:left="720" w:hanging="360"/>
      </w:pPr>
      <w:rPr>
        <w:rFonts w:ascii="Wingdings" w:hAnsi="Wingdings" w:hint="default"/>
      </w:rPr>
    </w:lvl>
    <w:lvl w:ilvl="1" w:tplc="78561664">
      <w:start w:val="1"/>
      <w:numFmt w:val="bullet"/>
      <w:lvlText w:val=""/>
      <w:lvlJc w:val="left"/>
      <w:pPr>
        <w:tabs>
          <w:tab w:val="num" w:pos="1440"/>
        </w:tabs>
        <w:ind w:left="1440" w:hanging="360"/>
      </w:pPr>
      <w:rPr>
        <w:rFonts w:ascii="Wingdings" w:hAnsi="Wingdings" w:hint="default"/>
      </w:rPr>
    </w:lvl>
    <w:lvl w:ilvl="2" w:tplc="7180A198">
      <w:start w:val="1"/>
      <w:numFmt w:val="bullet"/>
      <w:lvlText w:val=""/>
      <w:lvlJc w:val="left"/>
      <w:pPr>
        <w:tabs>
          <w:tab w:val="num" w:pos="2160"/>
        </w:tabs>
        <w:ind w:left="2160" w:hanging="360"/>
      </w:pPr>
      <w:rPr>
        <w:rFonts w:ascii="Wingdings" w:hAnsi="Wingdings" w:hint="default"/>
      </w:rPr>
    </w:lvl>
    <w:lvl w:ilvl="3" w:tplc="BB00A144" w:tentative="1">
      <w:start w:val="1"/>
      <w:numFmt w:val="bullet"/>
      <w:lvlText w:val=""/>
      <w:lvlJc w:val="left"/>
      <w:pPr>
        <w:tabs>
          <w:tab w:val="num" w:pos="2880"/>
        </w:tabs>
        <w:ind w:left="2880" w:hanging="360"/>
      </w:pPr>
      <w:rPr>
        <w:rFonts w:ascii="Wingdings" w:hAnsi="Wingdings" w:hint="default"/>
      </w:rPr>
    </w:lvl>
    <w:lvl w:ilvl="4" w:tplc="3E4AEC96" w:tentative="1">
      <w:start w:val="1"/>
      <w:numFmt w:val="bullet"/>
      <w:lvlText w:val=""/>
      <w:lvlJc w:val="left"/>
      <w:pPr>
        <w:tabs>
          <w:tab w:val="num" w:pos="3600"/>
        </w:tabs>
        <w:ind w:left="3600" w:hanging="360"/>
      </w:pPr>
      <w:rPr>
        <w:rFonts w:ascii="Wingdings" w:hAnsi="Wingdings" w:hint="default"/>
      </w:rPr>
    </w:lvl>
    <w:lvl w:ilvl="5" w:tplc="C76E5BA2" w:tentative="1">
      <w:start w:val="1"/>
      <w:numFmt w:val="bullet"/>
      <w:lvlText w:val=""/>
      <w:lvlJc w:val="left"/>
      <w:pPr>
        <w:tabs>
          <w:tab w:val="num" w:pos="4320"/>
        </w:tabs>
        <w:ind w:left="4320" w:hanging="360"/>
      </w:pPr>
      <w:rPr>
        <w:rFonts w:ascii="Wingdings" w:hAnsi="Wingdings" w:hint="default"/>
      </w:rPr>
    </w:lvl>
    <w:lvl w:ilvl="6" w:tplc="C2A27A18" w:tentative="1">
      <w:start w:val="1"/>
      <w:numFmt w:val="bullet"/>
      <w:lvlText w:val=""/>
      <w:lvlJc w:val="left"/>
      <w:pPr>
        <w:tabs>
          <w:tab w:val="num" w:pos="5040"/>
        </w:tabs>
        <w:ind w:left="5040" w:hanging="360"/>
      </w:pPr>
      <w:rPr>
        <w:rFonts w:ascii="Wingdings" w:hAnsi="Wingdings" w:hint="default"/>
      </w:rPr>
    </w:lvl>
    <w:lvl w:ilvl="7" w:tplc="4AC0F9A2" w:tentative="1">
      <w:start w:val="1"/>
      <w:numFmt w:val="bullet"/>
      <w:lvlText w:val=""/>
      <w:lvlJc w:val="left"/>
      <w:pPr>
        <w:tabs>
          <w:tab w:val="num" w:pos="5760"/>
        </w:tabs>
        <w:ind w:left="5760" w:hanging="360"/>
      </w:pPr>
      <w:rPr>
        <w:rFonts w:ascii="Wingdings" w:hAnsi="Wingdings" w:hint="default"/>
      </w:rPr>
    </w:lvl>
    <w:lvl w:ilvl="8" w:tplc="60E218E0" w:tentative="1">
      <w:start w:val="1"/>
      <w:numFmt w:val="bullet"/>
      <w:lvlText w:val=""/>
      <w:lvlJc w:val="left"/>
      <w:pPr>
        <w:tabs>
          <w:tab w:val="num" w:pos="6480"/>
        </w:tabs>
        <w:ind w:left="6480" w:hanging="360"/>
      </w:pPr>
      <w:rPr>
        <w:rFonts w:ascii="Wingdings" w:hAnsi="Wingdings" w:hint="default"/>
      </w:rPr>
    </w:lvl>
  </w:abstractNum>
  <w:abstractNum w:abstractNumId="8">
    <w:nsid w:val="08420D0C"/>
    <w:multiLevelType w:val="hybridMultilevel"/>
    <w:tmpl w:val="6044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D1388A"/>
    <w:multiLevelType w:val="hybridMultilevel"/>
    <w:tmpl w:val="70DE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12271C96"/>
    <w:multiLevelType w:val="hybridMultilevel"/>
    <w:tmpl w:val="9C96A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4B753E6"/>
    <w:multiLevelType w:val="multilevel"/>
    <w:tmpl w:val="14B753F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nsid w:val="1A92064E"/>
    <w:multiLevelType w:val="hybridMultilevel"/>
    <w:tmpl w:val="01D21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A136FC"/>
    <w:multiLevelType w:val="hybridMultilevel"/>
    <w:tmpl w:val="2A9E4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62025F"/>
    <w:multiLevelType w:val="hybridMultilevel"/>
    <w:tmpl w:val="5B64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F14E27"/>
    <w:multiLevelType w:val="hybridMultilevel"/>
    <w:tmpl w:val="0414C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25586680"/>
    <w:multiLevelType w:val="hybridMultilevel"/>
    <w:tmpl w:val="38768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AB3594D"/>
    <w:multiLevelType w:val="hybridMultilevel"/>
    <w:tmpl w:val="5412B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8E11E8"/>
    <w:multiLevelType w:val="hybridMultilevel"/>
    <w:tmpl w:val="35D69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8F61DA"/>
    <w:multiLevelType w:val="hybridMultilevel"/>
    <w:tmpl w:val="CE2C1CC4"/>
    <w:lvl w:ilvl="0" w:tplc="091CD31E">
      <w:numFmt w:val="bullet"/>
      <w:lvlText w:val=""/>
      <w:lvlJc w:val="left"/>
      <w:pPr>
        <w:ind w:left="1080" w:hanging="72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B57066"/>
    <w:multiLevelType w:val="hybridMultilevel"/>
    <w:tmpl w:val="A8427F2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3AF16839"/>
    <w:multiLevelType w:val="hybridMultilevel"/>
    <w:tmpl w:val="1B340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61C33"/>
    <w:multiLevelType w:val="hybridMultilevel"/>
    <w:tmpl w:val="59B61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3462F"/>
    <w:multiLevelType w:val="hybridMultilevel"/>
    <w:tmpl w:val="6AA8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8C2B33"/>
    <w:multiLevelType w:val="hybridMultilevel"/>
    <w:tmpl w:val="0E6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FE1941"/>
    <w:multiLevelType w:val="hybridMultilevel"/>
    <w:tmpl w:val="0E82D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0A1F6A"/>
    <w:multiLevelType w:val="hybridMultilevel"/>
    <w:tmpl w:val="C21E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C43B13"/>
    <w:multiLevelType w:val="hybridMultilevel"/>
    <w:tmpl w:val="0F5E09BA"/>
    <w:lvl w:ilvl="0" w:tplc="091CD31E">
      <w:numFmt w:val="bullet"/>
      <w:lvlText w:val=""/>
      <w:lvlJc w:val="left"/>
      <w:pPr>
        <w:ind w:left="720" w:hanging="720"/>
      </w:pPr>
      <w:rPr>
        <w:rFonts w:ascii="Symbol" w:eastAsia="Calibr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0EE0748"/>
    <w:multiLevelType w:val="hybridMultilevel"/>
    <w:tmpl w:val="FE2C8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6423D2"/>
    <w:multiLevelType w:val="hybridMultilevel"/>
    <w:tmpl w:val="CD9C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394781"/>
    <w:multiLevelType w:val="hybridMultilevel"/>
    <w:tmpl w:val="DBAAAF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31E44D5"/>
    <w:multiLevelType w:val="hybridMultilevel"/>
    <w:tmpl w:val="A13E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544F4F"/>
    <w:multiLevelType w:val="hybridMultilevel"/>
    <w:tmpl w:val="B784D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4AC7131"/>
    <w:multiLevelType w:val="hybridMultilevel"/>
    <w:tmpl w:val="4F9A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687E88"/>
    <w:multiLevelType w:val="hybridMultilevel"/>
    <w:tmpl w:val="1D4AF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E3D74D9"/>
    <w:multiLevelType w:val="hybridMultilevel"/>
    <w:tmpl w:val="4FA8611A"/>
    <w:lvl w:ilvl="0" w:tplc="796831D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EF7403D"/>
    <w:multiLevelType w:val="hybridMultilevel"/>
    <w:tmpl w:val="870201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3E5F9F"/>
    <w:multiLevelType w:val="hybridMultilevel"/>
    <w:tmpl w:val="5588C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B1242"/>
    <w:multiLevelType w:val="hybridMultilevel"/>
    <w:tmpl w:val="39364A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5E0AC6"/>
    <w:multiLevelType w:val="hybridMultilevel"/>
    <w:tmpl w:val="1FC41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0E76E4"/>
    <w:multiLevelType w:val="hybridMultilevel"/>
    <w:tmpl w:val="500A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E90514"/>
    <w:multiLevelType w:val="hybridMultilevel"/>
    <w:tmpl w:val="1A14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8"/>
  </w:num>
  <w:num w:numId="3">
    <w:abstractNumId w:val="42"/>
  </w:num>
  <w:num w:numId="4">
    <w:abstractNumId w:val="14"/>
  </w:num>
  <w:num w:numId="5">
    <w:abstractNumId w:val="33"/>
  </w:num>
  <w:num w:numId="6">
    <w:abstractNumId w:val="28"/>
  </w:num>
  <w:num w:numId="7">
    <w:abstractNumId w:val="20"/>
  </w:num>
  <w:num w:numId="8">
    <w:abstractNumId w:val="29"/>
  </w:num>
  <w:num w:numId="9">
    <w:abstractNumId w:val="32"/>
  </w:num>
  <w:num w:numId="10">
    <w:abstractNumId w:val="39"/>
  </w:num>
  <w:num w:numId="11">
    <w:abstractNumId w:val="13"/>
  </w:num>
  <w:num w:numId="12">
    <w:abstractNumId w:val="0"/>
  </w:num>
  <w:num w:numId="13">
    <w:abstractNumId w:val="27"/>
  </w:num>
  <w:num w:numId="14">
    <w:abstractNumId w:val="15"/>
  </w:num>
  <w:num w:numId="15">
    <w:abstractNumId w:val="5"/>
  </w:num>
  <w:num w:numId="16">
    <w:abstractNumId w:val="31"/>
  </w:num>
  <w:num w:numId="17">
    <w:abstractNumId w:val="4"/>
  </w:num>
  <w:num w:numId="18">
    <w:abstractNumId w:val="19"/>
  </w:num>
  <w:num w:numId="19">
    <w:abstractNumId w:val="26"/>
  </w:num>
  <w:num w:numId="20">
    <w:abstractNumId w:val="7"/>
  </w:num>
  <w:num w:numId="21">
    <w:abstractNumId w:val="6"/>
  </w:num>
  <w:num w:numId="22">
    <w:abstractNumId w:val="21"/>
  </w:num>
  <w:num w:numId="23">
    <w:abstractNumId w:val="41"/>
  </w:num>
  <w:num w:numId="24">
    <w:abstractNumId w:val="40"/>
  </w:num>
  <w:num w:numId="25">
    <w:abstractNumId w:val="37"/>
  </w:num>
  <w:num w:numId="26">
    <w:abstractNumId w:val="36"/>
  </w:num>
  <w:num w:numId="27">
    <w:abstractNumId w:val="11"/>
  </w:num>
  <w:num w:numId="28">
    <w:abstractNumId w:val="17"/>
  </w:num>
  <w:num w:numId="29">
    <w:abstractNumId w:val="34"/>
  </w:num>
  <w:num w:numId="30">
    <w:abstractNumId w:val="1"/>
    <w:lvlOverride w:ilvl="0">
      <w:lvl w:ilvl="0">
        <w:numFmt w:val="bullet"/>
        <w:lvlText w:val=""/>
        <w:legacy w:legacy="1" w:legacySpace="0" w:legacyIndent="0"/>
        <w:lvlJc w:val="left"/>
        <w:rPr>
          <w:rFonts w:ascii="Symbol" w:hAnsi="Symbol" w:hint="default"/>
          <w:sz w:val="20"/>
        </w:rPr>
      </w:lvl>
    </w:lvlOverride>
  </w:num>
  <w:num w:numId="31">
    <w:abstractNumId w:val="35"/>
  </w:num>
  <w:num w:numId="32">
    <w:abstractNumId w:val="2"/>
  </w:num>
  <w:num w:numId="33">
    <w:abstractNumId w:val="16"/>
  </w:num>
  <w:num w:numId="34">
    <w:abstractNumId w:val="9"/>
  </w:num>
  <w:num w:numId="35">
    <w:abstractNumId w:val="25"/>
  </w:num>
  <w:num w:numId="36">
    <w:abstractNumId w:val="3"/>
  </w:num>
  <w:num w:numId="37">
    <w:abstractNumId w:val="10"/>
  </w:num>
  <w:num w:numId="38">
    <w:abstractNumId w:val="12"/>
  </w:num>
  <w:num w:numId="39">
    <w:abstractNumId w:val="23"/>
  </w:num>
  <w:num w:numId="40">
    <w:abstractNumId w:val="8"/>
  </w:num>
  <w:num w:numId="41">
    <w:abstractNumId w:val="18"/>
  </w:num>
  <w:num w:numId="42">
    <w:abstractNumId w:val="30"/>
  </w:num>
  <w:num w:numId="43">
    <w:abstractNumId w:val="43"/>
  </w:num>
  <w:num w:numId="44">
    <w:abstractNumId w:val="2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6CC"/>
    <w:rsid w:val="00005DF4"/>
    <w:rsid w:val="00016AAB"/>
    <w:rsid w:val="00020C4E"/>
    <w:rsid w:val="00067155"/>
    <w:rsid w:val="00067A24"/>
    <w:rsid w:val="00085531"/>
    <w:rsid w:val="0009703E"/>
    <w:rsid w:val="000E7E4A"/>
    <w:rsid w:val="0010552D"/>
    <w:rsid w:val="001256A9"/>
    <w:rsid w:val="00127301"/>
    <w:rsid w:val="00133706"/>
    <w:rsid w:val="00155150"/>
    <w:rsid w:val="00161E16"/>
    <w:rsid w:val="00164656"/>
    <w:rsid w:val="00194A54"/>
    <w:rsid w:val="001B5275"/>
    <w:rsid w:val="001D6444"/>
    <w:rsid w:val="001E68E7"/>
    <w:rsid w:val="001F3841"/>
    <w:rsid w:val="00213715"/>
    <w:rsid w:val="002410A4"/>
    <w:rsid w:val="00260DA8"/>
    <w:rsid w:val="002859F6"/>
    <w:rsid w:val="002A7D7B"/>
    <w:rsid w:val="002B202D"/>
    <w:rsid w:val="002B685E"/>
    <w:rsid w:val="002C6C1B"/>
    <w:rsid w:val="002D69F0"/>
    <w:rsid w:val="002E6C08"/>
    <w:rsid w:val="002E79B5"/>
    <w:rsid w:val="00311116"/>
    <w:rsid w:val="003372CE"/>
    <w:rsid w:val="00342302"/>
    <w:rsid w:val="00384BCB"/>
    <w:rsid w:val="003D06A5"/>
    <w:rsid w:val="003D4FFB"/>
    <w:rsid w:val="003E6CE6"/>
    <w:rsid w:val="003F5780"/>
    <w:rsid w:val="004301CE"/>
    <w:rsid w:val="00466BAE"/>
    <w:rsid w:val="004A4463"/>
    <w:rsid w:val="004C7AEF"/>
    <w:rsid w:val="004F6672"/>
    <w:rsid w:val="004F7964"/>
    <w:rsid w:val="00501CC1"/>
    <w:rsid w:val="00512B53"/>
    <w:rsid w:val="00516764"/>
    <w:rsid w:val="005472F8"/>
    <w:rsid w:val="0055417A"/>
    <w:rsid w:val="0056346C"/>
    <w:rsid w:val="00573056"/>
    <w:rsid w:val="0059008C"/>
    <w:rsid w:val="005928D2"/>
    <w:rsid w:val="005C44CD"/>
    <w:rsid w:val="005D66EF"/>
    <w:rsid w:val="006166BF"/>
    <w:rsid w:val="00653E20"/>
    <w:rsid w:val="0066511F"/>
    <w:rsid w:val="006743F8"/>
    <w:rsid w:val="0067617A"/>
    <w:rsid w:val="006934E4"/>
    <w:rsid w:val="006A41DA"/>
    <w:rsid w:val="00710DEC"/>
    <w:rsid w:val="00712743"/>
    <w:rsid w:val="00712ED6"/>
    <w:rsid w:val="007209B3"/>
    <w:rsid w:val="00730EFC"/>
    <w:rsid w:val="00740624"/>
    <w:rsid w:val="00794F78"/>
    <w:rsid w:val="007A564D"/>
    <w:rsid w:val="007B1B1C"/>
    <w:rsid w:val="007B7ED7"/>
    <w:rsid w:val="007E0BE8"/>
    <w:rsid w:val="00803437"/>
    <w:rsid w:val="00816702"/>
    <w:rsid w:val="0089433F"/>
    <w:rsid w:val="008C6FA4"/>
    <w:rsid w:val="008E4ADC"/>
    <w:rsid w:val="008F3DDA"/>
    <w:rsid w:val="008F4E6E"/>
    <w:rsid w:val="009140E6"/>
    <w:rsid w:val="009429D6"/>
    <w:rsid w:val="009516CC"/>
    <w:rsid w:val="009526BF"/>
    <w:rsid w:val="00952F92"/>
    <w:rsid w:val="00971A54"/>
    <w:rsid w:val="009774D3"/>
    <w:rsid w:val="0098238A"/>
    <w:rsid w:val="00983290"/>
    <w:rsid w:val="00992A86"/>
    <w:rsid w:val="009B2096"/>
    <w:rsid w:val="009D3D9C"/>
    <w:rsid w:val="009E7237"/>
    <w:rsid w:val="00A07A46"/>
    <w:rsid w:val="00A24681"/>
    <w:rsid w:val="00A26304"/>
    <w:rsid w:val="00A625A7"/>
    <w:rsid w:val="00A92CFE"/>
    <w:rsid w:val="00A96599"/>
    <w:rsid w:val="00AA0556"/>
    <w:rsid w:val="00AB3D3D"/>
    <w:rsid w:val="00AC084A"/>
    <w:rsid w:val="00AC13AB"/>
    <w:rsid w:val="00AC1E5B"/>
    <w:rsid w:val="00AD6B61"/>
    <w:rsid w:val="00B16225"/>
    <w:rsid w:val="00B4638A"/>
    <w:rsid w:val="00B523EF"/>
    <w:rsid w:val="00B705C1"/>
    <w:rsid w:val="00B75325"/>
    <w:rsid w:val="00B91BD3"/>
    <w:rsid w:val="00B93430"/>
    <w:rsid w:val="00BE19A2"/>
    <w:rsid w:val="00BE4C86"/>
    <w:rsid w:val="00BE4E1C"/>
    <w:rsid w:val="00BF49AC"/>
    <w:rsid w:val="00C147A6"/>
    <w:rsid w:val="00C375FC"/>
    <w:rsid w:val="00C44E99"/>
    <w:rsid w:val="00C508A5"/>
    <w:rsid w:val="00CA2191"/>
    <w:rsid w:val="00CD759E"/>
    <w:rsid w:val="00CE566B"/>
    <w:rsid w:val="00D003A1"/>
    <w:rsid w:val="00D03207"/>
    <w:rsid w:val="00D14D79"/>
    <w:rsid w:val="00D370F4"/>
    <w:rsid w:val="00D407FC"/>
    <w:rsid w:val="00D45130"/>
    <w:rsid w:val="00D46A5C"/>
    <w:rsid w:val="00D47EEC"/>
    <w:rsid w:val="00D53155"/>
    <w:rsid w:val="00D56C85"/>
    <w:rsid w:val="00D67DCF"/>
    <w:rsid w:val="00D71CDC"/>
    <w:rsid w:val="00D74D79"/>
    <w:rsid w:val="00DA1673"/>
    <w:rsid w:val="00DB61D4"/>
    <w:rsid w:val="00DC42A6"/>
    <w:rsid w:val="00DE7009"/>
    <w:rsid w:val="00DE750D"/>
    <w:rsid w:val="00E01135"/>
    <w:rsid w:val="00E14E2D"/>
    <w:rsid w:val="00E52643"/>
    <w:rsid w:val="00E64EB2"/>
    <w:rsid w:val="00E70D88"/>
    <w:rsid w:val="00E756A5"/>
    <w:rsid w:val="00EC07CC"/>
    <w:rsid w:val="00ED5356"/>
    <w:rsid w:val="00ED60EF"/>
    <w:rsid w:val="00F00192"/>
    <w:rsid w:val="00F128FF"/>
    <w:rsid w:val="00F318A0"/>
    <w:rsid w:val="00F339BF"/>
    <w:rsid w:val="00F46BDB"/>
    <w:rsid w:val="00F54386"/>
    <w:rsid w:val="00F56CF7"/>
    <w:rsid w:val="00F64F49"/>
    <w:rsid w:val="00F729B9"/>
    <w:rsid w:val="00F91A51"/>
    <w:rsid w:val="00FA1926"/>
    <w:rsid w:val="00FE38D8"/>
    <w:rsid w:val="00FE7CB5"/>
    <w:rsid w:val="00FF4AB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6CF5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BodyText"/>
    <w:link w:val="Heading1Char"/>
    <w:qFormat/>
    <w:rsid w:val="0098238A"/>
    <w:pPr>
      <w:keepNext/>
      <w:widowControl w:val="0"/>
      <w:numPr>
        <w:numId w:val="37"/>
      </w:numPr>
      <w:tabs>
        <w:tab w:val="clear" w:pos="432"/>
        <w:tab w:val="num" w:pos="770"/>
      </w:tabs>
      <w:autoSpaceDE w:val="0"/>
      <w:autoSpaceDN w:val="0"/>
      <w:adjustRightInd w:val="0"/>
      <w:spacing w:before="240" w:after="120" w:line="240" w:lineRule="atLeast"/>
      <w:ind w:left="770" w:hanging="770"/>
      <w:outlineLvl w:val="0"/>
    </w:pPr>
    <w:rPr>
      <w:rFonts w:ascii="Arial" w:hAnsi="Arial" w:cs="Arial"/>
      <w:b/>
      <w:smallCaps/>
      <w:kern w:val="32"/>
      <w:sz w:val="28"/>
      <w:szCs w:val="32"/>
    </w:rPr>
  </w:style>
  <w:style w:type="paragraph" w:styleId="Heading2">
    <w:name w:val="heading 2"/>
    <w:basedOn w:val="Normal"/>
    <w:next w:val="Normal"/>
    <w:link w:val="Heading2Char"/>
    <w:qFormat/>
    <w:rsid w:val="0098238A"/>
    <w:pPr>
      <w:keepNext/>
      <w:widowControl w:val="0"/>
      <w:numPr>
        <w:ilvl w:val="1"/>
        <w:numId w:val="37"/>
      </w:numPr>
      <w:tabs>
        <w:tab w:val="clear" w:pos="576"/>
        <w:tab w:val="num" w:pos="770"/>
      </w:tabs>
      <w:autoSpaceDE w:val="0"/>
      <w:autoSpaceDN w:val="0"/>
      <w:adjustRightInd w:val="0"/>
      <w:spacing w:before="240" w:after="120" w:line="240" w:lineRule="atLeast"/>
      <w:ind w:left="770" w:hanging="768"/>
      <w:outlineLvl w:val="1"/>
    </w:pPr>
    <w:rPr>
      <w:rFonts w:ascii="Arial" w:hAnsi="Arial" w:cs="Arial"/>
      <w:b/>
      <w:iCs/>
      <w:smallCaps/>
      <w:sz w:val="24"/>
      <w:szCs w:val="26"/>
    </w:rPr>
  </w:style>
  <w:style w:type="paragraph" w:styleId="Heading3">
    <w:name w:val="heading 3"/>
    <w:basedOn w:val="Normal"/>
    <w:next w:val="BodyText"/>
    <w:link w:val="Heading3Char"/>
    <w:qFormat/>
    <w:rsid w:val="0098238A"/>
    <w:pPr>
      <w:keepNext/>
      <w:widowControl w:val="0"/>
      <w:numPr>
        <w:ilvl w:val="2"/>
        <w:numId w:val="37"/>
      </w:numPr>
      <w:tabs>
        <w:tab w:val="clear" w:pos="720"/>
        <w:tab w:val="num" w:pos="770"/>
      </w:tabs>
      <w:autoSpaceDE w:val="0"/>
      <w:autoSpaceDN w:val="0"/>
      <w:adjustRightInd w:val="0"/>
      <w:spacing w:before="240" w:after="120" w:line="240" w:lineRule="atLeast"/>
      <w:ind w:left="770" w:hanging="770"/>
      <w:outlineLvl w:val="2"/>
    </w:pPr>
    <w:rPr>
      <w:rFonts w:ascii="Arial" w:hAnsi="Arial" w:cs="Arial"/>
      <w:b/>
    </w:rPr>
  </w:style>
  <w:style w:type="paragraph" w:styleId="Heading4">
    <w:name w:val="heading 4"/>
    <w:basedOn w:val="Normal"/>
    <w:next w:val="BodyText"/>
    <w:link w:val="Heading4Char"/>
    <w:qFormat/>
    <w:rsid w:val="0098238A"/>
    <w:pPr>
      <w:keepNext/>
      <w:widowControl w:val="0"/>
      <w:numPr>
        <w:ilvl w:val="3"/>
        <w:numId w:val="37"/>
      </w:numPr>
      <w:tabs>
        <w:tab w:val="clear" w:pos="864"/>
        <w:tab w:val="left" w:pos="1760"/>
      </w:tabs>
      <w:autoSpaceDE w:val="0"/>
      <w:autoSpaceDN w:val="0"/>
      <w:adjustRightInd w:val="0"/>
      <w:spacing w:before="240" w:after="120" w:line="240" w:lineRule="atLeast"/>
      <w:ind w:left="1760" w:hanging="990"/>
      <w:outlineLvl w:val="3"/>
    </w:pPr>
    <w:rPr>
      <w:rFonts w:ascii="Arial" w:hAnsi="Arial" w:cs="Arial"/>
      <w:i/>
      <w:sz w:val="20"/>
      <w:szCs w:val="28"/>
    </w:rPr>
  </w:style>
  <w:style w:type="paragraph" w:styleId="Heading5">
    <w:name w:val="heading 5"/>
    <w:basedOn w:val="Normal"/>
    <w:next w:val="Normal"/>
    <w:link w:val="Heading5Char"/>
    <w:qFormat/>
    <w:rsid w:val="0098238A"/>
    <w:pPr>
      <w:widowControl w:val="0"/>
      <w:numPr>
        <w:ilvl w:val="4"/>
        <w:numId w:val="37"/>
      </w:numPr>
      <w:autoSpaceDE w:val="0"/>
      <w:autoSpaceDN w:val="0"/>
      <w:adjustRightInd w:val="0"/>
      <w:spacing w:before="240" w:after="60" w:line="240" w:lineRule="atLeast"/>
      <w:outlineLvl w:val="4"/>
    </w:pPr>
    <w:rPr>
      <w:rFonts w:ascii="Arial" w:hAnsi="Arial" w:cs="Arial"/>
      <w:b/>
      <w:i/>
      <w:iCs/>
      <w:sz w:val="26"/>
      <w:szCs w:val="26"/>
    </w:rPr>
  </w:style>
  <w:style w:type="paragraph" w:styleId="Heading6">
    <w:name w:val="heading 6"/>
    <w:basedOn w:val="Normal"/>
    <w:next w:val="Normal"/>
    <w:link w:val="Heading6Char"/>
    <w:qFormat/>
    <w:rsid w:val="0098238A"/>
    <w:pPr>
      <w:widowControl w:val="0"/>
      <w:numPr>
        <w:ilvl w:val="5"/>
        <w:numId w:val="37"/>
      </w:numPr>
      <w:autoSpaceDE w:val="0"/>
      <w:autoSpaceDN w:val="0"/>
      <w:adjustRightInd w:val="0"/>
      <w:spacing w:before="240" w:after="60" w:line="240" w:lineRule="atLeast"/>
      <w:outlineLvl w:val="5"/>
    </w:pPr>
    <w:rPr>
      <w:rFonts w:ascii="Arial" w:hAnsi="Arial" w:cs="Arial"/>
      <w:b/>
    </w:rPr>
  </w:style>
  <w:style w:type="paragraph" w:styleId="Heading7">
    <w:name w:val="heading 7"/>
    <w:basedOn w:val="Normal"/>
    <w:next w:val="Normal"/>
    <w:link w:val="Heading7Char"/>
    <w:qFormat/>
    <w:rsid w:val="0098238A"/>
    <w:pPr>
      <w:widowControl w:val="0"/>
      <w:numPr>
        <w:ilvl w:val="6"/>
        <w:numId w:val="37"/>
      </w:numPr>
      <w:autoSpaceDE w:val="0"/>
      <w:autoSpaceDN w:val="0"/>
      <w:adjustRightInd w:val="0"/>
      <w:spacing w:before="240" w:after="60" w:line="240" w:lineRule="atLeast"/>
      <w:outlineLvl w:val="6"/>
    </w:pPr>
    <w:rPr>
      <w:rFonts w:ascii="Arial" w:hAnsi="Arial" w:cs="Arial"/>
      <w:bCs/>
      <w:sz w:val="20"/>
      <w:szCs w:val="20"/>
    </w:rPr>
  </w:style>
  <w:style w:type="paragraph" w:styleId="Heading8">
    <w:name w:val="heading 8"/>
    <w:basedOn w:val="Normal"/>
    <w:next w:val="Normal"/>
    <w:link w:val="Heading8Char"/>
    <w:qFormat/>
    <w:rsid w:val="0098238A"/>
    <w:pPr>
      <w:widowControl w:val="0"/>
      <w:numPr>
        <w:ilvl w:val="7"/>
        <w:numId w:val="37"/>
      </w:numPr>
      <w:autoSpaceDE w:val="0"/>
      <w:autoSpaceDN w:val="0"/>
      <w:adjustRightInd w:val="0"/>
      <w:spacing w:before="240" w:after="60" w:line="240" w:lineRule="atLeast"/>
      <w:outlineLvl w:val="7"/>
    </w:pPr>
    <w:rPr>
      <w:rFonts w:ascii="Arial" w:hAnsi="Arial" w:cs="Arial"/>
      <w:bCs/>
      <w:i/>
      <w:iCs/>
      <w:sz w:val="20"/>
      <w:szCs w:val="20"/>
    </w:rPr>
  </w:style>
  <w:style w:type="paragraph" w:styleId="Heading9">
    <w:name w:val="heading 9"/>
    <w:basedOn w:val="Normal"/>
    <w:next w:val="Normal"/>
    <w:link w:val="Heading9Char"/>
    <w:qFormat/>
    <w:rsid w:val="0098238A"/>
    <w:pPr>
      <w:widowControl w:val="0"/>
      <w:numPr>
        <w:ilvl w:val="8"/>
        <w:numId w:val="37"/>
      </w:numPr>
      <w:autoSpaceDE w:val="0"/>
      <w:autoSpaceDN w:val="0"/>
      <w:adjustRightInd w:val="0"/>
      <w:spacing w:before="240" w:after="60" w:line="240" w:lineRule="atLeast"/>
      <w:outlineLvl w:val="8"/>
    </w:pPr>
    <w:rPr>
      <w:rFonts w:ascii="Arial" w:hAnsi="Arial" w:cs="Arial"/>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9516CC"/>
    <w:pPr>
      <w:keepLines/>
      <w:spacing w:after="0" w:line="240" w:lineRule="auto"/>
    </w:pPr>
    <w:rPr>
      <w:rFonts w:ascii="Book Antiqua" w:eastAsia="Times New Roman" w:hAnsi="Book Antiqua"/>
      <w:sz w:val="16"/>
      <w:szCs w:val="20"/>
    </w:rPr>
  </w:style>
  <w:style w:type="paragraph" w:customStyle="1" w:styleId="TableHeading">
    <w:name w:val="Table Heading"/>
    <w:basedOn w:val="TableText"/>
    <w:rsid w:val="009516CC"/>
    <w:pPr>
      <w:spacing w:before="120" w:after="120"/>
    </w:pPr>
    <w:rPr>
      <w:b/>
    </w:rPr>
  </w:style>
  <w:style w:type="paragraph" w:styleId="NormalWeb">
    <w:name w:val="Normal (Web)"/>
    <w:basedOn w:val="Normal"/>
    <w:uiPriority w:val="99"/>
    <w:rsid w:val="009516CC"/>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9516CC"/>
    <w:pPr>
      <w:ind w:left="720"/>
      <w:contextualSpacing/>
    </w:pPr>
  </w:style>
  <w:style w:type="character" w:styleId="Hyperlink">
    <w:name w:val="Hyperlink"/>
    <w:uiPriority w:val="99"/>
    <w:unhideWhenUsed/>
    <w:rsid w:val="00DE7009"/>
    <w:rPr>
      <w:color w:val="0000FF"/>
      <w:u w:val="single"/>
    </w:rPr>
  </w:style>
  <w:style w:type="table" w:styleId="TableGrid">
    <w:name w:val="Table Grid"/>
    <w:basedOn w:val="TableNormal"/>
    <w:rsid w:val="007209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B16225"/>
    <w:rPr>
      <w:color w:val="954F72" w:themeColor="followedHyperlink"/>
      <w:u w:val="single"/>
    </w:rPr>
  </w:style>
  <w:style w:type="paragraph" w:styleId="BodyText">
    <w:name w:val="Body Text"/>
    <w:basedOn w:val="Normal"/>
    <w:link w:val="BodyTextChar"/>
    <w:rsid w:val="00F318A0"/>
    <w:pPr>
      <w:widowControl w:val="0"/>
      <w:autoSpaceDE w:val="0"/>
      <w:autoSpaceDN w:val="0"/>
      <w:adjustRightInd w:val="0"/>
      <w:spacing w:after="120" w:line="240" w:lineRule="atLeast"/>
    </w:pPr>
    <w:rPr>
      <w:rFonts w:ascii="Arial" w:hAnsi="Arial" w:cs="Arial"/>
      <w:bCs/>
      <w:sz w:val="20"/>
      <w:szCs w:val="20"/>
    </w:rPr>
  </w:style>
  <w:style w:type="character" w:customStyle="1" w:styleId="BodyTextChar">
    <w:name w:val="Body Text Char"/>
    <w:basedOn w:val="DefaultParagraphFont"/>
    <w:link w:val="BodyText"/>
    <w:rsid w:val="00F318A0"/>
    <w:rPr>
      <w:rFonts w:ascii="Arial" w:hAnsi="Arial" w:cs="Arial"/>
      <w:bCs/>
    </w:rPr>
  </w:style>
  <w:style w:type="paragraph" w:styleId="Header">
    <w:name w:val="header"/>
    <w:basedOn w:val="Normal"/>
    <w:link w:val="HeaderChar"/>
    <w:uiPriority w:val="99"/>
    <w:unhideWhenUsed/>
    <w:rsid w:val="009E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237"/>
    <w:rPr>
      <w:sz w:val="22"/>
      <w:szCs w:val="22"/>
    </w:rPr>
  </w:style>
  <w:style w:type="paragraph" w:styleId="Footer">
    <w:name w:val="footer"/>
    <w:basedOn w:val="Normal"/>
    <w:link w:val="FooterChar"/>
    <w:uiPriority w:val="99"/>
    <w:unhideWhenUsed/>
    <w:rsid w:val="009E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237"/>
    <w:rPr>
      <w:sz w:val="22"/>
      <w:szCs w:val="22"/>
    </w:rPr>
  </w:style>
  <w:style w:type="character" w:styleId="CommentReference">
    <w:name w:val="annotation reference"/>
    <w:basedOn w:val="DefaultParagraphFont"/>
    <w:uiPriority w:val="99"/>
    <w:semiHidden/>
    <w:unhideWhenUsed/>
    <w:rsid w:val="00384BCB"/>
    <w:rPr>
      <w:sz w:val="16"/>
      <w:szCs w:val="16"/>
    </w:rPr>
  </w:style>
  <w:style w:type="paragraph" w:styleId="CommentText">
    <w:name w:val="annotation text"/>
    <w:basedOn w:val="Normal"/>
    <w:link w:val="CommentTextChar"/>
    <w:uiPriority w:val="99"/>
    <w:semiHidden/>
    <w:unhideWhenUsed/>
    <w:rsid w:val="00384BCB"/>
    <w:pPr>
      <w:spacing w:after="0" w:line="240" w:lineRule="auto"/>
    </w:pPr>
    <w:rPr>
      <w:rFonts w:ascii="Book Antiqua" w:eastAsia="Times New Roman" w:hAnsi="Book Antiqua"/>
      <w:sz w:val="20"/>
      <w:szCs w:val="20"/>
    </w:rPr>
  </w:style>
  <w:style w:type="character" w:customStyle="1" w:styleId="CommentTextChar">
    <w:name w:val="Comment Text Char"/>
    <w:basedOn w:val="DefaultParagraphFont"/>
    <w:link w:val="CommentText"/>
    <w:uiPriority w:val="99"/>
    <w:semiHidden/>
    <w:rsid w:val="00384BCB"/>
    <w:rPr>
      <w:rFonts w:ascii="Book Antiqua" w:eastAsia="Times New Roman" w:hAnsi="Book Antiqua"/>
    </w:rPr>
  </w:style>
  <w:style w:type="paragraph" w:styleId="BalloonText">
    <w:name w:val="Balloon Text"/>
    <w:basedOn w:val="Normal"/>
    <w:link w:val="BalloonTextChar"/>
    <w:uiPriority w:val="99"/>
    <w:semiHidden/>
    <w:unhideWhenUsed/>
    <w:rsid w:val="00384B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4BCB"/>
    <w:rPr>
      <w:rFonts w:ascii="Segoe UI" w:hAnsi="Segoe UI" w:cs="Segoe UI"/>
      <w:sz w:val="18"/>
      <w:szCs w:val="18"/>
    </w:rPr>
  </w:style>
  <w:style w:type="character" w:customStyle="1" w:styleId="Heading1Char">
    <w:name w:val="Heading 1 Char"/>
    <w:basedOn w:val="DefaultParagraphFont"/>
    <w:link w:val="Heading1"/>
    <w:rsid w:val="0098238A"/>
    <w:rPr>
      <w:rFonts w:ascii="Arial" w:hAnsi="Arial" w:cs="Arial"/>
      <w:b/>
      <w:smallCaps/>
      <w:kern w:val="32"/>
      <w:sz w:val="28"/>
      <w:szCs w:val="32"/>
    </w:rPr>
  </w:style>
  <w:style w:type="character" w:customStyle="1" w:styleId="Heading2Char">
    <w:name w:val="Heading 2 Char"/>
    <w:basedOn w:val="DefaultParagraphFont"/>
    <w:link w:val="Heading2"/>
    <w:rsid w:val="0098238A"/>
    <w:rPr>
      <w:rFonts w:ascii="Arial" w:hAnsi="Arial" w:cs="Arial"/>
      <w:b/>
      <w:iCs/>
      <w:smallCaps/>
      <w:sz w:val="24"/>
      <w:szCs w:val="26"/>
    </w:rPr>
  </w:style>
  <w:style w:type="character" w:customStyle="1" w:styleId="Heading3Char">
    <w:name w:val="Heading 3 Char"/>
    <w:basedOn w:val="DefaultParagraphFont"/>
    <w:link w:val="Heading3"/>
    <w:rsid w:val="0098238A"/>
    <w:rPr>
      <w:rFonts w:ascii="Arial" w:hAnsi="Arial" w:cs="Arial"/>
      <w:b/>
      <w:sz w:val="22"/>
      <w:szCs w:val="22"/>
    </w:rPr>
  </w:style>
  <w:style w:type="character" w:customStyle="1" w:styleId="Heading4Char">
    <w:name w:val="Heading 4 Char"/>
    <w:basedOn w:val="DefaultParagraphFont"/>
    <w:link w:val="Heading4"/>
    <w:rsid w:val="0098238A"/>
    <w:rPr>
      <w:rFonts w:ascii="Arial" w:hAnsi="Arial" w:cs="Arial"/>
      <w:i/>
      <w:szCs w:val="28"/>
    </w:rPr>
  </w:style>
  <w:style w:type="character" w:customStyle="1" w:styleId="Heading5Char">
    <w:name w:val="Heading 5 Char"/>
    <w:basedOn w:val="DefaultParagraphFont"/>
    <w:link w:val="Heading5"/>
    <w:rsid w:val="0098238A"/>
    <w:rPr>
      <w:rFonts w:ascii="Arial" w:hAnsi="Arial" w:cs="Arial"/>
      <w:b/>
      <w:i/>
      <w:iCs/>
      <w:sz w:val="26"/>
      <w:szCs w:val="26"/>
    </w:rPr>
  </w:style>
  <w:style w:type="character" w:customStyle="1" w:styleId="Heading6Char">
    <w:name w:val="Heading 6 Char"/>
    <w:basedOn w:val="DefaultParagraphFont"/>
    <w:link w:val="Heading6"/>
    <w:rsid w:val="0098238A"/>
    <w:rPr>
      <w:rFonts w:ascii="Arial" w:hAnsi="Arial" w:cs="Arial"/>
      <w:b/>
      <w:sz w:val="22"/>
      <w:szCs w:val="22"/>
    </w:rPr>
  </w:style>
  <w:style w:type="character" w:customStyle="1" w:styleId="Heading7Char">
    <w:name w:val="Heading 7 Char"/>
    <w:basedOn w:val="DefaultParagraphFont"/>
    <w:link w:val="Heading7"/>
    <w:rsid w:val="0098238A"/>
    <w:rPr>
      <w:rFonts w:ascii="Arial" w:hAnsi="Arial" w:cs="Arial"/>
      <w:bCs/>
    </w:rPr>
  </w:style>
  <w:style w:type="character" w:customStyle="1" w:styleId="Heading8Char">
    <w:name w:val="Heading 8 Char"/>
    <w:basedOn w:val="DefaultParagraphFont"/>
    <w:link w:val="Heading8"/>
    <w:rsid w:val="0098238A"/>
    <w:rPr>
      <w:rFonts w:ascii="Arial" w:hAnsi="Arial" w:cs="Arial"/>
      <w:bCs/>
      <w:i/>
      <w:iCs/>
    </w:rPr>
  </w:style>
  <w:style w:type="character" w:customStyle="1" w:styleId="Heading9Char">
    <w:name w:val="Heading 9 Char"/>
    <w:basedOn w:val="DefaultParagraphFont"/>
    <w:link w:val="Heading9"/>
    <w:rsid w:val="0098238A"/>
    <w:rPr>
      <w:rFonts w:ascii="Arial" w:hAnsi="Arial" w:cs="Arial"/>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916395">
      <w:bodyDiv w:val="1"/>
      <w:marLeft w:val="0"/>
      <w:marRight w:val="0"/>
      <w:marTop w:val="0"/>
      <w:marBottom w:val="0"/>
      <w:divBdr>
        <w:top w:val="none" w:sz="0" w:space="0" w:color="auto"/>
        <w:left w:val="none" w:sz="0" w:space="0" w:color="auto"/>
        <w:bottom w:val="none" w:sz="0" w:space="0" w:color="auto"/>
        <w:right w:val="none" w:sz="0" w:space="0" w:color="auto"/>
      </w:divBdr>
    </w:div>
    <w:div w:id="890920060">
      <w:bodyDiv w:val="1"/>
      <w:marLeft w:val="0"/>
      <w:marRight w:val="0"/>
      <w:marTop w:val="0"/>
      <w:marBottom w:val="0"/>
      <w:divBdr>
        <w:top w:val="none" w:sz="0" w:space="0" w:color="auto"/>
        <w:left w:val="none" w:sz="0" w:space="0" w:color="auto"/>
        <w:bottom w:val="none" w:sz="0" w:space="0" w:color="auto"/>
        <w:right w:val="none" w:sz="0" w:space="0" w:color="auto"/>
      </w:divBdr>
    </w:div>
    <w:div w:id="1184712845">
      <w:bodyDiv w:val="1"/>
      <w:marLeft w:val="0"/>
      <w:marRight w:val="0"/>
      <w:marTop w:val="0"/>
      <w:marBottom w:val="0"/>
      <w:divBdr>
        <w:top w:val="none" w:sz="0" w:space="0" w:color="auto"/>
        <w:left w:val="none" w:sz="0" w:space="0" w:color="auto"/>
        <w:bottom w:val="none" w:sz="0" w:space="0" w:color="auto"/>
        <w:right w:val="none" w:sz="0" w:space="0" w:color="auto"/>
      </w:divBdr>
    </w:div>
    <w:div w:id="1402555248">
      <w:bodyDiv w:val="1"/>
      <w:marLeft w:val="0"/>
      <w:marRight w:val="0"/>
      <w:marTop w:val="0"/>
      <w:marBottom w:val="0"/>
      <w:divBdr>
        <w:top w:val="none" w:sz="0" w:space="0" w:color="auto"/>
        <w:left w:val="none" w:sz="0" w:space="0" w:color="auto"/>
        <w:bottom w:val="none" w:sz="0" w:space="0" w:color="auto"/>
        <w:right w:val="none" w:sz="0" w:space="0" w:color="auto"/>
      </w:divBdr>
      <w:divsChild>
        <w:div w:id="378357177">
          <w:marLeft w:val="360"/>
          <w:marRight w:val="0"/>
          <w:marTop w:val="0"/>
          <w:marBottom w:val="200"/>
          <w:divBdr>
            <w:top w:val="none" w:sz="0" w:space="0" w:color="auto"/>
            <w:left w:val="none" w:sz="0" w:space="0" w:color="auto"/>
            <w:bottom w:val="none" w:sz="0" w:space="0" w:color="auto"/>
            <w:right w:val="none" w:sz="0" w:space="0" w:color="auto"/>
          </w:divBdr>
        </w:div>
        <w:div w:id="501824412">
          <w:marLeft w:val="360"/>
          <w:marRight w:val="0"/>
          <w:marTop w:val="0"/>
          <w:marBottom w:val="200"/>
          <w:divBdr>
            <w:top w:val="none" w:sz="0" w:space="0" w:color="auto"/>
            <w:left w:val="none" w:sz="0" w:space="0" w:color="auto"/>
            <w:bottom w:val="none" w:sz="0" w:space="0" w:color="auto"/>
            <w:right w:val="none" w:sz="0" w:space="0" w:color="auto"/>
          </w:divBdr>
        </w:div>
        <w:div w:id="1579170461">
          <w:marLeft w:val="360"/>
          <w:marRight w:val="0"/>
          <w:marTop w:val="0"/>
          <w:marBottom w:val="200"/>
          <w:divBdr>
            <w:top w:val="none" w:sz="0" w:space="0" w:color="auto"/>
            <w:left w:val="none" w:sz="0" w:space="0" w:color="auto"/>
            <w:bottom w:val="none" w:sz="0" w:space="0" w:color="auto"/>
            <w:right w:val="none" w:sz="0" w:space="0" w:color="auto"/>
          </w:divBdr>
        </w:div>
        <w:div w:id="2003268715">
          <w:marLeft w:val="360"/>
          <w:marRight w:val="0"/>
          <w:marTop w:val="0"/>
          <w:marBottom w:val="200"/>
          <w:divBdr>
            <w:top w:val="none" w:sz="0" w:space="0" w:color="auto"/>
            <w:left w:val="none" w:sz="0" w:space="0" w:color="auto"/>
            <w:bottom w:val="none" w:sz="0" w:space="0" w:color="auto"/>
            <w:right w:val="none" w:sz="0" w:space="0" w:color="auto"/>
          </w:divBdr>
        </w:div>
      </w:divsChild>
    </w:div>
    <w:div w:id="1936740299">
      <w:bodyDiv w:val="1"/>
      <w:marLeft w:val="0"/>
      <w:marRight w:val="0"/>
      <w:marTop w:val="0"/>
      <w:marBottom w:val="0"/>
      <w:divBdr>
        <w:top w:val="none" w:sz="0" w:space="0" w:color="auto"/>
        <w:left w:val="none" w:sz="0" w:space="0" w:color="auto"/>
        <w:bottom w:val="none" w:sz="0" w:space="0" w:color="auto"/>
        <w:right w:val="none" w:sz="0" w:space="0" w:color="auto"/>
      </w:divBdr>
    </w:div>
    <w:div w:id="20280992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microsoft.com/office/2011/relationships/people" Target="peop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1023</Words>
  <Characters>5833</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National Cancer Institute</Company>
  <LinksUpToDate>false</LinksUpToDate>
  <CharactersWithSpaces>6843</CharactersWithSpaces>
  <SharedDoc>false</SharedDoc>
  <HLinks>
    <vt:vector size="12" baseType="variant">
      <vt:variant>
        <vt:i4>7733365</vt:i4>
      </vt:variant>
      <vt:variant>
        <vt:i4>3</vt:i4>
      </vt:variant>
      <vt:variant>
        <vt:i4>0</vt:i4>
      </vt:variant>
      <vt:variant>
        <vt:i4>5</vt:i4>
      </vt:variant>
      <vt:variant>
        <vt:lpwstr>https://ncisvn.nci.nih.gov/svn/iscs/greensheets/Requirements/Work documents/High level list of features.doc</vt:lpwstr>
      </vt:variant>
      <vt:variant>
        <vt:lpwstr/>
      </vt:variant>
      <vt:variant>
        <vt:i4>7864446</vt:i4>
      </vt:variant>
      <vt:variant>
        <vt:i4>0</vt:i4>
      </vt:variant>
      <vt:variant>
        <vt:i4>0</vt:i4>
      </vt:variant>
      <vt:variant>
        <vt:i4>5</vt:i4>
      </vt:variant>
      <vt:variant>
        <vt:lpwstr>https://wiki.nci.nih.gov/display/CBIITscimanag/GreenSheets+Analysis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Tulchinskaya, Gaby (NIH/NCI) [C]</dc:creator>
  <cp:lastModifiedBy>Microsoft Office User</cp:lastModifiedBy>
  <cp:revision>3</cp:revision>
  <dcterms:created xsi:type="dcterms:W3CDTF">2017-04-18T18:16:00Z</dcterms:created>
  <dcterms:modified xsi:type="dcterms:W3CDTF">2017-04-19T17:37:00Z</dcterms:modified>
</cp:coreProperties>
</file>