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604" w:rsidRDefault="00037604" w:rsidP="00037604">
      <w:pPr>
        <w:pStyle w:val="Title"/>
      </w:pPr>
      <w:proofErr w:type="spellStart"/>
      <w:r>
        <w:t>Greensheets</w:t>
      </w:r>
      <w:proofErr w:type="spellEnd"/>
      <w:r>
        <w:t xml:space="preserve"> </w:t>
      </w:r>
      <w:r w:rsidR="00DD6CE3">
        <w:t>re-design (8/11/2016)</w:t>
      </w:r>
    </w:p>
    <w:p w:rsidR="00037604" w:rsidRDefault="00037604"/>
    <w:p w:rsidR="00C277BD" w:rsidRPr="00037604" w:rsidRDefault="00772EE4" w:rsidP="00037604">
      <w:pPr>
        <w:pStyle w:val="Heading2"/>
        <w:rPr>
          <w:b/>
          <w:color w:val="auto"/>
        </w:rPr>
      </w:pPr>
      <w:r w:rsidRPr="00037604">
        <w:rPr>
          <w:b/>
          <w:color w:val="auto"/>
        </w:rPr>
        <w:t>Goa</w:t>
      </w:r>
      <w:r w:rsidR="00037604" w:rsidRPr="00037604">
        <w:rPr>
          <w:b/>
          <w:color w:val="auto"/>
        </w:rPr>
        <w:t>l</w:t>
      </w:r>
      <w:r w:rsidRPr="00037604">
        <w:rPr>
          <w:b/>
          <w:color w:val="auto"/>
        </w:rPr>
        <w:t>s:</w:t>
      </w:r>
    </w:p>
    <w:p w:rsidR="00772EE4" w:rsidRDefault="00772EE4" w:rsidP="003D3CD0">
      <w:pPr>
        <w:pStyle w:val="ListParagraph"/>
        <w:numPr>
          <w:ilvl w:val="0"/>
          <w:numId w:val="3"/>
        </w:numPr>
      </w:pPr>
      <w:r>
        <w:t>Follow up on revised awards (</w:t>
      </w:r>
      <w:r w:rsidR="00F1462D">
        <w:t xml:space="preserve">Additional questions and </w:t>
      </w:r>
      <w:r>
        <w:t>clarifications)</w:t>
      </w:r>
    </w:p>
    <w:p w:rsidR="00772EE4" w:rsidRDefault="00772EE4" w:rsidP="003D3CD0">
      <w:pPr>
        <w:pStyle w:val="ListParagraph"/>
        <w:numPr>
          <w:ilvl w:val="0"/>
          <w:numId w:val="3"/>
        </w:numPr>
      </w:pPr>
      <w:r w:rsidRPr="003D3CD0">
        <w:rPr>
          <w:u w:val="single"/>
        </w:rPr>
        <w:t>On conceptual level</w:t>
      </w:r>
      <w:r w:rsidRPr="007F1E72">
        <w:t xml:space="preserve"> discuss</w:t>
      </w:r>
      <w:r w:rsidR="00037604">
        <w:t xml:space="preserve"> </w:t>
      </w:r>
      <w:proofErr w:type="spellStart"/>
      <w:r w:rsidR="00037604">
        <w:t>greensheets</w:t>
      </w:r>
      <w:proofErr w:type="spellEnd"/>
      <w:r w:rsidR="00037604">
        <w:t xml:space="preserve"> versioning and select reconciliation method</w:t>
      </w:r>
      <w:r w:rsidR="00A15BA4">
        <w:t xml:space="preserve"> (if needed)</w:t>
      </w:r>
      <w:r w:rsidR="00037604">
        <w:t>.</w:t>
      </w:r>
    </w:p>
    <w:p w:rsidR="00F1462D" w:rsidRDefault="00F1462D" w:rsidP="000B3282">
      <w:pPr>
        <w:jc w:val="center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3D3CD0" w:rsidRDefault="00F1462D" w:rsidP="000B3282">
      <w:pPr>
        <w:jc w:val="center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>Additional questions and c</w:t>
      </w:r>
      <w:r w:rsidR="003D3CD0" w:rsidRPr="003D3CD0">
        <w:rPr>
          <w:rFonts w:asciiTheme="majorHAnsi" w:eastAsiaTheme="majorEastAsia" w:hAnsiTheme="majorHAnsi" w:cstheme="majorBidi"/>
          <w:b/>
          <w:sz w:val="26"/>
          <w:szCs w:val="26"/>
        </w:rPr>
        <w:t>larifications for revised awards discussion:</w:t>
      </w:r>
    </w:p>
    <w:p w:rsidR="003D3CD0" w:rsidRDefault="00B96E61" w:rsidP="003D3CD0">
      <w:pPr>
        <w:pStyle w:val="ListParagraph"/>
        <w:numPr>
          <w:ilvl w:val="0"/>
          <w:numId w:val="1"/>
        </w:numPr>
      </w:pPr>
      <w:r>
        <w:t>Please clarify CBIIT u</w:t>
      </w:r>
      <w:r w:rsidR="003D3CD0">
        <w:t>nderstanding of the requirement that “</w:t>
      </w:r>
      <w:r w:rsidR="003D3CD0" w:rsidRPr="00C400E8">
        <w:rPr>
          <w:i/>
        </w:rPr>
        <w:t xml:space="preserve">revisions </w:t>
      </w:r>
      <w:proofErr w:type="spellStart"/>
      <w:r w:rsidR="003D3CD0" w:rsidRPr="00C400E8">
        <w:rPr>
          <w:i/>
        </w:rPr>
        <w:t>greensheets</w:t>
      </w:r>
      <w:proofErr w:type="spellEnd"/>
      <w:r w:rsidR="003D3CD0" w:rsidRPr="00C400E8">
        <w:rPr>
          <w:i/>
        </w:rPr>
        <w:t xml:space="preserve"> (forms) must be part of official document file</w:t>
      </w:r>
      <w:r w:rsidR="003D3CD0">
        <w:t>”</w:t>
      </w:r>
    </w:p>
    <w:p w:rsidR="00F1462D" w:rsidRDefault="00F1462D" w:rsidP="003D3CD0">
      <w:pPr>
        <w:pStyle w:val="ListParagraph"/>
        <w:rPr>
          <w:u w:val="single"/>
        </w:rPr>
      </w:pPr>
    </w:p>
    <w:p w:rsidR="003D3CD0" w:rsidRDefault="003D3CD0" w:rsidP="003D3CD0">
      <w:pPr>
        <w:pStyle w:val="ListParagraph"/>
        <w:rPr>
          <w:u w:val="single"/>
        </w:rPr>
      </w:pPr>
      <w:r w:rsidRPr="00681CDB">
        <w:rPr>
          <w:u w:val="single"/>
        </w:rPr>
        <w:t>That means:</w:t>
      </w:r>
    </w:p>
    <w:p w:rsidR="00B96E61" w:rsidRDefault="003D3CD0" w:rsidP="003D3CD0">
      <w:pPr>
        <w:pStyle w:val="ListParagraph"/>
        <w:numPr>
          <w:ilvl w:val="0"/>
          <w:numId w:val="2"/>
        </w:numPr>
      </w:pPr>
      <w:proofErr w:type="spellStart"/>
      <w:r>
        <w:t>eGrants</w:t>
      </w:r>
      <w:proofErr w:type="spellEnd"/>
      <w:r>
        <w:t xml:space="preserve"> will provide a link </w:t>
      </w:r>
      <w:r w:rsidR="00681CDB">
        <w:t xml:space="preserve">to revision </w:t>
      </w:r>
      <w:proofErr w:type="spellStart"/>
      <w:r w:rsidR="00681CDB">
        <w:t>greensheet</w:t>
      </w:r>
      <w:proofErr w:type="spellEnd"/>
      <w:r w:rsidR="00681CDB">
        <w:t xml:space="preserve"> next to award </w:t>
      </w:r>
      <w:proofErr w:type="spellStart"/>
      <w:r w:rsidR="00681CDB">
        <w:t>greensheets</w:t>
      </w:r>
      <w:proofErr w:type="spellEnd"/>
      <w:r w:rsidR="00681CDB">
        <w:t xml:space="preserve"> link</w:t>
      </w:r>
      <w:r w:rsidR="00E0008F">
        <w:t xml:space="preserve">s. Link in </w:t>
      </w:r>
      <w:proofErr w:type="spellStart"/>
      <w:r w:rsidR="00E0008F">
        <w:t>eGrants</w:t>
      </w:r>
      <w:proofErr w:type="spellEnd"/>
      <w:r w:rsidR="00E0008F">
        <w:t xml:space="preserve"> will appear </w:t>
      </w:r>
      <w:r w:rsidR="003C7B85">
        <w:t xml:space="preserve">when </w:t>
      </w:r>
      <w:r w:rsidR="00E0008F">
        <w:t xml:space="preserve">revision </w:t>
      </w:r>
      <w:proofErr w:type="spellStart"/>
      <w:r w:rsidR="00E0008F">
        <w:t>greensheet</w:t>
      </w:r>
      <w:proofErr w:type="spellEnd"/>
      <w:r w:rsidR="003C7B85">
        <w:t xml:space="preserve"> is </w:t>
      </w:r>
      <w:del w:id="0" w:author="Tulchinskaya, Gaby (NIH/NCI) [C]" w:date="2016-08-11T16:50:00Z">
        <w:r w:rsidR="003C7B85" w:rsidDel="00697F02">
          <w:delText>submitted</w:delText>
        </w:r>
        <w:r w:rsidR="00E0008F" w:rsidDel="00697F02">
          <w:delText xml:space="preserve"> </w:delText>
        </w:r>
      </w:del>
      <w:ins w:id="1" w:author="Tulchinskaya, Gaby (NIH/NCI) [C]" w:date="2016-08-11T16:50:00Z">
        <w:r w:rsidR="00697F02">
          <w:t>frozen</w:t>
        </w:r>
        <w:r w:rsidR="00697F02">
          <w:t xml:space="preserve"> </w:t>
        </w:r>
      </w:ins>
      <w:r w:rsidR="00E0008F">
        <w:t>(S</w:t>
      </w:r>
      <w:r w:rsidR="003C7B85">
        <w:t>tatus</w:t>
      </w:r>
      <w:r w:rsidR="00E0008F">
        <w:t xml:space="preserve"> is</w:t>
      </w:r>
      <w:r w:rsidR="003C7B85">
        <w:t xml:space="preserve"> </w:t>
      </w:r>
      <w:del w:id="2" w:author="Tulchinskaya, Gaby (NIH/NCI) [C]" w:date="2016-08-11T16:50:00Z">
        <w:r w:rsidR="003C7B85" w:rsidDel="00697F02">
          <w:delText>‘</w:delText>
        </w:r>
        <w:r w:rsidR="00E0008F" w:rsidDel="00697F02">
          <w:delText>S</w:delText>
        </w:r>
        <w:r w:rsidR="003C7B85" w:rsidDel="00697F02">
          <w:delText xml:space="preserve">ubmitted’ or </w:delText>
        </w:r>
      </w:del>
      <w:r w:rsidR="003C7B85">
        <w:t>‘</w:t>
      </w:r>
      <w:r w:rsidR="00E0008F">
        <w:t>F</w:t>
      </w:r>
      <w:r w:rsidR="003C7B85">
        <w:t>rozen”</w:t>
      </w:r>
      <w:r w:rsidR="00E0008F">
        <w:t xml:space="preserve">). </w:t>
      </w:r>
      <w:r w:rsidR="00E0008F" w:rsidRPr="00E0008F">
        <w:rPr>
          <w:b/>
        </w:rPr>
        <w:t xml:space="preserve">That means revision </w:t>
      </w:r>
      <w:proofErr w:type="spellStart"/>
      <w:r w:rsidR="00E0008F" w:rsidRPr="00E0008F">
        <w:rPr>
          <w:b/>
        </w:rPr>
        <w:t>greensheet</w:t>
      </w:r>
      <w:proofErr w:type="spellEnd"/>
      <w:r w:rsidR="00E0008F" w:rsidRPr="00E0008F">
        <w:rPr>
          <w:b/>
        </w:rPr>
        <w:t xml:space="preserve"> will NOT be editable accessing via </w:t>
      </w:r>
      <w:proofErr w:type="spellStart"/>
      <w:r w:rsidR="00E0008F" w:rsidRPr="00E0008F">
        <w:rPr>
          <w:b/>
        </w:rPr>
        <w:t>eGRANTS</w:t>
      </w:r>
      <w:proofErr w:type="spellEnd"/>
      <w:r w:rsidR="00E0008F" w:rsidRPr="00E0008F">
        <w:rPr>
          <w:b/>
        </w:rPr>
        <w:t xml:space="preserve"> (please confirm</w:t>
      </w:r>
      <w:ins w:id="3" w:author="Tulchinskaya, Gaby (NIH/NCI) [C]" w:date="2016-08-11T16:50:00Z">
        <w:r w:rsidR="00697F02">
          <w:rPr>
            <w:b/>
          </w:rPr>
          <w:t xml:space="preserve"> - confirmed</w:t>
        </w:r>
      </w:ins>
      <w:r w:rsidR="00E0008F" w:rsidRPr="00E0008F">
        <w:rPr>
          <w:b/>
        </w:rPr>
        <w:t>).</w:t>
      </w:r>
    </w:p>
    <w:p w:rsidR="003C7B85" w:rsidRDefault="003C7B85" w:rsidP="003D3CD0">
      <w:pPr>
        <w:pStyle w:val="ListParagraph"/>
        <w:numPr>
          <w:ilvl w:val="0"/>
          <w:numId w:val="2"/>
        </w:numPr>
      </w:pPr>
      <w:r>
        <w:t xml:space="preserve">Should the link </w:t>
      </w:r>
      <w:r w:rsidR="00E0008F">
        <w:t xml:space="preserve">in </w:t>
      </w:r>
      <w:proofErr w:type="spellStart"/>
      <w:r w:rsidR="00E0008F">
        <w:t>eGrants</w:t>
      </w:r>
      <w:proofErr w:type="spellEnd"/>
      <w:r w:rsidR="00E0008F">
        <w:t xml:space="preserve"> </w:t>
      </w:r>
      <w:r>
        <w:t xml:space="preserve">disappear </w:t>
      </w:r>
      <w:r w:rsidR="00E0008F">
        <w:t xml:space="preserve">if </w:t>
      </w:r>
      <w:proofErr w:type="spellStart"/>
      <w:r w:rsidR="00E0008F">
        <w:t>greensheet</w:t>
      </w:r>
      <w:proofErr w:type="spellEnd"/>
      <w:r w:rsidR="00E0008F">
        <w:t xml:space="preserve"> has been </w:t>
      </w:r>
      <w:r>
        <w:t>un</w:t>
      </w:r>
      <w:r w:rsidR="00E0008F">
        <w:t>-</w:t>
      </w:r>
      <w:r>
        <w:t xml:space="preserve">submitted </w:t>
      </w:r>
      <w:r w:rsidR="00E0008F">
        <w:t>(</w:t>
      </w:r>
      <w:r>
        <w:t>status</w:t>
      </w:r>
      <w:r w:rsidR="00E0008F">
        <w:t xml:space="preserve"> is “</w:t>
      </w:r>
      <w:proofErr w:type="spellStart"/>
      <w:r w:rsidR="00E0008F">
        <w:t>Unsubmitted</w:t>
      </w:r>
      <w:proofErr w:type="spellEnd"/>
      <w:r w:rsidR="00E0008F">
        <w:t>”)</w:t>
      </w:r>
      <w:r>
        <w:t xml:space="preserve">? </w:t>
      </w:r>
      <w:ins w:id="4" w:author="Tulchinskaya, Gaby (NIH/NCI) [C]" w:date="2016-08-11T16:50:00Z">
        <w:r w:rsidR="00697F02">
          <w:t>– n/a</w:t>
        </w:r>
      </w:ins>
    </w:p>
    <w:p w:rsidR="00B96E61" w:rsidRDefault="00B96E61" w:rsidP="00B96E61">
      <w:pPr>
        <w:pStyle w:val="ListParagraph"/>
        <w:numPr>
          <w:ilvl w:val="0"/>
          <w:numId w:val="2"/>
        </w:numPr>
      </w:pPr>
      <w:r>
        <w:t xml:space="preserve">CBIIT task will be </w:t>
      </w:r>
      <w:r w:rsidR="009A6712">
        <w:t xml:space="preserve">to </w:t>
      </w:r>
      <w:r>
        <w:t>test integration point</w:t>
      </w:r>
      <w:r w:rsidR="008E2845">
        <w:t xml:space="preserve">; coordination is needed between CBIIT and </w:t>
      </w:r>
      <w:proofErr w:type="spellStart"/>
      <w:r w:rsidR="008E2845">
        <w:t>eGrants</w:t>
      </w:r>
      <w:proofErr w:type="spellEnd"/>
      <w:r w:rsidR="008E2845">
        <w:t xml:space="preserve"> dev teams</w:t>
      </w:r>
      <w:r>
        <w:t>.</w:t>
      </w:r>
      <w:ins w:id="5" w:author="Tulchinskaya, Gaby (NIH/NCI) [C]" w:date="2016-08-11T16:50:00Z">
        <w:r w:rsidR="00697F02">
          <w:t xml:space="preserve"> - yes</w:t>
        </w:r>
      </w:ins>
    </w:p>
    <w:p w:rsidR="00F1462D" w:rsidRDefault="00661F6C" w:rsidP="00661F6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B25990" wp14:editId="2022CED8">
                <wp:simplePos x="0" y="0"/>
                <wp:positionH relativeFrom="column">
                  <wp:posOffset>-250630</wp:posOffset>
                </wp:positionH>
                <wp:positionV relativeFrom="paragraph">
                  <wp:posOffset>4177861</wp:posOffset>
                </wp:positionV>
                <wp:extent cx="914400" cy="74377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4377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3104" w:rsidRPr="00E83104" w:rsidRDefault="00E83104" w:rsidP="00E8310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r w:rsidRPr="00E83104">
                              <w:rPr>
                                <w:color w:val="FF0000"/>
                              </w:rPr>
                              <w:t>Revision link</w:t>
                            </w:r>
                            <w:r>
                              <w:rPr>
                                <w:color w:val="FF0000"/>
                              </w:rPr>
                              <w:t>(s)</w:t>
                            </w:r>
                            <w:r w:rsidR="00E0008F">
                              <w:rPr>
                                <w:color w:val="FF0000"/>
                              </w:rPr>
                              <w:t xml:space="preserve"> will be displayed when revision GS is in status “Frozen”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2599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9.75pt;margin-top:328.95pt;width:1in;height:58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" stroked="f">
                <v:textbox inset="0,0,0,0">
                  <w:txbxContent>
                    <w:p w:rsidR="00E83104" w:rsidRPr="00E83104" w:rsidRDefault="00E83104" w:rsidP="00E8310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r w:rsidRPr="00E83104">
                        <w:rPr>
                          <w:color w:val="FF0000"/>
                        </w:rPr>
                        <w:t>Revision link</w:t>
                      </w:r>
                      <w:r>
                        <w:rPr>
                          <w:color w:val="FF0000"/>
                        </w:rPr>
                        <w:t>(s)</w:t>
                      </w:r>
                      <w:r w:rsidR="00E0008F">
                        <w:rPr>
                          <w:color w:val="FF0000"/>
                        </w:rPr>
                        <w:t xml:space="preserve"> will be displayed when revision GS is in status “Frozen”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A539A8" wp14:editId="74A18458">
                <wp:simplePos x="0" y="0"/>
                <wp:positionH relativeFrom="column">
                  <wp:posOffset>-195873</wp:posOffset>
                </wp:positionH>
                <wp:positionV relativeFrom="paragraph">
                  <wp:posOffset>5013032</wp:posOffset>
                </wp:positionV>
                <wp:extent cx="831850" cy="107950"/>
                <wp:effectExtent l="0" t="19050" r="44450" b="4445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07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5AE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-15.4pt;margin-top:394.75pt;width:65.5pt;height: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" adj="20198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5F2B83" wp14:editId="2515310F">
                <wp:simplePos x="0" y="0"/>
                <wp:positionH relativeFrom="column">
                  <wp:posOffset>826037</wp:posOffset>
                </wp:positionH>
                <wp:positionV relativeFrom="paragraph">
                  <wp:posOffset>4764747</wp:posOffset>
                </wp:positionV>
                <wp:extent cx="1061085" cy="353060"/>
                <wp:effectExtent l="0" t="0" r="2476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85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A3DBD" id="Rectangle 2" o:spid="_x0000_s1026" style="position:absolute;margin-left:65.05pt;margin-top:375.2pt;width:83.55pt;height:2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7285892" cy="555836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36"/>
                    <a:stretch/>
                  </pic:blipFill>
                  <pic:spPr bwMode="auto">
                    <a:xfrm>
                      <a:off x="0" y="0"/>
                      <a:ext cx="7290744" cy="556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CDB" w:rsidRDefault="00681CDB" w:rsidP="00681CDB">
      <w:pPr>
        <w:pStyle w:val="ListParagraph"/>
        <w:ind w:left="1080"/>
      </w:pPr>
    </w:p>
    <w:p w:rsidR="009A6712" w:rsidRDefault="00E0008F" w:rsidP="00681CDB">
      <w:pPr>
        <w:pStyle w:val="ListParagraph"/>
        <w:numPr>
          <w:ilvl w:val="0"/>
          <w:numId w:val="2"/>
        </w:numPr>
      </w:pPr>
      <w:r>
        <w:lastRenderedPageBreak/>
        <w:t xml:space="preserve">CBIIT </w:t>
      </w:r>
      <w:r w:rsidR="008F4B68">
        <w:t>is not planning</w:t>
      </w:r>
      <w:r>
        <w:t xml:space="preserve"> to make any modifications to </w:t>
      </w:r>
      <w:proofErr w:type="spellStart"/>
      <w:r>
        <w:t>YourGrants</w:t>
      </w:r>
      <w:proofErr w:type="spellEnd"/>
      <w:r>
        <w:t xml:space="preserve"> and Notification systems related to revised awards s</w:t>
      </w:r>
      <w:r w:rsidR="009A6712">
        <w:t xml:space="preserve">ince the users of </w:t>
      </w:r>
      <w:proofErr w:type="spellStart"/>
      <w:r w:rsidR="009A6712">
        <w:t>YourGrants</w:t>
      </w:r>
      <w:proofErr w:type="spellEnd"/>
      <w:r w:rsidR="009A6712">
        <w:t xml:space="preserve"> and Notification systems are program staff</w:t>
      </w:r>
      <w:r>
        <w:t xml:space="preserve">. </w:t>
      </w:r>
      <w:ins w:id="6" w:author="Tulchinskaya, Gaby (NIH/NCI) [C]" w:date="2016-08-11T16:51:00Z">
        <w:r w:rsidR="00DC1930">
          <w:t xml:space="preserve">– Acknowledged by OGA </w:t>
        </w:r>
      </w:ins>
    </w:p>
    <w:p w:rsidR="00681CDB" w:rsidRDefault="009A6712" w:rsidP="009A6712">
      <w:pPr>
        <w:pStyle w:val="ListParagraph"/>
        <w:numPr>
          <w:ilvl w:val="1"/>
          <w:numId w:val="5"/>
        </w:numPr>
      </w:pPr>
      <w:r>
        <w:t xml:space="preserve">There is a search by GS status in these systems =&gt; not affected, keep search for AWARD </w:t>
      </w:r>
      <w:proofErr w:type="spellStart"/>
      <w:r w:rsidR="00FE1C89">
        <w:t>greensheets</w:t>
      </w:r>
      <w:proofErr w:type="spellEnd"/>
      <w:r>
        <w:t xml:space="preserve"> statuses only</w:t>
      </w:r>
    </w:p>
    <w:p w:rsidR="009A6712" w:rsidRDefault="009A6712" w:rsidP="009A6712">
      <w:pPr>
        <w:pStyle w:val="ListParagraph"/>
        <w:numPr>
          <w:ilvl w:val="1"/>
          <w:numId w:val="5"/>
        </w:numPr>
      </w:pPr>
      <w:r>
        <w:t>Keep displaying</w:t>
      </w:r>
      <w:r w:rsidR="00FE1C89">
        <w:t xml:space="preserve"> only</w:t>
      </w:r>
      <w:r>
        <w:t xml:space="preserve"> AWARD </w:t>
      </w:r>
      <w:proofErr w:type="spellStart"/>
      <w:r w:rsidR="00FE1C89">
        <w:t>greensheets</w:t>
      </w:r>
      <w:proofErr w:type="spellEnd"/>
      <w:r>
        <w:t xml:space="preserve"> according to existing rules</w:t>
      </w:r>
    </w:p>
    <w:p w:rsidR="009A6712" w:rsidRDefault="009A6712" w:rsidP="009A6712">
      <w:pPr>
        <w:pStyle w:val="ListParagraph"/>
        <w:numPr>
          <w:ilvl w:val="1"/>
          <w:numId w:val="5"/>
        </w:numPr>
      </w:pPr>
      <w:r>
        <w:t xml:space="preserve">No need to modify Details report =&gt; keep displaying statuses for AWARD </w:t>
      </w:r>
      <w:proofErr w:type="spellStart"/>
      <w:r w:rsidR="00FE1C89">
        <w:t>greensheets</w:t>
      </w:r>
      <w:proofErr w:type="spellEnd"/>
      <w:r>
        <w:t xml:space="preserve"> only</w:t>
      </w:r>
    </w:p>
    <w:p w:rsidR="003D3CD0" w:rsidRDefault="009A671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6FDC4" wp14:editId="28A21934">
                <wp:simplePos x="0" y="0"/>
                <wp:positionH relativeFrom="column">
                  <wp:posOffset>2884714</wp:posOffset>
                </wp:positionH>
                <wp:positionV relativeFrom="paragraph">
                  <wp:posOffset>3614057</wp:posOffset>
                </wp:positionV>
                <wp:extent cx="1251857" cy="653778"/>
                <wp:effectExtent l="0" t="0" r="24765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653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75BC5" id="Rectangle 16" o:spid="_x0000_s1026" style="position:absolute;margin-left:227.15pt;margin-top:284.55pt;width:98.55pt;height: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bemAIAAIcFAAAOAAAAZHJzL2Uyb0RvYy54bWysVMFu2zAMvQ/YPwi6r46zpmm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481C84" wp14:editId="1A7ADCA1">
            <wp:extent cx="5720443" cy="42679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568" t="6018" r="16469" b="4860"/>
                    <a:stretch/>
                  </pic:blipFill>
                  <pic:spPr bwMode="auto">
                    <a:xfrm>
                      <a:off x="0" y="0"/>
                      <a:ext cx="5754903" cy="429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604" w:rsidRDefault="009A67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EDCCF" wp14:editId="1619E69D">
                <wp:simplePos x="0" y="0"/>
                <wp:positionH relativeFrom="column">
                  <wp:posOffset>4033157</wp:posOffset>
                </wp:positionH>
                <wp:positionV relativeFrom="paragraph">
                  <wp:posOffset>173536</wp:posOffset>
                </wp:positionV>
                <wp:extent cx="1589314" cy="386861"/>
                <wp:effectExtent l="0" t="0" r="1143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14" cy="386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269B7" id="Rectangle 21" o:spid="_x0000_s1026" style="position:absolute;margin-left:317.55pt;margin-top:13.65pt;width:125.15pt;height:3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AB0E0C9" wp14:editId="6EAC715C">
            <wp:extent cx="5667120" cy="1213758"/>
            <wp:effectExtent l="19050" t="19050" r="1016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949" t="50842" r="18047" b="24704"/>
                    <a:stretch/>
                  </pic:blipFill>
                  <pic:spPr bwMode="auto">
                    <a:xfrm>
                      <a:off x="0" y="0"/>
                      <a:ext cx="5694842" cy="1219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9BD" w:rsidRDefault="009A671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95870A" wp14:editId="616A80B8">
                <wp:simplePos x="0" y="0"/>
                <wp:positionH relativeFrom="margin">
                  <wp:align>left</wp:align>
                </wp:positionH>
                <wp:positionV relativeFrom="paragraph">
                  <wp:posOffset>2157534</wp:posOffset>
                </wp:positionV>
                <wp:extent cx="3118170" cy="355235"/>
                <wp:effectExtent l="0" t="0" r="25400" b="260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170" cy="355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41D7" id="Rectangle 29" o:spid="_x0000_s1026" style="position:absolute;margin-left:0;margin-top:169.9pt;width:245.55pt;height:27.9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FCC556" wp14:editId="232B64B6">
            <wp:extent cx="7733013" cy="40386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9554"/>
                    <a:stretch/>
                  </pic:blipFill>
                  <pic:spPr bwMode="auto">
                    <a:xfrm>
                      <a:off x="0" y="0"/>
                      <a:ext cx="7765545" cy="405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9BD" w:rsidRPr="008F4B68" w:rsidRDefault="006579BD" w:rsidP="00CE6ACF">
      <w:pPr>
        <w:pStyle w:val="Heading2"/>
        <w:jc w:val="center"/>
        <w:rPr>
          <w:b/>
          <w:color w:val="auto"/>
          <w:sz w:val="28"/>
          <w:szCs w:val="28"/>
        </w:rPr>
      </w:pPr>
      <w:proofErr w:type="spellStart"/>
      <w:r w:rsidRPr="008F4B68">
        <w:rPr>
          <w:b/>
          <w:color w:val="auto"/>
          <w:sz w:val="28"/>
          <w:szCs w:val="28"/>
        </w:rPr>
        <w:lastRenderedPageBreak/>
        <w:t>Greensheet</w:t>
      </w:r>
      <w:proofErr w:type="spellEnd"/>
      <w:r w:rsidRPr="008F4B68">
        <w:rPr>
          <w:b/>
          <w:color w:val="auto"/>
          <w:sz w:val="28"/>
          <w:szCs w:val="28"/>
        </w:rPr>
        <w:t xml:space="preserve"> versioning</w:t>
      </w:r>
    </w:p>
    <w:p w:rsidR="006579BD" w:rsidRDefault="00077ED2" w:rsidP="006579BD">
      <w:r>
        <w:t>Please use mockups below the table for the discussion</w:t>
      </w:r>
    </w:p>
    <w:tbl>
      <w:tblPr>
        <w:tblStyle w:val="TableGrid"/>
        <w:tblW w:w="13495" w:type="dxa"/>
        <w:tblLook w:val="04A0" w:firstRow="1" w:lastRow="0" w:firstColumn="1" w:lastColumn="0" w:noHBand="0" w:noVBand="1"/>
      </w:tblPr>
      <w:tblGrid>
        <w:gridCol w:w="433"/>
        <w:gridCol w:w="2608"/>
        <w:gridCol w:w="4913"/>
        <w:gridCol w:w="5541"/>
      </w:tblGrid>
      <w:tr w:rsidR="00077ED2" w:rsidRPr="00A11842" w:rsidTr="00061518">
        <w:tc>
          <w:tcPr>
            <w:tcW w:w="433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>#</w:t>
            </w:r>
          </w:p>
        </w:tc>
        <w:tc>
          <w:tcPr>
            <w:tcW w:w="2608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 xml:space="preserve">Scenario when </w:t>
            </w:r>
            <w:r w:rsidRPr="00061518">
              <w:rPr>
                <w:b/>
              </w:rPr>
              <w:t>new FB module is promoted</w:t>
            </w:r>
            <w:r w:rsidRPr="00A11842">
              <w:rPr>
                <w:b/>
              </w:rPr>
              <w:t xml:space="preserve"> </w:t>
            </w:r>
          </w:p>
        </w:tc>
        <w:tc>
          <w:tcPr>
            <w:tcW w:w="4913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 xml:space="preserve">System behavior when user retrieves </w:t>
            </w:r>
            <w:proofErr w:type="spellStart"/>
            <w:r w:rsidRPr="00A11842">
              <w:rPr>
                <w:b/>
              </w:rPr>
              <w:t>greensheet</w:t>
            </w:r>
            <w:proofErr w:type="spellEnd"/>
          </w:p>
        </w:tc>
        <w:tc>
          <w:tcPr>
            <w:tcW w:w="5541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>Options</w:t>
            </w:r>
          </w:p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t>1</w:t>
            </w:r>
          </w:p>
        </w:tc>
        <w:tc>
          <w:tcPr>
            <w:tcW w:w="2608" w:type="dxa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is </w:t>
            </w:r>
            <w:r w:rsidR="0000411C">
              <w:t>in status “N</w:t>
            </w:r>
            <w:r w:rsidRPr="00A11842">
              <w:t xml:space="preserve">ot </w:t>
            </w:r>
            <w:r w:rsidR="0000411C">
              <w:t>S</w:t>
            </w:r>
            <w:r w:rsidRPr="00A11842">
              <w:t>tarted</w:t>
            </w:r>
            <w:r w:rsidR="0000411C">
              <w:t>”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Latest version of template (latest questions) is displayed</w:t>
            </w:r>
            <w:ins w:id="7" w:author="Tulchinskaya, Gaby (NIH/NCI) [C]" w:date="2016-08-11T16:52:00Z">
              <w:r w:rsidR="007659AA">
                <w:t xml:space="preserve"> - confirmed</w:t>
              </w:r>
            </w:ins>
          </w:p>
        </w:tc>
        <w:tc>
          <w:tcPr>
            <w:tcW w:w="5541" w:type="dxa"/>
          </w:tcPr>
          <w:p w:rsidR="00077ED2" w:rsidRPr="00A11842" w:rsidRDefault="00077ED2" w:rsidP="00E61CD1">
            <w:r w:rsidRPr="00A11842">
              <w:t>n/a</w:t>
            </w:r>
          </w:p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t>2</w:t>
            </w:r>
          </w:p>
        </w:tc>
        <w:tc>
          <w:tcPr>
            <w:tcW w:w="2608" w:type="dxa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is </w:t>
            </w:r>
            <w:r w:rsidR="0000411C">
              <w:t>in status “S</w:t>
            </w:r>
            <w:r w:rsidRPr="00A11842">
              <w:t>ubmitted</w:t>
            </w:r>
            <w:r w:rsidR="0000411C">
              <w:t>”</w:t>
            </w:r>
            <w:r w:rsidRPr="00A11842">
              <w:t xml:space="preserve"> and</w:t>
            </w:r>
            <w:r w:rsidR="00AF673F" w:rsidRPr="00A11842">
              <w:t>/or</w:t>
            </w:r>
            <w:r w:rsidRPr="00A11842">
              <w:t xml:space="preserve"> </w:t>
            </w:r>
            <w:r w:rsidR="0000411C">
              <w:t>“F</w:t>
            </w:r>
            <w:r w:rsidRPr="00A11842">
              <w:t>rozen</w:t>
            </w:r>
            <w:r w:rsidR="0000411C">
              <w:t>”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Version of template on the moment of submission is displayed. Read-only mode</w:t>
            </w:r>
            <w:ins w:id="8" w:author="Tulchinskaya, Gaby (NIH/NCI) [C]" w:date="2016-08-11T16:52:00Z">
              <w:r w:rsidR="007659AA">
                <w:t xml:space="preserve"> </w:t>
              </w:r>
              <w:r w:rsidR="007659AA">
                <w:t>- confirmed</w:t>
              </w:r>
            </w:ins>
          </w:p>
        </w:tc>
        <w:tc>
          <w:tcPr>
            <w:tcW w:w="5541" w:type="dxa"/>
          </w:tcPr>
          <w:p w:rsidR="00077ED2" w:rsidRPr="00A11842" w:rsidRDefault="00077ED2" w:rsidP="00E61CD1">
            <w:r w:rsidRPr="00A11842">
              <w:t>n/a</w:t>
            </w:r>
          </w:p>
        </w:tc>
      </w:tr>
      <w:tr w:rsidR="00061518" w:rsidRPr="00A11842" w:rsidTr="00061518">
        <w:tc>
          <w:tcPr>
            <w:tcW w:w="433" w:type="dxa"/>
          </w:tcPr>
          <w:p w:rsidR="00061518" w:rsidRPr="00A11842" w:rsidRDefault="00061518" w:rsidP="00E61CD1">
            <w:r>
              <w:t>3</w:t>
            </w:r>
          </w:p>
        </w:tc>
        <w:tc>
          <w:tcPr>
            <w:tcW w:w="7521" w:type="dxa"/>
            <w:gridSpan w:val="2"/>
          </w:tcPr>
          <w:p w:rsidR="00061518" w:rsidRPr="001727E3" w:rsidRDefault="00061518" w:rsidP="00061518">
            <w:pPr>
              <w:rPr>
                <w:color w:val="0070C0"/>
              </w:rPr>
            </w:pPr>
            <w:r w:rsidRPr="00716DB9">
              <w:t xml:space="preserve">Question: what is a desired behavior when </w:t>
            </w:r>
            <w:proofErr w:type="spellStart"/>
            <w:r w:rsidRPr="00716DB9">
              <w:t>greensheet</w:t>
            </w:r>
            <w:proofErr w:type="spellEnd"/>
            <w:r w:rsidRPr="00716DB9">
              <w:t xml:space="preserve"> is in status “Saved”?  </w:t>
            </w:r>
          </w:p>
        </w:tc>
        <w:tc>
          <w:tcPr>
            <w:tcW w:w="5541" w:type="dxa"/>
          </w:tcPr>
          <w:p w:rsidR="00061518" w:rsidRDefault="00061518" w:rsidP="00E61CD1">
            <w:r w:rsidRPr="00061518">
              <w:rPr>
                <w:b/>
              </w:rPr>
              <w:t>Option 1</w:t>
            </w:r>
            <w:r>
              <w:t xml:space="preserve">: do not display a new version of template. Let user complete and submit the version s/he started to work with. </w:t>
            </w:r>
          </w:p>
          <w:p w:rsidR="00061518" w:rsidRDefault="00061518" w:rsidP="00E61CD1"/>
          <w:p w:rsidR="00061518" w:rsidRPr="00A11842" w:rsidRDefault="00061518" w:rsidP="00E61CD1">
            <w:r w:rsidRPr="00061518">
              <w:rPr>
                <w:b/>
              </w:rPr>
              <w:t>Option 2:</w:t>
            </w:r>
            <w:r>
              <w:t xml:space="preserve"> User should always complete and submit CURRENT version (latest version that has been promoted). Ability to copy appropriate data from prior version(s) should be provided. </w:t>
            </w:r>
            <w:ins w:id="9" w:author="Tulchinskaya, Gaby (NIH/NCI) [C]" w:date="2016-08-11T16:52:00Z">
              <w:r w:rsidR="007659AA">
                <w:t xml:space="preserve">– This option has been selected. </w:t>
              </w:r>
            </w:ins>
            <w:r w:rsidRPr="007659AA">
              <w:t>If this option is selected, see 3a below for details.</w:t>
            </w:r>
            <w:r>
              <w:t xml:space="preserve"> </w:t>
            </w:r>
          </w:p>
        </w:tc>
      </w:tr>
      <w:tr w:rsidR="00077ED2" w:rsidRPr="00A11842" w:rsidTr="00061518">
        <w:tc>
          <w:tcPr>
            <w:tcW w:w="433" w:type="dxa"/>
            <w:vMerge w:val="restart"/>
          </w:tcPr>
          <w:p w:rsidR="00077ED2" w:rsidRPr="00A11842" w:rsidRDefault="00077ED2" w:rsidP="00E61CD1">
            <w:r w:rsidRPr="00A11842">
              <w:t>3</w:t>
            </w:r>
            <w:r w:rsidR="000E677E">
              <w:t>a</w:t>
            </w:r>
          </w:p>
        </w:tc>
        <w:tc>
          <w:tcPr>
            <w:tcW w:w="2608" w:type="dxa"/>
            <w:vMerge w:val="restart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</w:t>
            </w:r>
            <w:r w:rsidR="0000411C" w:rsidRPr="00A11842">
              <w:t xml:space="preserve">is </w:t>
            </w:r>
            <w:r w:rsidR="0000411C">
              <w:t>in status</w:t>
            </w:r>
            <w:r w:rsidRPr="00A11842">
              <w:t xml:space="preserve"> </w:t>
            </w:r>
            <w:r w:rsidR="0000411C">
              <w:t>“S</w:t>
            </w:r>
            <w:r w:rsidRPr="00A11842">
              <w:t>aved</w:t>
            </w:r>
            <w:r w:rsidR="0000411C">
              <w:t>” (</w:t>
            </w:r>
            <w:r w:rsidRPr="00A11842">
              <w:t xml:space="preserve">not </w:t>
            </w:r>
            <w:r w:rsidR="0000411C">
              <w:t xml:space="preserve">yet </w:t>
            </w:r>
            <w:r w:rsidRPr="00A11842">
              <w:t>submitted</w:t>
            </w:r>
            <w:r w:rsidR="0000411C">
              <w:t>)</w:t>
            </w:r>
          </w:p>
        </w:tc>
        <w:tc>
          <w:tcPr>
            <w:tcW w:w="4913" w:type="dxa"/>
            <w:vMerge w:val="restart"/>
          </w:tcPr>
          <w:p w:rsidR="00077ED2" w:rsidRPr="00A11842" w:rsidRDefault="00077ED2" w:rsidP="00E61CD1">
            <w:r w:rsidRPr="00A11842">
              <w:t>The system:</w:t>
            </w:r>
          </w:p>
          <w:p w:rsidR="00061518" w:rsidRDefault="00061518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Displays newly promoted template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 xml:space="preserve">Displays a message that </w:t>
            </w:r>
            <w:r w:rsidR="00037B7D" w:rsidRPr="00A11842">
              <w:t xml:space="preserve">the </w:t>
            </w:r>
            <w:r w:rsidRPr="00A11842">
              <w:t xml:space="preserve">template has </w:t>
            </w:r>
            <w:r w:rsidR="00037B7D" w:rsidRPr="00A11842">
              <w:t>changed</w:t>
            </w:r>
            <w:r w:rsidRPr="00A11842">
              <w:t xml:space="preserve"> and </w:t>
            </w:r>
            <w:r w:rsidR="00106535" w:rsidRPr="00A11842">
              <w:t>instructions</w:t>
            </w:r>
            <w:r w:rsidR="00037B7D" w:rsidRPr="00A11842">
              <w:t xml:space="preserve"> to a user</w:t>
            </w:r>
            <w:r w:rsidR="00106535" w:rsidRPr="00A11842">
              <w:t xml:space="preserve"> (according to a selected option</w:t>
            </w:r>
            <w:r w:rsidR="00E3518A">
              <w:t xml:space="preserve"> on the right</w:t>
            </w:r>
            <w:r w:rsidR="00106535" w:rsidRPr="00A11842">
              <w:t>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Keeps prior version</w:t>
            </w:r>
            <w:r w:rsidR="00F124D9">
              <w:t>(s)</w:t>
            </w:r>
            <w:r w:rsidRPr="00A11842">
              <w:t xml:space="preserve"> of </w:t>
            </w:r>
            <w:proofErr w:type="spellStart"/>
            <w:r w:rsidRPr="00A11842">
              <w:t>greensheet</w:t>
            </w:r>
            <w:proofErr w:type="spellEnd"/>
            <w:r w:rsidRPr="00A11842">
              <w:t xml:space="preserve"> with answers and attachments (it will be displayed in read-only mode</w:t>
            </w:r>
            <w:r w:rsidR="00F124D9">
              <w:t>; version date will be displayed</w:t>
            </w:r>
            <w:r w:rsidRPr="00A11842">
              <w:t>) until the next version is submitted. User can open this version in a separate browser window.</w:t>
            </w:r>
            <w:ins w:id="10" w:author="Tulchinskaya, Gaby (NIH/NCI) [C]" w:date="2016-08-11T17:03:00Z">
              <w:r w:rsidR="00CE5FE0">
                <w:t xml:space="preserve"> – Not needed</w:t>
              </w:r>
            </w:ins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For the next step – see options (</w:t>
            </w:r>
            <w:r w:rsidR="00106535" w:rsidRPr="00A11842">
              <w:t xml:space="preserve">OGA </w:t>
            </w:r>
            <w:r w:rsidRPr="00A11842">
              <w:t>need</w:t>
            </w:r>
            <w:r w:rsidR="00106535" w:rsidRPr="00A11842">
              <w:t>s</w:t>
            </w:r>
            <w:r w:rsidRPr="00A11842">
              <w:t xml:space="preserve"> to </w:t>
            </w:r>
            <w:r w:rsidR="00106535" w:rsidRPr="00A11842">
              <w:t>select</w:t>
            </w:r>
            <w:r w:rsidRPr="00A11842">
              <w:t>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716DB9">
              <w:t>After submission of the current version, prior versions will be deleted</w:t>
            </w:r>
          </w:p>
        </w:tc>
        <w:tc>
          <w:tcPr>
            <w:tcW w:w="5541" w:type="dxa"/>
          </w:tcPr>
          <w:p w:rsidR="00077ED2" w:rsidRPr="00061518" w:rsidRDefault="00077ED2" w:rsidP="00E61CD1">
            <w:pPr>
              <w:rPr>
                <w:b/>
              </w:rPr>
            </w:pPr>
            <w:r w:rsidRPr="00061518">
              <w:rPr>
                <w:b/>
              </w:rPr>
              <w:t>Option 1: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8"/>
              </w:numPr>
              <w:ind w:left="360"/>
            </w:pPr>
            <w:r w:rsidRPr="00A11842">
              <w:t>All answers should be re-entered again manually from scratch (no automatic matching)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8"/>
              </w:numPr>
              <w:ind w:left="360"/>
            </w:pPr>
            <w:r w:rsidRPr="00A11842">
              <w:t>Provide ability to copy attachments from prior version into ANY question in latest (current) version</w:t>
            </w:r>
          </w:p>
        </w:tc>
      </w:tr>
      <w:tr w:rsidR="00077ED2" w:rsidRPr="00A11842" w:rsidTr="007F1829">
        <w:trPr>
          <w:trHeight w:val="800"/>
        </w:trPr>
        <w:tc>
          <w:tcPr>
            <w:tcW w:w="433" w:type="dxa"/>
            <w:vMerge/>
          </w:tcPr>
          <w:p w:rsidR="00077ED2" w:rsidRPr="00A11842" w:rsidRDefault="00077ED2" w:rsidP="00E61CD1"/>
        </w:tc>
        <w:tc>
          <w:tcPr>
            <w:tcW w:w="2608" w:type="dxa"/>
            <w:vMerge/>
          </w:tcPr>
          <w:p w:rsidR="00077ED2" w:rsidRPr="00A11842" w:rsidRDefault="00077ED2" w:rsidP="00E61CD1"/>
        </w:tc>
        <w:tc>
          <w:tcPr>
            <w:tcW w:w="4913" w:type="dxa"/>
            <w:vMerge/>
          </w:tcPr>
          <w:p w:rsidR="00077ED2" w:rsidRPr="00A11842" w:rsidRDefault="00077ED2" w:rsidP="00E61CD1"/>
        </w:tc>
        <w:tc>
          <w:tcPr>
            <w:tcW w:w="5541" w:type="dxa"/>
          </w:tcPr>
          <w:p w:rsidR="00077ED2" w:rsidRPr="00061518" w:rsidRDefault="00077ED2" w:rsidP="00E61CD1">
            <w:pPr>
              <w:rPr>
                <w:b/>
              </w:rPr>
            </w:pPr>
            <w:r w:rsidRPr="00061518">
              <w:rPr>
                <w:b/>
              </w:rPr>
              <w:t>Option 2:</w:t>
            </w:r>
            <w:ins w:id="11" w:author="Tulchinskaya, Gaby (NIH/NCI) [C]" w:date="2016-08-11T16:53:00Z">
              <w:r w:rsidR="007659AA">
                <w:rPr>
                  <w:b/>
                </w:rPr>
                <w:t xml:space="preserve"> </w:t>
              </w:r>
              <w:r w:rsidR="007659AA">
                <w:t>– This option has been selected.</w:t>
              </w:r>
            </w:ins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7"/>
              </w:numPr>
            </w:pPr>
            <w:r w:rsidRPr="00A11842">
              <w:t xml:space="preserve">Attempt automatic match of the answers (copy from </w:t>
            </w:r>
            <w:r w:rsidR="004F7DA1" w:rsidRPr="004F7DA1">
              <w:rPr>
                <w:b/>
              </w:rPr>
              <w:t>LATEST</w:t>
            </w:r>
            <w:r w:rsidR="004F7DA1">
              <w:t xml:space="preserve"> </w:t>
            </w:r>
            <w:r w:rsidRPr="00A11842">
              <w:t xml:space="preserve">prior version into the current version) and copy attachments. </w:t>
            </w:r>
            <w:r w:rsidR="00061518" w:rsidRPr="00716DB9">
              <w:t>Question: Should we do partial reconciliation</w:t>
            </w:r>
            <w:r w:rsidR="00CB5D33" w:rsidRPr="00716DB9">
              <w:t xml:space="preserve"> (e.g. question text did not change, but answer options changed (from Y/N to multiple dropdown options). We cannot reconcile the answer, but we can copy attachments and comments)</w:t>
            </w:r>
            <w:r w:rsidR="00061518" w:rsidRPr="00716DB9">
              <w:t>?</w:t>
            </w:r>
            <w:ins w:id="12" w:author="Tulchinskaya, Gaby (NIH/NCI) [C]" w:date="2016-08-11T16:53:00Z">
              <w:r w:rsidR="007659AA" w:rsidRPr="00716DB9">
                <w:t xml:space="preserve"> </w:t>
              </w:r>
              <w:r w:rsidR="007659AA">
                <w:rPr>
                  <w:color w:val="0070C0"/>
                </w:rPr>
                <w:t>Answer: no partial reconciliation</w:t>
              </w:r>
            </w:ins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7"/>
              </w:numPr>
            </w:pPr>
            <w:r w:rsidRPr="00A11842">
              <w:lastRenderedPageBreak/>
              <w:t xml:space="preserve">Provide a warning that matching is approximate and may not be correct. Allow user to edit answers and move attachments around. Provide a message if some answers/attachments don’t match at all. </w:t>
            </w:r>
          </w:p>
          <w:p w:rsidR="00A62CB0" w:rsidRDefault="00077ED2" w:rsidP="00D97DB2">
            <w:pPr>
              <w:pStyle w:val="ListParagraph"/>
              <w:numPr>
                <w:ilvl w:val="0"/>
                <w:numId w:val="7"/>
              </w:numPr>
              <w:rPr>
                <w:ins w:id="13" w:author="Tulchinskaya, Gaby (NIH/NCI) [C]" w:date="2016-08-08T16:37:00Z"/>
              </w:rPr>
            </w:pPr>
            <w:r w:rsidRPr="00A11842">
              <w:t>Still provide ability to copy attachments from prior version into ANY question in latest (current) version</w:t>
            </w:r>
          </w:p>
          <w:p w:rsidR="00A62CB0" w:rsidRPr="00A11842" w:rsidRDefault="00A62CB0" w:rsidP="00A62CB0"/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lastRenderedPageBreak/>
              <w:t>4</w:t>
            </w:r>
          </w:p>
        </w:tc>
        <w:tc>
          <w:tcPr>
            <w:tcW w:w="2608" w:type="dxa"/>
          </w:tcPr>
          <w:p w:rsidR="00077ED2" w:rsidRPr="00A11842" w:rsidRDefault="00077ED2" w:rsidP="008A015F">
            <w:proofErr w:type="spellStart"/>
            <w:r w:rsidRPr="00A11842">
              <w:t>Greensheet</w:t>
            </w:r>
            <w:proofErr w:type="spellEnd"/>
            <w:r w:rsidRPr="00A11842">
              <w:t xml:space="preserve"> is un</w:t>
            </w:r>
            <w:r w:rsidR="002146E8">
              <w:t>-</w:t>
            </w:r>
            <w:r w:rsidR="008A015F">
              <w:t>submitted</w:t>
            </w:r>
            <w:r w:rsidRPr="00A11842">
              <w:t xml:space="preserve"> after new module is promoted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Same as in scenario “</w:t>
            </w:r>
            <w:proofErr w:type="spellStart"/>
            <w:r w:rsidR="007F1829" w:rsidRPr="00A11842">
              <w:t>Greensheet</w:t>
            </w:r>
            <w:proofErr w:type="spellEnd"/>
            <w:r w:rsidR="007F1829" w:rsidRPr="00A11842">
              <w:t xml:space="preserve"> is </w:t>
            </w:r>
            <w:r w:rsidR="007F1829">
              <w:t>in status</w:t>
            </w:r>
            <w:r w:rsidR="007F1829" w:rsidRPr="00A11842">
              <w:t xml:space="preserve"> </w:t>
            </w:r>
            <w:r w:rsidR="007F1829">
              <w:t>“S</w:t>
            </w:r>
            <w:r w:rsidR="007F1829" w:rsidRPr="00A11842">
              <w:t>aved</w:t>
            </w:r>
            <w:r w:rsidR="007F1829">
              <w:t>” (</w:t>
            </w:r>
            <w:r w:rsidR="007F1829" w:rsidRPr="00A11842">
              <w:t xml:space="preserve">not </w:t>
            </w:r>
            <w:r w:rsidR="007F1829">
              <w:t xml:space="preserve">yet </w:t>
            </w:r>
            <w:r w:rsidR="007F1829" w:rsidRPr="00A11842">
              <w:t>submitted</w:t>
            </w:r>
            <w:r w:rsidR="007F1829">
              <w:t>)</w:t>
            </w:r>
            <w:r w:rsidRPr="00A11842">
              <w:t>”</w:t>
            </w:r>
          </w:p>
        </w:tc>
        <w:tc>
          <w:tcPr>
            <w:tcW w:w="5541" w:type="dxa"/>
          </w:tcPr>
          <w:p w:rsidR="00077ED2" w:rsidRPr="00A11842" w:rsidRDefault="00077ED2" w:rsidP="00E61CD1"/>
        </w:tc>
      </w:tr>
    </w:tbl>
    <w:p w:rsidR="0039147F" w:rsidRDefault="0039147F" w:rsidP="006579BD"/>
    <w:p w:rsidR="0039147F" w:rsidRDefault="0039147F" w:rsidP="0039147F">
      <w:r>
        <w:br w:type="page"/>
      </w:r>
    </w:p>
    <w:p w:rsidR="00077ED2" w:rsidRDefault="00077ED2" w:rsidP="006579BD"/>
    <w:p w:rsidR="00CE6ACF" w:rsidRDefault="00CE6ACF" w:rsidP="00CE6ACF">
      <w:pPr>
        <w:pStyle w:val="Caption"/>
        <w:keepNext/>
      </w:pPr>
      <w:r>
        <w:t>Figure</w:t>
      </w:r>
      <w:r w:rsidR="00095284">
        <w:t>1</w:t>
      </w:r>
      <w:r>
        <w:t xml:space="preserve">: Proposed functionality </w:t>
      </w:r>
      <w:r w:rsidRPr="00CE5FE0">
        <w:t>for OPTION 1</w:t>
      </w:r>
      <w:r>
        <w:t xml:space="preserve"> </w:t>
      </w:r>
      <w:ins w:id="14" w:author="Tulchinskaya, Gaby (NIH/NCI) [C]" w:date="2016-08-11T17:03:00Z">
        <w:r w:rsidR="00CE5FE0">
          <w:t>– Not selected</w:t>
        </w:r>
      </w:ins>
    </w:p>
    <w:p w:rsidR="00CE6ACF" w:rsidRDefault="00CE6ACF" w:rsidP="00CE6ACF">
      <w:pPr>
        <w:pStyle w:val="BodyText"/>
      </w:pPr>
      <w:r>
        <w:rPr>
          <w:noProof/>
        </w:rPr>
        <w:drawing>
          <wp:inline distT="0" distB="0" distL="0" distR="0" wp14:anchorId="317E8369" wp14:editId="5D842E7B">
            <wp:extent cx="8350739" cy="123674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010" cy="126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CF" w:rsidRPr="007F1829" w:rsidRDefault="00CE6ACF" w:rsidP="00CE6ACF">
      <w:pPr>
        <w:pStyle w:val="BodyText"/>
        <w:rPr>
          <w:color w:val="FF0000"/>
        </w:rPr>
      </w:pPr>
      <w:r w:rsidRPr="007F1829">
        <w:rPr>
          <w:color w:val="FF0000"/>
        </w:rPr>
        <w:t xml:space="preserve">The </w:t>
      </w:r>
      <w:proofErr w:type="spellStart"/>
      <w:r w:rsidRPr="007F1829">
        <w:rPr>
          <w:color w:val="FF0000"/>
        </w:rPr>
        <w:t>greensheet</w:t>
      </w:r>
      <w:proofErr w:type="spellEnd"/>
      <w:r w:rsidRPr="007F1829">
        <w:rPr>
          <w:color w:val="FF0000"/>
        </w:rPr>
        <w:t xml:space="preserve"> template has been updated and the questions might have changed. Please re-enter the answers and, if necessary, move attachments into this version. </w:t>
      </w:r>
    </w:p>
    <w:p w:rsidR="00CE6ACF" w:rsidRDefault="00CE6ACF" w:rsidP="00CE6ACF">
      <w:pPr>
        <w:pStyle w:val="BodyText"/>
        <w:rPr>
          <w:color w:val="FF0000"/>
        </w:rPr>
      </w:pPr>
      <w:r w:rsidRPr="007F1829">
        <w:rPr>
          <w:color w:val="FF0000"/>
        </w:rPr>
        <w:t xml:space="preserve">NOTE: after submission of current </w:t>
      </w:r>
      <w:proofErr w:type="spellStart"/>
      <w:r w:rsidRPr="007F1829">
        <w:rPr>
          <w:color w:val="FF0000"/>
        </w:rPr>
        <w:t>greensheet</w:t>
      </w:r>
      <w:proofErr w:type="spellEnd"/>
      <w:r w:rsidRPr="007F1829">
        <w:rPr>
          <w:color w:val="FF0000"/>
        </w:rPr>
        <w:t>, the prior version(s) and all prior attachments will be DELETED.</w:t>
      </w:r>
      <w:r w:rsidR="007F1829">
        <w:rPr>
          <w:color w:val="FF0000"/>
        </w:rPr>
        <w:t xml:space="preserve"> </w:t>
      </w:r>
      <w:r w:rsidR="007F1829">
        <w:rPr>
          <w:color w:val="FF0000"/>
        </w:rPr>
        <w:br/>
      </w:r>
      <w:r w:rsidRPr="001E0281">
        <w:rPr>
          <w:color w:val="FF0000"/>
        </w:rPr>
        <w:t xml:space="preserve">To copy attachment </w:t>
      </w:r>
      <w:r w:rsidR="00E3518A" w:rsidRPr="001E0281">
        <w:rPr>
          <w:color w:val="FF0000"/>
        </w:rPr>
        <w:t>(if exists)</w:t>
      </w:r>
      <w:r w:rsidR="00E3518A">
        <w:rPr>
          <w:color w:val="FF0000"/>
        </w:rPr>
        <w:t xml:space="preserve"> </w:t>
      </w:r>
      <w:r w:rsidRPr="001E0281">
        <w:rPr>
          <w:color w:val="FF0000"/>
        </w:rPr>
        <w:t xml:space="preserve">from prior version, click on attachment icon </w:t>
      </w:r>
      <w:r>
        <w:object w:dxaOrig="24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15pt;height:16.7pt" o:ole="">
            <v:imagedata r:id="rId12" o:title=""/>
          </v:shape>
          <o:OLEObject Type="Embed" ProgID="PBrush" ShapeID="_x0000_i1025" DrawAspect="Content" ObjectID="_1532441211" r:id="rId13"/>
        </w:object>
      </w:r>
      <w:r w:rsidRPr="001E0281">
        <w:rPr>
          <w:color w:val="FF0000"/>
        </w:rPr>
        <w:t>on this screen for a selected question</w:t>
      </w:r>
    </w:p>
    <w:p w:rsidR="00CE6ACF" w:rsidRDefault="00CE6ACF" w:rsidP="00CE6ACF">
      <w:pPr>
        <w:pStyle w:val="BodyText"/>
        <w:rPr>
          <w:color w:val="0070C0"/>
          <w:u w:val="single"/>
        </w:rPr>
      </w:pPr>
      <w:r w:rsidRPr="00C47844">
        <w:rPr>
          <w:b/>
        </w:rPr>
        <w:t>View prior version(s):</w:t>
      </w:r>
      <w:r>
        <w:t xml:space="preserve"> </w:t>
      </w:r>
      <w:r w:rsidRPr="00C47844">
        <w:rPr>
          <w:color w:val="0070C0"/>
          <w:u w:val="single"/>
        </w:rPr>
        <w:t>06/20/16</w:t>
      </w:r>
      <w:r w:rsidRPr="00C47844">
        <w:rPr>
          <w:color w:val="0070C0"/>
        </w:rPr>
        <w:t xml:space="preserve">   </w:t>
      </w:r>
      <w:r w:rsidRPr="00C47844">
        <w:rPr>
          <w:color w:val="0070C0"/>
          <w:u w:val="single"/>
        </w:rPr>
        <w:t>04/18/2016</w:t>
      </w:r>
    </w:p>
    <w:p w:rsidR="00CE6ACF" w:rsidRDefault="00F45695" w:rsidP="00CE6ACF">
      <w:pPr>
        <w:pStyle w:val="BodyText"/>
      </w:pPr>
      <w:r>
        <w:rPr>
          <w:noProof/>
        </w:rPr>
        <w:drawing>
          <wp:inline distT="0" distB="0" distL="0" distR="0">
            <wp:extent cx="8223885" cy="254952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D2" w:rsidRDefault="00077ED2" w:rsidP="00077ED2">
      <w:pPr>
        <w:pStyle w:val="Caption"/>
        <w:keepNext/>
      </w:pPr>
      <w:r>
        <w:lastRenderedPageBreak/>
        <w:t xml:space="preserve">Figure </w:t>
      </w:r>
      <w:r w:rsidR="00095284">
        <w:t>2</w:t>
      </w:r>
      <w:r>
        <w:t xml:space="preserve">: Proposed functionality </w:t>
      </w:r>
      <w:r w:rsidRPr="00CE5FE0">
        <w:t>for Option 2</w:t>
      </w:r>
      <w:ins w:id="15" w:author="Tulchinskaya, Gaby (NIH/NCI) [C]" w:date="2016-08-11T17:03:00Z">
        <w:r w:rsidR="00CE5FE0">
          <w:t xml:space="preserve"> – Selected </w:t>
        </w:r>
      </w:ins>
      <w:ins w:id="16" w:author="Tulchinskaya, Gaby (NIH/NCI) [C]" w:date="2016-08-11T17:04:00Z">
        <w:r w:rsidR="00CE5FE0">
          <w:t>option; OGA will provide a text for the message on the screen</w:t>
        </w:r>
      </w:ins>
    </w:p>
    <w:p w:rsidR="00077ED2" w:rsidRDefault="00077ED2" w:rsidP="00077ED2">
      <w:pPr>
        <w:pStyle w:val="BodyText"/>
      </w:pPr>
      <w:r>
        <w:rPr>
          <w:noProof/>
        </w:rPr>
        <w:drawing>
          <wp:inline distT="0" distB="0" distL="0" distR="0" wp14:anchorId="44BB30E8" wp14:editId="5C5007A3">
            <wp:extent cx="8526297" cy="1262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1892" cy="126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D2" w:rsidRDefault="00077ED2" w:rsidP="00077ED2">
      <w:pPr>
        <w:pStyle w:val="BodyText"/>
        <w:rPr>
          <w:b/>
          <w:color w:val="FF0000"/>
        </w:rPr>
      </w:pPr>
      <w:r w:rsidRPr="00C47844">
        <w:rPr>
          <w:b/>
          <w:color w:val="FF0000"/>
        </w:rPr>
        <w:t xml:space="preserve">The </w:t>
      </w:r>
      <w:proofErr w:type="spellStart"/>
      <w:r w:rsidRPr="00C47844">
        <w:rPr>
          <w:b/>
          <w:color w:val="FF0000"/>
        </w:rPr>
        <w:t>greensheet</w:t>
      </w:r>
      <w:proofErr w:type="spellEnd"/>
      <w:r w:rsidRPr="00C47844">
        <w:rPr>
          <w:b/>
          <w:color w:val="FF0000"/>
        </w:rPr>
        <w:t xml:space="preserve"> template has been updated and the questions might have changed. </w:t>
      </w:r>
      <w:r>
        <w:rPr>
          <w:b/>
          <w:color w:val="FF0000"/>
        </w:rPr>
        <w:t xml:space="preserve">The system automatically matched the answers and attachments to the questions that did not change (if any). Please check for correctness and enter answers to the updated questions. </w:t>
      </w:r>
    </w:p>
    <w:p w:rsidR="00077ED2" w:rsidRPr="00C47844" w:rsidRDefault="00A512FC" w:rsidP="00077ED2">
      <w:pPr>
        <w:pStyle w:val="BodyText"/>
        <w:rPr>
          <w:b/>
          <w:color w:val="FF0000"/>
        </w:rPr>
      </w:pPr>
      <w:r w:rsidRPr="001E0281">
        <w:rPr>
          <w:color w:val="FF0000"/>
        </w:rPr>
        <w:t>To copy attachment (if exists)</w:t>
      </w:r>
      <w:r>
        <w:rPr>
          <w:color w:val="FF0000"/>
        </w:rPr>
        <w:t xml:space="preserve"> </w:t>
      </w:r>
      <w:del w:id="17" w:author="Tulchinskaya, Gaby (NIH/NCI) [C]" w:date="2016-08-11T17:08:00Z">
        <w:r w:rsidRPr="001E0281" w:rsidDel="00CE5FE0">
          <w:rPr>
            <w:color w:val="FF0000"/>
          </w:rPr>
          <w:delText>from prior version</w:delText>
        </w:r>
      </w:del>
      <w:ins w:id="18" w:author="Tulchinskaya, Gaby (NIH/NCI) [C]" w:date="2016-08-11T17:08:00Z">
        <w:r>
          <w:rPr>
            <w:color w:val="FF0000"/>
          </w:rPr>
          <w:t>that were saved before</w:t>
        </w:r>
      </w:ins>
      <w:ins w:id="19" w:author="Tulchinskaya, Gaby (NIH/NCI) [C]" w:date="2016-08-11T17:10:00Z">
        <w:r>
          <w:rPr>
            <w:color w:val="FF0000"/>
          </w:rPr>
          <w:t xml:space="preserve"> the template was updated</w:t>
        </w:r>
      </w:ins>
      <w:r w:rsidRPr="001E0281">
        <w:rPr>
          <w:color w:val="FF0000"/>
        </w:rPr>
        <w:t xml:space="preserve">, click on attachment icon </w:t>
      </w:r>
      <w:r>
        <w:object w:dxaOrig="240" w:dyaOrig="420">
          <v:shape id="_x0000_i1036" type="#_x0000_t75" style="width:8.15pt;height:16.7pt" o:ole="">
            <v:imagedata r:id="rId12" o:title=""/>
          </v:shape>
          <o:OLEObject Type="Embed" ProgID="PBrush" ShapeID="_x0000_i1036" DrawAspect="Content" ObjectID="_1532441212" r:id="rId15"/>
        </w:object>
      </w:r>
      <w:r w:rsidRPr="001E0281">
        <w:rPr>
          <w:color w:val="FF0000"/>
        </w:rPr>
        <w:t>on this screen for a selected question</w:t>
      </w:r>
      <w:r>
        <w:rPr>
          <w:color w:val="FF0000"/>
        </w:rPr>
        <w:t xml:space="preserve">. </w:t>
      </w:r>
      <w:r w:rsidR="00077ED2">
        <w:rPr>
          <w:b/>
          <w:color w:val="FF0000"/>
        </w:rPr>
        <w:t xml:space="preserve">NOTE: </w:t>
      </w:r>
      <w:r w:rsidR="00077ED2" w:rsidRPr="00C47844">
        <w:rPr>
          <w:b/>
          <w:color w:val="FF0000"/>
        </w:rPr>
        <w:t xml:space="preserve">after submission of </w:t>
      </w:r>
      <w:r>
        <w:rPr>
          <w:b/>
          <w:color w:val="FF0000"/>
        </w:rPr>
        <w:t xml:space="preserve">this </w:t>
      </w:r>
      <w:proofErr w:type="spellStart"/>
      <w:r w:rsidR="00077ED2" w:rsidRPr="00C47844">
        <w:rPr>
          <w:b/>
          <w:color w:val="FF0000"/>
        </w:rPr>
        <w:t>greensheet</w:t>
      </w:r>
      <w:proofErr w:type="spellEnd"/>
      <w:r w:rsidR="00077ED2" w:rsidRPr="00C47844">
        <w:rPr>
          <w:b/>
          <w:color w:val="FF0000"/>
        </w:rPr>
        <w:t xml:space="preserve">, </w:t>
      </w:r>
      <w:del w:id="20" w:author="Tulchinskaya, Gaby (NIH/NCI) [C]" w:date="2016-08-11T17:09:00Z">
        <w:r w:rsidR="00077ED2" w:rsidRPr="00C47844" w:rsidDel="00CE5FE0">
          <w:rPr>
            <w:b/>
            <w:color w:val="FF0000"/>
          </w:rPr>
          <w:delText xml:space="preserve">the prior version(s) and </w:delText>
        </w:r>
      </w:del>
      <w:r w:rsidR="00077ED2" w:rsidRPr="00C47844">
        <w:rPr>
          <w:b/>
          <w:color w:val="FF0000"/>
        </w:rPr>
        <w:t xml:space="preserve">all prior attachments </w:t>
      </w:r>
      <w:ins w:id="21" w:author="Tulchinskaya, Gaby (NIH/NCI) [C]" w:date="2016-08-11T17:09:00Z">
        <w:r w:rsidR="00CE5FE0">
          <w:rPr>
            <w:b/>
            <w:color w:val="FF0000"/>
          </w:rPr>
          <w:t xml:space="preserve">that were not copied </w:t>
        </w:r>
      </w:ins>
      <w:r w:rsidR="00077ED2" w:rsidRPr="00C47844">
        <w:rPr>
          <w:b/>
          <w:color w:val="FF0000"/>
        </w:rPr>
        <w:t xml:space="preserve">will be </w:t>
      </w:r>
      <w:r w:rsidR="00077ED2">
        <w:rPr>
          <w:b/>
          <w:color w:val="FF0000"/>
        </w:rPr>
        <w:t>DELETED</w:t>
      </w:r>
      <w:r w:rsidR="00077ED2" w:rsidRPr="00C47844">
        <w:rPr>
          <w:b/>
          <w:color w:val="FF0000"/>
        </w:rPr>
        <w:t>.</w:t>
      </w:r>
    </w:p>
    <w:p w:rsidR="00077ED2" w:rsidDel="00DE481C" w:rsidRDefault="00077ED2" w:rsidP="00077ED2">
      <w:pPr>
        <w:pStyle w:val="BodyText"/>
        <w:rPr>
          <w:del w:id="22" w:author="Tulchinskaya, Gaby (NIH/NCI) [C]" w:date="2016-08-11T16:06:00Z"/>
          <w:color w:val="0070C0"/>
          <w:u w:val="single"/>
        </w:rPr>
      </w:pPr>
      <w:del w:id="23" w:author="Tulchinskaya, Gaby (NIH/NCI) [C]" w:date="2016-08-11T16:06:00Z">
        <w:r w:rsidRPr="00C47844" w:rsidDel="00DE481C">
          <w:rPr>
            <w:b/>
          </w:rPr>
          <w:delText>View prior version(s):</w:delText>
        </w:r>
        <w:r w:rsidDel="00DE481C">
          <w:delText xml:space="preserve"> </w:delText>
        </w:r>
        <w:r w:rsidRPr="00C47844" w:rsidDel="00DE481C">
          <w:rPr>
            <w:color w:val="0070C0"/>
            <w:u w:val="single"/>
          </w:rPr>
          <w:delText>06/20/16</w:delText>
        </w:r>
        <w:r w:rsidRPr="00C47844" w:rsidDel="00DE481C">
          <w:rPr>
            <w:color w:val="0070C0"/>
          </w:rPr>
          <w:delText xml:space="preserve">   </w:delText>
        </w:r>
        <w:r w:rsidRPr="00C47844" w:rsidDel="00DE481C">
          <w:rPr>
            <w:color w:val="0070C0"/>
            <w:u w:val="single"/>
          </w:rPr>
          <w:delText>04/18/2016</w:delText>
        </w:r>
      </w:del>
    </w:p>
    <w:p w:rsidR="00077ED2" w:rsidRDefault="0091179B" w:rsidP="00077ED2">
      <w:pPr>
        <w:pStyle w:val="BodyText"/>
      </w:pPr>
      <w:r>
        <w:rPr>
          <w:noProof/>
        </w:rPr>
        <w:drawing>
          <wp:inline distT="0" distB="0" distL="0" distR="0">
            <wp:extent cx="8746229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743" cy="27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35" w:rsidRDefault="00106535" w:rsidP="00106535">
      <w:pPr>
        <w:pStyle w:val="BodyText"/>
      </w:pPr>
    </w:p>
    <w:p w:rsidR="00106535" w:rsidRDefault="00106535" w:rsidP="00106535">
      <w:pPr>
        <w:pStyle w:val="BodyText"/>
      </w:pPr>
      <w:r>
        <w:lastRenderedPageBreak/>
        <w:t xml:space="preserve">NOTE(s): </w:t>
      </w:r>
    </w:p>
    <w:p w:rsidR="00106535" w:rsidDel="00CE5FE0" w:rsidRDefault="00106535" w:rsidP="00106535">
      <w:pPr>
        <w:pStyle w:val="BodyText"/>
        <w:numPr>
          <w:ilvl w:val="0"/>
          <w:numId w:val="9"/>
        </w:numPr>
        <w:rPr>
          <w:del w:id="24" w:author="Tulchinskaya, Gaby (NIH/NCI) [C]" w:date="2016-08-11T17:07:00Z"/>
        </w:rPr>
      </w:pPr>
      <w:del w:id="25" w:author="Tulchinskaya, Gaby (NIH/NCI) [C]" w:date="2016-08-11T17:07:00Z">
        <w:r w:rsidDel="00CE5FE0">
          <w:delText>The system should accommodate multiple prior versions. Theoretically, it is possible that:</w:delText>
        </w:r>
      </w:del>
    </w:p>
    <w:p w:rsidR="00106535" w:rsidDel="00CE5FE0" w:rsidRDefault="00106535" w:rsidP="00106535">
      <w:pPr>
        <w:pStyle w:val="BodyText"/>
        <w:numPr>
          <w:ilvl w:val="1"/>
          <w:numId w:val="10"/>
        </w:numPr>
        <w:rPr>
          <w:del w:id="26" w:author="Tulchinskaya, Gaby (NIH/NCI) [C]" w:date="2016-08-11T17:07:00Z"/>
        </w:rPr>
      </w:pPr>
      <w:del w:id="27" w:author="Tulchinskaya, Gaby (NIH/NCI) [C]" w:date="2016-08-11T17:07:00Z">
        <w:r w:rsidDel="00CE5FE0">
          <w:delText>A new template has been promoted from FB,</w:delText>
        </w:r>
      </w:del>
    </w:p>
    <w:p w:rsidR="00106535" w:rsidDel="00CE5FE0" w:rsidRDefault="00106535" w:rsidP="00106535">
      <w:pPr>
        <w:pStyle w:val="BodyText"/>
        <w:numPr>
          <w:ilvl w:val="1"/>
          <w:numId w:val="10"/>
        </w:numPr>
        <w:rPr>
          <w:del w:id="28" w:author="Tulchinskaya, Gaby (NIH/NCI) [C]" w:date="2016-08-11T17:07:00Z"/>
        </w:rPr>
      </w:pPr>
      <w:del w:id="29" w:author="Tulchinskaya, Gaby (NIH/NCI) [C]" w:date="2016-08-11T17:07:00Z">
        <w:r w:rsidDel="00CE5FE0">
          <w:delText>Users started to work on current version, but did not submit them yet,</w:delText>
        </w:r>
      </w:del>
    </w:p>
    <w:p w:rsidR="00106535" w:rsidDel="00CE5FE0" w:rsidRDefault="00106535" w:rsidP="00106535">
      <w:pPr>
        <w:pStyle w:val="BodyText"/>
        <w:numPr>
          <w:ilvl w:val="1"/>
          <w:numId w:val="10"/>
        </w:numPr>
        <w:rPr>
          <w:del w:id="30" w:author="Tulchinskaya, Gaby (NIH/NCI) [C]" w:date="2016-08-11T17:07:00Z"/>
        </w:rPr>
      </w:pPr>
      <w:del w:id="31" w:author="Tulchinskaya, Gaby (NIH/NCI) [C]" w:date="2016-08-11T17:07:00Z">
        <w:r w:rsidDel="00CE5FE0">
          <w:delText xml:space="preserve">And a new template has been promoted again. </w:delText>
        </w:r>
      </w:del>
    </w:p>
    <w:p w:rsidR="00106535" w:rsidDel="00CE5FE0" w:rsidRDefault="00106535" w:rsidP="00106535">
      <w:pPr>
        <w:pStyle w:val="BodyText"/>
        <w:ind w:left="720"/>
        <w:rPr>
          <w:del w:id="32" w:author="Tulchinskaya, Gaby (NIH/NCI) [C]" w:date="2016-08-11T17:07:00Z"/>
        </w:rPr>
      </w:pPr>
      <w:del w:id="33" w:author="Tulchinskaya, Gaby (NIH/NCI) [C]" w:date="2016-08-11T17:07:00Z">
        <w:r w:rsidDel="00CE5FE0">
          <w:delText>Even if it might be not probable, but the system should have handle such situation without breaking.</w:delText>
        </w:r>
      </w:del>
    </w:p>
    <w:p w:rsidR="00106535" w:rsidDel="00CE5FE0" w:rsidRDefault="00106535" w:rsidP="00106535">
      <w:pPr>
        <w:pStyle w:val="BodyText"/>
        <w:numPr>
          <w:ilvl w:val="0"/>
          <w:numId w:val="9"/>
        </w:numPr>
        <w:rPr>
          <w:del w:id="34" w:author="Tulchinskaya, Gaby (NIH/NCI) [C]" w:date="2016-08-11T17:07:00Z"/>
        </w:rPr>
      </w:pPr>
      <w:del w:id="35" w:author="Tulchinskaya, Gaby (NIH/NCI) [C]" w:date="2016-08-11T17:07:00Z">
        <w:r w:rsidDel="00CE5FE0">
          <w:delText>The message and “View prior version(s)” label will be displayed only if prior version(s) exist. The dates indicate the date(s) when the form for this template become read-only.</w:delText>
        </w:r>
      </w:del>
      <w:ins w:id="36" w:author="Tulchinskaya, Gaby (NIH/NCI) [C]" w:date="2016-08-11T17:08:00Z">
        <w:r w:rsidR="00CE5FE0">
          <w:t xml:space="preserve">  </w:t>
        </w:r>
      </w:ins>
    </w:p>
    <w:p w:rsidR="00CE5FE0" w:rsidRPr="00CE5FE0" w:rsidRDefault="00426E33" w:rsidP="00106535">
      <w:pPr>
        <w:pStyle w:val="BodyText"/>
        <w:numPr>
          <w:ilvl w:val="0"/>
          <w:numId w:val="9"/>
        </w:numPr>
        <w:rPr>
          <w:ins w:id="37" w:author="Tulchinskaya, Gaby (NIH/NCI) [C]" w:date="2016-08-11T17:08:00Z"/>
          <w:color w:val="0070C0"/>
        </w:rPr>
      </w:pPr>
      <w:ins w:id="38" w:author="Tulchinskaya, Gaby (NIH/NCI) [C]" w:date="2016-08-11T17:11:00Z">
        <w:r>
          <w:rPr>
            <w:color w:val="0070C0"/>
          </w:rPr>
          <w:t xml:space="preserve">Decision: the system will provide ability to copy </w:t>
        </w:r>
      </w:ins>
      <w:ins w:id="39" w:author="Tulchinskaya, Gaby (NIH/NCI) [C]" w:date="2016-08-11T17:13:00Z">
        <w:r>
          <w:rPr>
            <w:color w:val="0070C0"/>
          </w:rPr>
          <w:t xml:space="preserve">attachments that were saved before the template has been promoted. There is no need to display related questions </w:t>
        </w:r>
        <w:proofErr w:type="gramStart"/>
        <w:r>
          <w:rPr>
            <w:color w:val="0070C0"/>
          </w:rPr>
          <w:t>and ,thus</w:t>
        </w:r>
        <w:proofErr w:type="gramEnd"/>
        <w:r>
          <w:rPr>
            <w:color w:val="0070C0"/>
          </w:rPr>
          <w:t xml:space="preserve">, no need to have </w:t>
        </w:r>
      </w:ins>
      <w:ins w:id="40" w:author="Tulchinskaya, Gaby (NIH/NCI) [C]" w:date="2016-08-11T17:14:00Z">
        <w:r>
          <w:rPr>
            <w:color w:val="0070C0"/>
          </w:rPr>
          <w:t>saved</w:t>
        </w:r>
      </w:ins>
      <w:ins w:id="41" w:author="Tulchinskaya, Gaby (NIH/NCI) [C]" w:date="2016-08-11T17:13:00Z">
        <w:r>
          <w:rPr>
            <w:color w:val="0070C0"/>
          </w:rPr>
          <w:t xml:space="preserve"> </w:t>
        </w:r>
      </w:ins>
      <w:ins w:id="42" w:author="Tulchinskaya, Gaby (NIH/NCI) [C]" w:date="2016-08-11T17:14:00Z">
        <w:r>
          <w:rPr>
            <w:color w:val="0070C0"/>
          </w:rPr>
          <w:t xml:space="preserve">prior </w:t>
        </w:r>
      </w:ins>
      <w:ins w:id="43" w:author="Tulchinskaya, Gaby (NIH/NCI) [C]" w:date="2016-08-11T17:13:00Z">
        <w:r>
          <w:rPr>
            <w:color w:val="0070C0"/>
          </w:rPr>
          <w:t xml:space="preserve">version of </w:t>
        </w:r>
      </w:ins>
      <w:ins w:id="44" w:author="Tulchinskaya, Gaby (NIH/NCI) [C]" w:date="2016-08-11T17:14:00Z">
        <w:r>
          <w:rPr>
            <w:color w:val="0070C0"/>
          </w:rPr>
          <w:t xml:space="preserve">questionnaire. </w:t>
        </w:r>
      </w:ins>
      <w:ins w:id="45" w:author="Tulchinskaya, Gaby (NIH/NCI) [C]" w:date="2016-08-11T17:13:00Z">
        <w:r>
          <w:rPr>
            <w:color w:val="0070C0"/>
          </w:rPr>
          <w:t xml:space="preserve"> </w:t>
        </w:r>
      </w:ins>
      <w:ins w:id="46" w:author="Tulchinskaya, Gaby (NIH/NCI) [C]" w:date="2016-08-11T17:11:00Z">
        <w:r>
          <w:rPr>
            <w:color w:val="0070C0"/>
          </w:rPr>
          <w:t xml:space="preserve"> </w:t>
        </w:r>
      </w:ins>
    </w:p>
    <w:p w:rsidR="00106535" w:rsidRPr="001727E3" w:rsidRDefault="0039147F" w:rsidP="00106535">
      <w:pPr>
        <w:pStyle w:val="BodyText"/>
        <w:numPr>
          <w:ilvl w:val="0"/>
          <w:numId w:val="9"/>
        </w:numPr>
        <w:rPr>
          <w:color w:val="0070C0"/>
        </w:rPr>
      </w:pPr>
      <w:r w:rsidRPr="001727E3">
        <w:rPr>
          <w:color w:val="0070C0"/>
          <w:highlight w:val="yellow"/>
        </w:rPr>
        <w:t>Please confirm:</w:t>
      </w:r>
      <w:r w:rsidRPr="001727E3">
        <w:rPr>
          <w:color w:val="0070C0"/>
        </w:rPr>
        <w:t xml:space="preserve"> </w:t>
      </w:r>
      <w:r w:rsidR="000473C3" w:rsidRPr="001727E3">
        <w:rPr>
          <w:color w:val="0070C0"/>
        </w:rPr>
        <w:t xml:space="preserve">Report in </w:t>
      </w:r>
      <w:proofErr w:type="spellStart"/>
      <w:r w:rsidR="000473C3" w:rsidRPr="001727E3">
        <w:rPr>
          <w:color w:val="0070C0"/>
        </w:rPr>
        <w:t>FormBuilder</w:t>
      </w:r>
      <w:proofErr w:type="spellEnd"/>
      <w:r w:rsidR="000473C3" w:rsidRPr="001727E3">
        <w:rPr>
          <w:color w:val="0070C0"/>
        </w:rPr>
        <w:t xml:space="preserve"> that ties the version of template to type/</w:t>
      </w:r>
      <w:proofErr w:type="spellStart"/>
      <w:r w:rsidR="000473C3" w:rsidRPr="001727E3">
        <w:rPr>
          <w:color w:val="0070C0"/>
        </w:rPr>
        <w:t>mech</w:t>
      </w:r>
      <w:proofErr w:type="spellEnd"/>
      <w:r w:rsidR="000473C3" w:rsidRPr="001727E3">
        <w:rPr>
          <w:color w:val="0070C0"/>
        </w:rPr>
        <w:t xml:space="preserve"> should have an “</w:t>
      </w:r>
      <w:r w:rsidR="00106535" w:rsidRPr="001727E3">
        <w:rPr>
          <w:color w:val="0070C0"/>
        </w:rPr>
        <w:t>expiration date</w:t>
      </w:r>
      <w:r w:rsidR="000473C3" w:rsidRPr="001727E3">
        <w:rPr>
          <w:color w:val="0070C0"/>
        </w:rPr>
        <w:t>”</w:t>
      </w:r>
      <w:r w:rsidR="00106535" w:rsidRPr="001727E3">
        <w:rPr>
          <w:color w:val="0070C0"/>
        </w:rPr>
        <w:t xml:space="preserve"> </w:t>
      </w:r>
      <w:r w:rsidR="000473C3" w:rsidRPr="001727E3">
        <w:rPr>
          <w:color w:val="0070C0"/>
        </w:rPr>
        <w:t xml:space="preserve">(when new version got </w:t>
      </w:r>
      <w:r w:rsidR="00106535" w:rsidRPr="001727E3">
        <w:rPr>
          <w:color w:val="0070C0"/>
        </w:rPr>
        <w:t>promoted</w:t>
      </w:r>
      <w:r w:rsidR="000473C3" w:rsidRPr="001727E3">
        <w:rPr>
          <w:color w:val="0070C0"/>
        </w:rPr>
        <w:t>)</w:t>
      </w:r>
      <w:r w:rsidR="00106535" w:rsidRPr="001727E3">
        <w:rPr>
          <w:color w:val="0070C0"/>
        </w:rPr>
        <w:t>. It will be easier to query later.</w:t>
      </w:r>
      <w:ins w:id="47" w:author="Tulchinskaya, Gaby (NIH/NCI) [C]" w:date="2016-08-11T17:07:00Z">
        <w:r w:rsidR="00CE5FE0">
          <w:rPr>
            <w:color w:val="0070C0"/>
          </w:rPr>
          <w:t xml:space="preserve"> - confirmed</w:t>
        </w:r>
      </w:ins>
    </w:p>
    <w:p w:rsidR="00106535" w:rsidDel="00426E33" w:rsidRDefault="00106535" w:rsidP="00106535">
      <w:pPr>
        <w:pStyle w:val="BodyText"/>
        <w:rPr>
          <w:del w:id="48" w:author="Tulchinskaya, Gaby (NIH/NCI) [C]" w:date="2016-08-11T17:14:00Z"/>
        </w:rPr>
      </w:pPr>
      <w:del w:id="49" w:author="Tulchinskaya, Gaby (NIH/NCI) [C]" w:date="2016-08-11T17:14:00Z">
        <w:r w:rsidDel="00426E33">
          <w:delText xml:space="preserve">When user selects a prior version (by clicking on a date link), it will be open as read-only in a separate browser window. </w:delText>
        </w:r>
      </w:del>
    </w:p>
    <w:p w:rsidR="00106535" w:rsidRDefault="00971771" w:rsidP="00106535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FDB076" wp14:editId="28675EA2">
                <wp:simplePos x="0" y="0"/>
                <wp:positionH relativeFrom="margin">
                  <wp:posOffset>3935095</wp:posOffset>
                </wp:positionH>
                <wp:positionV relativeFrom="paragraph">
                  <wp:posOffset>825988</wp:posOffset>
                </wp:positionV>
                <wp:extent cx="1279071" cy="185057"/>
                <wp:effectExtent l="0" t="0" r="16510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71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448A3" id="Rectangle 14" o:spid="_x0000_s1026" style="position:absolute;margin-left:309.85pt;margin-top:65.05pt;width:100.7pt;height:14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del w:id="50" w:author="Tulchinskaya, Gaby (NIH/NCI) [C]" w:date="2016-08-11T17:14:00Z">
        <w:r w:rsidR="005C58E1" w:rsidDel="00426E33">
          <w:rPr>
            <w:noProof/>
          </w:rPr>
          <w:drawing>
            <wp:inline distT="0" distB="0" distL="0" distR="0">
              <wp:extent cx="8423031" cy="3578374"/>
              <wp:effectExtent l="0" t="0" r="0" b="317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9914" cy="35855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106535" w:rsidDel="00426E33" w:rsidRDefault="00106535" w:rsidP="00426E33">
      <w:pPr>
        <w:pStyle w:val="BodyText"/>
        <w:rPr>
          <w:del w:id="51" w:author="Tulchinskaya, Gaby (NIH/NCI) [C]" w:date="2016-08-11T17:15:00Z"/>
        </w:rPr>
      </w:pPr>
      <w:r>
        <w:rPr>
          <w:b/>
          <w:u w:val="single"/>
        </w:rPr>
        <w:t xml:space="preserve">User flow for </w:t>
      </w:r>
      <w:r w:rsidRPr="00D93E64">
        <w:rPr>
          <w:b/>
          <w:u w:val="single"/>
        </w:rPr>
        <w:t>Option1:</w:t>
      </w:r>
      <w:r>
        <w:t xml:space="preserve"> </w:t>
      </w:r>
      <w:del w:id="52" w:author="Tulchinskaya, Gaby (NIH/NCI) [C]" w:date="2016-08-11T17:15:00Z">
        <w:r w:rsidDel="00426E33">
          <w:delText>user will open old version in a separate browser window, and do the following:</w:delText>
        </w:r>
      </w:del>
    </w:p>
    <w:p w:rsidR="00106535" w:rsidDel="00426E33" w:rsidRDefault="00106535" w:rsidP="00426E33">
      <w:pPr>
        <w:pStyle w:val="BodyText"/>
        <w:rPr>
          <w:del w:id="53" w:author="Tulchinskaya, Gaby (NIH/NCI) [C]" w:date="2016-08-11T17:15:00Z"/>
        </w:rPr>
      </w:pPr>
      <w:del w:id="54" w:author="Tulchinskaya, Gaby (NIH/NCI) [C]" w:date="2016-08-11T17:15:00Z">
        <w:r w:rsidDel="00426E33">
          <w:delText>Compare the questions/answers and manually re-enter answers</w:delText>
        </w:r>
      </w:del>
    </w:p>
    <w:p w:rsidR="00106535" w:rsidDel="00426E33" w:rsidRDefault="00106535" w:rsidP="00426E33">
      <w:pPr>
        <w:pStyle w:val="BodyText"/>
        <w:rPr>
          <w:del w:id="55" w:author="Tulchinskaya, Gaby (NIH/NCI) [C]" w:date="2016-08-11T17:15:00Z"/>
        </w:rPr>
      </w:pPr>
      <w:del w:id="56" w:author="Tulchinskaya, Gaby (NIH/NCI) [C]" w:date="2016-08-11T17:15:00Z">
        <w:r w:rsidDel="00426E33">
          <w:delText>Open the comments and manually copy comments into a current version into appropriate question (if needed)</w:delText>
        </w:r>
      </w:del>
    </w:p>
    <w:p w:rsidR="00571500" w:rsidRDefault="00106535" w:rsidP="00106535">
      <w:pPr>
        <w:pStyle w:val="BodyText"/>
        <w:numPr>
          <w:ilvl w:val="0"/>
          <w:numId w:val="11"/>
        </w:numPr>
      </w:pPr>
      <w:del w:id="57" w:author="Tulchinskaya, Gaby (NIH/NCI) [C]" w:date="2016-08-11T17:15:00Z">
        <w:r w:rsidDel="00426E33">
          <w:delText>Attachments (u</w:delText>
        </w:r>
      </w:del>
      <w:ins w:id="58" w:author="Tulchinskaya, Gaby (NIH/NCI) [C]" w:date="2016-08-11T17:15:00Z">
        <w:r w:rsidR="00426E33">
          <w:t>U</w:t>
        </w:r>
      </w:ins>
      <w:r>
        <w:t xml:space="preserve">ser clicks attachment icon </w:t>
      </w:r>
      <w:r>
        <w:object w:dxaOrig="240" w:dyaOrig="420">
          <v:shape id="_x0000_i1027" type="#_x0000_t75" style="width:8.15pt;height:16.7pt" o:ole="">
            <v:imagedata r:id="rId12" o:title=""/>
          </v:shape>
          <o:OLEObject Type="Embed" ProgID="PBrush" ShapeID="_x0000_i1027" DrawAspect="Content" ObjectID="_1532441213" r:id="rId18"/>
        </w:object>
      </w:r>
      <w:r>
        <w:t>in CURRENT version window for a specific question</w:t>
      </w:r>
      <w:del w:id="59" w:author="Tulchinskaya, Gaby (NIH/NCI) [C]" w:date="2016-08-11T17:15:00Z">
        <w:r w:rsidDel="00426E33">
          <w:delText>)</w:delText>
        </w:r>
      </w:del>
      <w:r w:rsidR="00571500">
        <w:t xml:space="preserve">. </w:t>
      </w:r>
    </w:p>
    <w:p w:rsidR="00571500" w:rsidRDefault="00426E33" w:rsidP="00571500">
      <w:pPr>
        <w:pStyle w:val="BodyText"/>
        <w:ind w:left="360"/>
      </w:pPr>
      <w:ins w:id="60" w:author="Tulchinskaya, Gaby (NIH/NCI) [C]" w:date="2016-08-11T17:17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5780314</wp:posOffset>
                  </wp:positionH>
                  <wp:positionV relativeFrom="paragraph">
                    <wp:posOffset>1567543</wp:posOffset>
                  </wp:positionV>
                  <wp:extent cx="566057" cy="45719"/>
                  <wp:effectExtent l="0" t="0" r="24765" b="12065"/>
                  <wp:wrapNone/>
                  <wp:docPr id="1" name="Left Arrow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66057" cy="45719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0CADFEE"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1" o:spid="_x0000_s1026" type="#_x0000_t66" style="position:absolute;margin-left:455.15pt;margin-top:123.45pt;width:44.55pt;height: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" adj="872" fillcolor="#4f81bd [3204]" strokecolor="#243f60 [1604]" strokeweight="2pt"/>
              </w:pict>
            </mc:Fallback>
          </mc:AlternateContent>
        </w:r>
      </w:ins>
      <w:ins w:id="61" w:author="Tulchinskaya, Gaby (NIH/NCI) [C]" w:date="2016-08-11T17:16:00Z"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79744" behindDoc="0" locked="0" layoutInCell="1" allowOverlap="1">
                  <wp:simplePos x="0" y="0"/>
                  <wp:positionH relativeFrom="page">
                    <wp:posOffset>7227570</wp:posOffset>
                  </wp:positionH>
                  <wp:positionV relativeFrom="paragraph">
                    <wp:posOffset>1028700</wp:posOffset>
                  </wp:positionV>
                  <wp:extent cx="2416175" cy="897255"/>
                  <wp:effectExtent l="0" t="0" r="22225" b="17145"/>
                  <wp:wrapSquare wrapText="bothSides"/>
                  <wp:docPr id="21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416175" cy="897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6E33" w:rsidRDefault="00426E33">
                              <w:ins w:id="62" w:author="Tulchinskaya, Gaby (NIH/NCI) [C]" w:date="2016-08-11T17:16:00Z">
                                <w:r>
                                  <w:t xml:space="preserve">Don’t show version(s), just give a button to show </w:t>
                                </w:r>
                              </w:ins>
                              <w:ins w:id="63" w:author="Tulchinskaya, Gaby (NIH/NCI) [C]" w:date="2016-08-11T17:17:00Z">
                                <w:r>
                                  <w:t>previously saved attachments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id="Text Box 2" o:spid="_x0000_s1027" type="#_x0000_t202" style="position:absolute;left:0;text-align:left;margin-left:569.1pt;margin-top:81pt;width:190.25pt;height:70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">
                  <v:textbox>
                    <w:txbxContent>
                      <w:p w:rsidR="00426E33" w:rsidRDefault="00426E33">
                        <w:ins w:id="64" w:author="Tulchinskaya, Gaby (NIH/NCI) [C]" w:date="2016-08-11T17:16:00Z">
                          <w:r>
                            <w:t xml:space="preserve">Don’t show version(s), just give a button to show </w:t>
                          </w:r>
                        </w:ins>
                        <w:ins w:id="65" w:author="Tulchinskaya, Gaby (NIH/NCI) [C]" w:date="2016-08-11T17:17:00Z">
                          <w:r>
                            <w:t>previously saved attachments</w:t>
                          </w:r>
                        </w:ins>
                      </w:p>
                    </w:txbxContent>
                  </v:textbox>
                  <w10:wrap type="square" anchorx="page"/>
                </v:shape>
              </w:pict>
            </mc:Fallback>
          </mc:AlternateContent>
        </w:r>
      </w:ins>
      <w:r w:rsidR="002F2797">
        <w:rPr>
          <w:noProof/>
        </w:rPr>
        <w:drawing>
          <wp:inline distT="0" distB="0" distL="0" distR="0">
            <wp:extent cx="5615354" cy="1946847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27" cy="195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29B" w:rsidRPr="00A0529B" w:rsidRDefault="00A0529B" w:rsidP="00571500">
      <w:pPr>
        <w:pStyle w:val="BodyText"/>
        <w:rPr>
          <w:color w:val="0070C0"/>
        </w:rPr>
      </w:pPr>
      <w:r w:rsidRPr="00A0529B">
        <w:rPr>
          <w:color w:val="0070C0"/>
          <w:highlight w:val="yellow"/>
        </w:rPr>
        <w:t>Please choose the option:</w:t>
      </w:r>
      <w:ins w:id="66" w:author="Tulchinskaya, Gaby (NIH/NCI) [C]" w:date="2016-08-11T17:15:00Z">
        <w:r w:rsidR="00426E33">
          <w:rPr>
            <w:color w:val="0070C0"/>
          </w:rPr>
          <w:t xml:space="preserve"> - n/a, we will just show all existing attachments</w:t>
        </w:r>
      </w:ins>
    </w:p>
    <w:p w:rsidR="00571500" w:rsidRPr="00A0529B" w:rsidRDefault="00A0529B" w:rsidP="00A0529B">
      <w:pPr>
        <w:pStyle w:val="BodyText"/>
        <w:numPr>
          <w:ilvl w:val="0"/>
          <w:numId w:val="13"/>
        </w:numPr>
        <w:rPr>
          <w:color w:val="0070C0"/>
        </w:rPr>
      </w:pPr>
      <w:r w:rsidRPr="00A0529B">
        <w:rPr>
          <w:color w:val="0070C0"/>
        </w:rPr>
        <w:t>Option 1: Always display “</w:t>
      </w:r>
      <w:r w:rsidR="00571500" w:rsidRPr="00A0529B">
        <w:rPr>
          <w:color w:val="0070C0"/>
        </w:rPr>
        <w:t>Select prior version</w:t>
      </w:r>
      <w:r w:rsidRPr="00A0529B">
        <w:rPr>
          <w:color w:val="0070C0"/>
        </w:rPr>
        <w:t>”</w:t>
      </w:r>
      <w:r w:rsidR="00571500" w:rsidRPr="00A0529B">
        <w:rPr>
          <w:color w:val="0070C0"/>
        </w:rPr>
        <w:t xml:space="preserve"> dropdown and corresponding “</w:t>
      </w:r>
      <w:r w:rsidR="009E335F">
        <w:rPr>
          <w:color w:val="0070C0"/>
        </w:rPr>
        <w:t>Show attachments…</w:t>
      </w:r>
      <w:r w:rsidR="00571500" w:rsidRPr="00A0529B">
        <w:rPr>
          <w:color w:val="0070C0"/>
        </w:rPr>
        <w:t>” button if prior version(s) exist. The dates in the dropdown indicate the date(s) when the prior version(s) become read-only.</w:t>
      </w:r>
      <w:ins w:id="67" w:author="Tulchinskaya, Gaby (NIH/NCI) [C]" w:date="2016-08-08T16:45:00Z">
        <w:r w:rsidR="001B6A3A" w:rsidRPr="00A0529B">
          <w:rPr>
            <w:color w:val="0070C0"/>
          </w:rPr>
          <w:t xml:space="preserve"> </w:t>
        </w:r>
      </w:ins>
    </w:p>
    <w:p w:rsidR="00A0529B" w:rsidRPr="00A0529B" w:rsidRDefault="00A0529B" w:rsidP="00A0529B">
      <w:pPr>
        <w:pStyle w:val="BodyText"/>
        <w:numPr>
          <w:ilvl w:val="0"/>
          <w:numId w:val="13"/>
        </w:numPr>
        <w:rPr>
          <w:color w:val="0070C0"/>
        </w:rPr>
      </w:pPr>
      <w:r w:rsidRPr="00A0529B">
        <w:rPr>
          <w:color w:val="0070C0"/>
        </w:rPr>
        <w:t>Option 2: Display “Select prior version” dropdown and corresponding “</w:t>
      </w:r>
      <w:r w:rsidR="009E335F">
        <w:rPr>
          <w:color w:val="0070C0"/>
        </w:rPr>
        <w:t>Show attachments…</w:t>
      </w:r>
      <w:r w:rsidRPr="00A0529B">
        <w:rPr>
          <w:color w:val="0070C0"/>
        </w:rPr>
        <w:t xml:space="preserve">” button </w:t>
      </w:r>
      <w:r w:rsidRPr="00A0529B">
        <w:rPr>
          <w:b/>
          <w:color w:val="0070C0"/>
        </w:rPr>
        <w:t>only if non-reconciled questions</w:t>
      </w:r>
      <w:r w:rsidRPr="00A0529B">
        <w:rPr>
          <w:color w:val="0070C0"/>
        </w:rPr>
        <w:t xml:space="preserve"> from prior version(s) exist </w:t>
      </w:r>
      <w:r w:rsidR="009E335F">
        <w:rPr>
          <w:color w:val="0070C0"/>
        </w:rPr>
        <w:t>(</w:t>
      </w:r>
      <w:r w:rsidR="009E335F" w:rsidRPr="009E335F">
        <w:rPr>
          <w:i/>
          <w:color w:val="0070C0"/>
        </w:rPr>
        <w:t>can be dangerous if partial reconciliation is allowed</w:t>
      </w:r>
      <w:r w:rsidR="009E335F">
        <w:rPr>
          <w:color w:val="0070C0"/>
        </w:rPr>
        <w:t>).</w:t>
      </w:r>
    </w:p>
    <w:p w:rsidR="00571500" w:rsidRDefault="00571500" w:rsidP="00571500">
      <w:pPr>
        <w:pStyle w:val="BodyText"/>
        <w:ind w:left="360"/>
      </w:pPr>
    </w:p>
    <w:p w:rsidR="00106535" w:rsidRDefault="00571500" w:rsidP="00571500">
      <w:pPr>
        <w:pStyle w:val="BodyText"/>
        <w:ind w:left="360"/>
      </w:pPr>
      <w:r>
        <w:t>New Attachment pop up will be modified, allowing to</w:t>
      </w:r>
      <w:r w:rsidR="00106535">
        <w:t xml:space="preserve">: </w:t>
      </w:r>
    </w:p>
    <w:p w:rsidR="00106535" w:rsidRDefault="00106535" w:rsidP="00106535">
      <w:pPr>
        <w:pStyle w:val="BodyText"/>
        <w:numPr>
          <w:ilvl w:val="1"/>
          <w:numId w:val="11"/>
        </w:numPr>
      </w:pPr>
      <w:r>
        <w:t>Add attachment</w:t>
      </w:r>
      <w:r w:rsidR="00571500">
        <w:t>, as we do now</w:t>
      </w:r>
    </w:p>
    <w:p w:rsidR="00106535" w:rsidRDefault="00106535" w:rsidP="00106535">
      <w:pPr>
        <w:pStyle w:val="BodyText"/>
        <w:numPr>
          <w:ilvl w:val="1"/>
          <w:numId w:val="11"/>
        </w:numPr>
      </w:pPr>
      <w:r>
        <w:t xml:space="preserve">In addition, ability to copy </w:t>
      </w:r>
      <w:ins w:id="68" w:author="Tulchinskaya, Gaby (NIH/NCI) [C]" w:date="2016-08-11T17:17:00Z">
        <w:r w:rsidR="00ED1D1D">
          <w:t xml:space="preserve">previously saved </w:t>
        </w:r>
      </w:ins>
      <w:r>
        <w:t xml:space="preserve">attachments </w:t>
      </w:r>
      <w:del w:id="69" w:author="Tulchinskaya, Gaby (NIH/NCI) [C]" w:date="2016-08-11T17:18:00Z">
        <w:r w:rsidDel="00ED1D1D">
          <w:delText xml:space="preserve">from prior version </w:delText>
        </w:r>
      </w:del>
      <w:r>
        <w:t xml:space="preserve">will be provided. </w:t>
      </w:r>
      <w:del w:id="70" w:author="Tulchinskaya, Gaby (NIH/NCI) [C]" w:date="2016-08-11T17:18:00Z">
        <w:r w:rsidDel="00ED1D1D">
          <w:delText>If user clicks “</w:delText>
        </w:r>
        <w:r w:rsidR="00EB6545" w:rsidDel="00ED1D1D">
          <w:delText>Show</w:delText>
        </w:r>
        <w:r w:rsidDel="00ED1D1D">
          <w:delText xml:space="preserve"> attachment</w:delText>
        </w:r>
        <w:r w:rsidR="00EB6545" w:rsidDel="00ED1D1D">
          <w:delText>(</w:delText>
        </w:r>
        <w:r w:rsidDel="00ED1D1D">
          <w:delText>s</w:delText>
        </w:r>
        <w:r w:rsidR="00EB6545" w:rsidDel="00ED1D1D">
          <w:delText>)</w:delText>
        </w:r>
        <w:r w:rsidDel="00ED1D1D">
          <w:delText xml:space="preserve"> from prior version” button, the system will display the list of questions from prior version that had attachment(s). </w:delText>
        </w:r>
      </w:del>
      <w:r>
        <w:t xml:space="preserve">User can select </w:t>
      </w:r>
      <w:proofErr w:type="spellStart"/>
      <w:r>
        <w:t>a</w:t>
      </w:r>
      <w:proofErr w:type="spellEnd"/>
      <w:r>
        <w:t xml:space="preserve"> </w:t>
      </w:r>
      <w:del w:id="71" w:author="Tulchinskaya, Gaby (NIH/NCI) [C]" w:date="2016-08-11T17:18:00Z">
        <w:r w:rsidDel="00ED1D1D">
          <w:delText xml:space="preserve">question </w:delText>
        </w:r>
      </w:del>
      <w:ins w:id="72" w:author="Tulchinskaya, Gaby (NIH/NCI) [C]" w:date="2016-08-11T17:18:00Z">
        <w:r w:rsidR="00ED1D1D">
          <w:t>attachment</w:t>
        </w:r>
        <w:r w:rsidR="00ED1D1D">
          <w:t xml:space="preserve"> </w:t>
        </w:r>
      </w:ins>
      <w:r>
        <w:t xml:space="preserve">and click Copy. </w:t>
      </w:r>
      <w:del w:id="73" w:author="Tulchinskaya, Gaby (NIH/NCI) [C]" w:date="2016-08-11T17:18:00Z">
        <w:r w:rsidDel="00ED1D1D">
          <w:delText xml:space="preserve">All attachments for selected question will be copied into the question in current version, for which user originally clicked </w:delText>
        </w:r>
        <w:r w:rsidDel="00ED1D1D">
          <w:object w:dxaOrig="240" w:dyaOrig="420">
            <v:shape id="_x0000_i1028" type="#_x0000_t75" style="width:6.85pt;height:13.7pt" o:ole="">
              <v:imagedata r:id="rId12" o:title=""/>
            </v:shape>
            <o:OLEObject Type="Embed" ProgID="PBrush" ShapeID="_x0000_i1028" DrawAspect="Content" ObjectID="_1532441214" r:id="rId20"/>
          </w:object>
        </w:r>
      </w:del>
    </w:p>
    <w:p w:rsidR="00106535" w:rsidRDefault="00106535" w:rsidP="00106535">
      <w:pPr>
        <w:pStyle w:val="BodyText"/>
      </w:pPr>
    </w:p>
    <w:p w:rsidR="00106535" w:rsidRDefault="00106535" w:rsidP="00106535">
      <w:pPr>
        <w:pStyle w:val="BodyText"/>
      </w:pPr>
    </w:p>
    <w:p w:rsidR="00DA3D99" w:rsidRDefault="00DA3D99" w:rsidP="00106535">
      <w:pPr>
        <w:pStyle w:val="BodyText"/>
      </w:pPr>
    </w:p>
    <w:p w:rsidR="00106535" w:rsidRDefault="00106535" w:rsidP="00106535">
      <w:pPr>
        <w:pStyle w:val="BodyText"/>
      </w:pPr>
      <w:r>
        <w:t>If user clicks Add Attachment: we will keep existing functionality:</w:t>
      </w:r>
    </w:p>
    <w:p w:rsidR="00106535" w:rsidRDefault="00DA3D99" w:rsidP="00106535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D5F18D" wp14:editId="35A0667F">
                <wp:simplePos x="0" y="0"/>
                <wp:positionH relativeFrom="margin">
                  <wp:posOffset>-128954</wp:posOffset>
                </wp:positionH>
                <wp:positionV relativeFrom="paragraph">
                  <wp:posOffset>-46892</wp:posOffset>
                </wp:positionV>
                <wp:extent cx="6013450" cy="2309446"/>
                <wp:effectExtent l="0" t="0" r="2540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23094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AAA69" id="Rectangle 34" o:spid="_x0000_s1026" style="position:absolute;margin-left:-10.15pt;margin-top:-3.7pt;width:473.5pt;height:181.8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" filled="f" strokecolor="#243f60 [1604]" strokeweight="2pt">
                <w10:wrap anchorx="margin"/>
              </v:rect>
            </w:pict>
          </mc:Fallback>
        </mc:AlternateContent>
      </w:r>
      <w:r w:rsidR="00106535">
        <w:rPr>
          <w:noProof/>
        </w:rPr>
        <w:drawing>
          <wp:inline distT="0" distB="0" distL="0" distR="0" wp14:anchorId="1207FAA2" wp14:editId="5726CC67">
            <wp:extent cx="4192509" cy="11195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t="2225" r="6982" b="55941"/>
                    <a:stretch/>
                  </pic:blipFill>
                  <pic:spPr bwMode="auto">
                    <a:xfrm>
                      <a:off x="0" y="0"/>
                      <a:ext cx="4307708" cy="115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D99" w:rsidRPr="0064396E" w:rsidRDefault="00DA3D99" w:rsidP="00DA3D99">
      <w:pPr>
        <w:pStyle w:val="BodyText"/>
        <w:rPr>
          <w:b/>
        </w:rPr>
      </w:pPr>
      <w:r w:rsidRPr="0064396E">
        <w:rPr>
          <w:b/>
        </w:rPr>
        <w:t>Attachment File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0"/>
        <w:gridCol w:w="2785"/>
      </w:tblGrid>
      <w:tr w:rsidR="00DA3D99" w:rsidRPr="009F3757" w:rsidTr="00003EC5">
        <w:tc>
          <w:tcPr>
            <w:tcW w:w="6030" w:type="dxa"/>
            <w:shd w:val="clear" w:color="auto" w:fill="C2D69B" w:themeFill="accent3" w:themeFillTint="99"/>
          </w:tcPr>
          <w:p w:rsidR="00DA3D99" w:rsidRPr="009F3757" w:rsidRDefault="00DA3D99" w:rsidP="00003EC5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2785" w:type="dxa"/>
            <w:shd w:val="clear" w:color="auto" w:fill="C2D69B" w:themeFill="accent3" w:themeFillTint="99"/>
          </w:tcPr>
          <w:p w:rsidR="00DA3D99" w:rsidRPr="009F3757" w:rsidRDefault="00DA3D99" w:rsidP="00003EC5">
            <w:pPr>
              <w:pStyle w:val="BodyText"/>
              <w:rPr>
                <w:b/>
              </w:rPr>
            </w:pPr>
          </w:p>
        </w:tc>
      </w:tr>
      <w:tr w:rsidR="00DA3D99" w:rsidTr="00003EC5">
        <w:tc>
          <w:tcPr>
            <w:tcW w:w="6030" w:type="dxa"/>
          </w:tcPr>
          <w:p w:rsidR="00DA3D99" w:rsidRPr="00824F7B" w:rsidRDefault="00DA3D99" w:rsidP="00003EC5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2785" w:type="dxa"/>
          </w:tcPr>
          <w:p w:rsidR="00DA3D99" w:rsidRPr="00824F7B" w:rsidRDefault="00DA3D99" w:rsidP="00003EC5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</w:tbl>
    <w:p w:rsidR="00DA3D99" w:rsidRDefault="00DA3D99" w:rsidP="00DA3D99">
      <w:pPr>
        <w:pStyle w:val="BodyText"/>
      </w:pPr>
      <w:r>
        <w:rPr>
          <w:noProof/>
        </w:rPr>
        <w:drawing>
          <wp:inline distT="0" distB="0" distL="0" distR="0" wp14:anchorId="5DAD85B1" wp14:editId="64EEBB7A">
            <wp:extent cx="920115" cy="3225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99" w:rsidRDefault="00DA3D99" w:rsidP="00106535">
      <w:pPr>
        <w:pStyle w:val="BodyText"/>
      </w:pPr>
    </w:p>
    <w:p w:rsidR="00106535" w:rsidRDefault="00DA3D99" w:rsidP="00106535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9B31E7" wp14:editId="1DD64B0E">
                <wp:simplePos x="0" y="0"/>
                <wp:positionH relativeFrom="margin">
                  <wp:posOffset>-70757</wp:posOffset>
                </wp:positionH>
                <wp:positionV relativeFrom="paragraph">
                  <wp:posOffset>345621</wp:posOffset>
                </wp:positionV>
                <wp:extent cx="6013450" cy="3118758"/>
                <wp:effectExtent l="0" t="0" r="25400" b="247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31187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2E255" id="Rectangle 11" o:spid="_x0000_s1026" style="position:absolute;margin-left:-5.55pt;margin-top:27.2pt;width:473.5pt;height:245.5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" filled="f" strokecolor="#243f60 [1604]" strokeweight="2pt">
                <w10:wrap anchorx="margin"/>
              </v:rect>
            </w:pict>
          </mc:Fallback>
        </mc:AlternateContent>
      </w:r>
      <w:r w:rsidR="00106535">
        <w:t>If user clicks “</w:t>
      </w:r>
      <w:r w:rsidR="00E35DA3">
        <w:t>Show</w:t>
      </w:r>
      <w:r w:rsidR="00106535">
        <w:t xml:space="preserve"> attachment</w:t>
      </w:r>
      <w:r w:rsidR="00E35DA3">
        <w:t>(s)</w:t>
      </w:r>
      <w:r w:rsidR="00106535">
        <w:t xml:space="preserve"> from prior version” button, the list of </w:t>
      </w:r>
      <w:r w:rsidR="00106535" w:rsidRPr="0039147F">
        <w:rPr>
          <w:highlight w:val="yellow"/>
        </w:rPr>
        <w:t>all</w:t>
      </w:r>
      <w:r w:rsidR="00106535">
        <w:t xml:space="preserve"> questions that have attachments from a selected version will appear. </w:t>
      </w:r>
      <w:r w:rsidR="0039147F" w:rsidRPr="00571500">
        <w:rPr>
          <w:i/>
        </w:rPr>
        <w:t xml:space="preserve"> </w:t>
      </w:r>
      <w:r w:rsidR="006D0B11" w:rsidRPr="001727E3">
        <w:rPr>
          <w:color w:val="0070C0"/>
          <w:highlight w:val="yellow"/>
        </w:rPr>
        <w:t>Question:</w:t>
      </w:r>
      <w:r w:rsidR="006D0B11" w:rsidRPr="001727E3">
        <w:rPr>
          <w:color w:val="0070C0"/>
        </w:rPr>
        <w:t xml:space="preserve"> </w:t>
      </w:r>
      <w:ins w:id="74" w:author="Tulchinskaya, Gaby (NIH/NCI) [C]" w:date="2016-08-08T16:44:00Z">
        <w:r w:rsidR="0039147F" w:rsidRPr="001727E3">
          <w:rPr>
            <w:color w:val="0070C0"/>
          </w:rPr>
          <w:t xml:space="preserve"> </w:t>
        </w:r>
      </w:ins>
      <w:r w:rsidR="006D0B11" w:rsidRPr="001727E3">
        <w:rPr>
          <w:color w:val="0070C0"/>
        </w:rPr>
        <w:t xml:space="preserve">Do we need to show ALL questions with attachments from selected version or </w:t>
      </w:r>
      <w:r w:rsidR="0039147F" w:rsidRPr="001727E3">
        <w:rPr>
          <w:color w:val="0070C0"/>
        </w:rPr>
        <w:t xml:space="preserve">only non-reconciled </w:t>
      </w:r>
      <w:r w:rsidR="006D0B11" w:rsidRPr="001727E3">
        <w:rPr>
          <w:color w:val="0070C0"/>
        </w:rPr>
        <w:t xml:space="preserve">questions with </w:t>
      </w:r>
      <w:r w:rsidR="0039147F" w:rsidRPr="001727E3">
        <w:rPr>
          <w:color w:val="0070C0"/>
        </w:rPr>
        <w:t>attachments?</w:t>
      </w:r>
      <w:ins w:id="75" w:author="Tulchinskaya, Gaby (NIH/NCI) [C]" w:date="2016-08-11T16:11:00Z">
        <w:r w:rsidR="00DE481C">
          <w:rPr>
            <w:color w:val="0070C0"/>
          </w:rPr>
          <w:t xml:space="preserve"> </w:t>
        </w:r>
      </w:ins>
      <w:ins w:id="76" w:author="Tulchinskaya, Gaby (NIH/NCI) [C]" w:date="2016-08-11T16:12:00Z">
        <w:r w:rsidR="00DE481C">
          <w:rPr>
            <w:color w:val="0070C0"/>
          </w:rPr>
          <w:t>–</w:t>
        </w:r>
      </w:ins>
      <w:ins w:id="77" w:author="Tulchinskaya, Gaby (NIH/NCI) [C]" w:date="2016-08-11T16:11:00Z">
        <w:r w:rsidR="00DE481C">
          <w:rPr>
            <w:color w:val="0070C0"/>
          </w:rPr>
          <w:t xml:space="preserve"> easiest </w:t>
        </w:r>
      </w:ins>
    </w:p>
    <w:p w:rsidR="00106535" w:rsidRDefault="002F2797" w:rsidP="00106535">
      <w:pPr>
        <w:pStyle w:val="BodyText"/>
      </w:pPr>
      <w:r>
        <w:rPr>
          <w:noProof/>
        </w:rPr>
        <w:drawing>
          <wp:inline distT="0" distB="0" distL="0" distR="0" wp14:anchorId="410A0D49" wp14:editId="39AC8203">
            <wp:extent cx="4167505" cy="1365885"/>
            <wp:effectExtent l="0" t="0" r="444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700"/>
        <w:gridCol w:w="1441"/>
      </w:tblGrid>
      <w:tr w:rsidR="00106535" w:rsidTr="008E14F9">
        <w:tc>
          <w:tcPr>
            <w:tcW w:w="4675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t xml:space="preserve">    </w:t>
            </w:r>
            <w:r w:rsidRPr="009F3757">
              <w:rPr>
                <w:b/>
              </w:rPr>
              <w:t>Questions with attachments</w:t>
            </w:r>
            <w:r w:rsidR="008E14F9">
              <w:rPr>
                <w:b/>
              </w:rPr>
              <w:t xml:space="preserve"> from 06/20/2016</w:t>
            </w:r>
          </w:p>
        </w:tc>
        <w:tc>
          <w:tcPr>
            <w:tcW w:w="2700" w:type="dxa"/>
            <w:shd w:val="clear" w:color="auto" w:fill="C2D69B" w:themeFill="accent3" w:themeFillTint="99"/>
          </w:tcPr>
          <w:p w:rsidR="00106535" w:rsidRPr="00ED1D1D" w:rsidRDefault="00106535" w:rsidP="00E61CD1">
            <w:pPr>
              <w:pStyle w:val="BodyText"/>
              <w:rPr>
                <w:b/>
                <w:u w:val="single"/>
              </w:rPr>
            </w:pPr>
            <w:r w:rsidRPr="00ED1D1D">
              <w:rPr>
                <w:b/>
                <w:u w:val="single"/>
              </w:rPr>
              <w:t>File Name</w:t>
            </w:r>
          </w:p>
        </w:tc>
        <w:tc>
          <w:tcPr>
            <w:tcW w:w="1441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106535" w:rsidTr="008E14F9">
        <w:tc>
          <w:tcPr>
            <w:tcW w:w="4675" w:type="dxa"/>
            <w:vMerge w:val="restart"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  <w:r>
              <w:t>Is this a SNAP application?</w:t>
            </w:r>
            <w:ins w:id="78" w:author="Tulchinskaya, Gaby (NIH/NCI) [C]" w:date="2016-08-11T16:13:00Z">
              <w:r w:rsidR="00DE481C">
                <w:t xml:space="preserve"> </w:t>
              </w:r>
            </w:ins>
            <w:ins w:id="79" w:author="Tulchinskaya, Gaby (NIH/NCI) [C]" w:date="2016-08-11T16:14:00Z">
              <w:r w:rsidR="00DE481C">
                <w:t>–</w:t>
              </w:r>
            </w:ins>
            <w:ins w:id="80" w:author="Tulchinskaya, Gaby (NIH/NCI) [C]" w:date="2016-08-11T16:13:00Z">
              <w:r w:rsidR="00DE481C">
                <w:t xml:space="preserve"> no </w:t>
              </w:r>
            </w:ins>
            <w:ins w:id="81" w:author="Tulchinskaya, Gaby (NIH/NCI) [C]" w:date="2016-08-11T16:14:00Z">
              <w:r w:rsidR="00DE481C">
                <w:t>needed</w:t>
              </w:r>
            </w:ins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1441" w:type="dxa"/>
            <w:vMerge w:val="restart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29" type="#_x0000_t75" style="width:40.3pt;height:17.55pt" o:ole="">
                  <v:imagedata r:id="rId24" o:title=""/>
                </v:shape>
                <o:OLEObject Type="Embed" ProgID="PBrush" ShapeID="_x0000_i1029" DrawAspect="Content" ObjectID="_1532441215" r:id="rId25"/>
              </w:object>
            </w:r>
          </w:p>
        </w:tc>
      </w:tr>
      <w:tr w:rsidR="00106535" w:rsidTr="008E14F9">
        <w:tc>
          <w:tcPr>
            <w:tcW w:w="4675" w:type="dxa"/>
            <w:vMerge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1441" w:type="dxa"/>
            <w:vMerge/>
          </w:tcPr>
          <w:p w:rsidR="00106535" w:rsidRDefault="00106535" w:rsidP="00E61CD1">
            <w:pPr>
              <w:pStyle w:val="BodyText"/>
            </w:pPr>
          </w:p>
        </w:tc>
      </w:tr>
      <w:tr w:rsidR="00106535" w:rsidTr="008E14F9">
        <w:tc>
          <w:tcPr>
            <w:tcW w:w="467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t>Is this a provisional award?</w:t>
            </w:r>
          </w:p>
        </w:tc>
        <w:tc>
          <w:tcPr>
            <w:tcW w:w="2700" w:type="dxa"/>
            <w:shd w:val="clear" w:color="auto" w:fill="DAEEF3" w:themeFill="accent5" w:themeFillTint="33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Email PDF1.pdf</w:t>
            </w:r>
          </w:p>
        </w:tc>
        <w:tc>
          <w:tcPr>
            <w:tcW w:w="1441" w:type="dxa"/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0" type="#_x0000_t75" style="width:40.3pt;height:17.55pt" o:ole="">
                  <v:imagedata r:id="rId24" o:title=""/>
                </v:shape>
                <o:OLEObject Type="Embed" ProgID="PBrush" ShapeID="_x0000_i1030" DrawAspect="Content" ObjectID="_1532441216" r:id="rId26"/>
              </w:object>
            </w:r>
          </w:p>
        </w:tc>
      </w:tr>
      <w:tr w:rsidR="00106535" w:rsidTr="008E14F9">
        <w:tc>
          <w:tcPr>
            <w:tcW w:w="4675" w:type="dxa"/>
          </w:tcPr>
          <w:p w:rsidR="00106535" w:rsidRDefault="00106535" w:rsidP="00E61CD1">
            <w:pPr>
              <w:pStyle w:val="BodyText"/>
            </w:pPr>
            <w:r>
              <w:t>Is this award over 5 Million Total Cost?</w:t>
            </w:r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Doc3333.doc</w:t>
            </w:r>
          </w:p>
        </w:tc>
        <w:tc>
          <w:tcPr>
            <w:tcW w:w="1441" w:type="dxa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1" type="#_x0000_t75" style="width:40.3pt;height:17.55pt" o:ole="">
                  <v:imagedata r:id="rId24" o:title=""/>
                </v:shape>
                <o:OLEObject Type="Embed" ProgID="PBrush" ShapeID="_x0000_i1031" DrawAspect="Content" ObjectID="_1532441217" r:id="rId27"/>
              </w:object>
            </w:r>
          </w:p>
        </w:tc>
      </w:tr>
    </w:tbl>
    <w:p w:rsidR="00106535" w:rsidRDefault="00106535" w:rsidP="00106535">
      <w:pPr>
        <w:pStyle w:val="BodyText"/>
      </w:pPr>
      <w:r>
        <w:lastRenderedPageBreak/>
        <w:t>User will request to copy attachments from a selected question; all attachments will be moved into “</w:t>
      </w:r>
      <w:r w:rsidRPr="0064396E">
        <w:rPr>
          <w:b/>
        </w:rPr>
        <w:t>Attachment File List</w:t>
      </w:r>
      <w:r>
        <w:rPr>
          <w:b/>
        </w:rPr>
        <w:t xml:space="preserve">” </w:t>
      </w:r>
      <w:r w:rsidRPr="0064396E">
        <w:t>section.</w:t>
      </w:r>
      <w:r>
        <w:t xml:space="preserve"> User can delete or view any attachment. User can add attachments from different question into the selected question for a current version.</w:t>
      </w:r>
    </w:p>
    <w:p w:rsidR="00106535" w:rsidRDefault="00106535" w:rsidP="0010653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D945E" wp14:editId="16419652">
                <wp:simplePos x="0" y="0"/>
                <wp:positionH relativeFrom="margin">
                  <wp:posOffset>-164123</wp:posOffset>
                </wp:positionH>
                <wp:positionV relativeFrom="paragraph">
                  <wp:posOffset>205155</wp:posOffset>
                </wp:positionV>
                <wp:extent cx="6013939" cy="4566138"/>
                <wp:effectExtent l="0" t="0" r="254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939" cy="45661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5708F" id="Rectangle 4" o:spid="_x0000_s1026" style="position:absolute;margin-left:-12.9pt;margin-top:16.15pt;width:473.55pt;height:359.5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" filled="f" strokecolor="#243f60 [1604]" strokeweight="2pt">
                <w10:wrap anchorx="margin"/>
              </v:rect>
            </w:pict>
          </mc:Fallback>
        </mc:AlternateContent>
      </w:r>
    </w:p>
    <w:p w:rsidR="00106535" w:rsidRDefault="002F2797" w:rsidP="00106535">
      <w:pPr>
        <w:pStyle w:val="BodyText"/>
      </w:pPr>
      <w:bookmarkStart w:id="82" w:name="_GoBack"/>
      <w:r>
        <w:rPr>
          <w:noProof/>
        </w:rPr>
        <w:drawing>
          <wp:inline distT="0" distB="0" distL="0" distR="0">
            <wp:extent cx="4167505" cy="1365885"/>
            <wp:effectExtent l="0" t="0" r="444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2790"/>
        <w:gridCol w:w="1441"/>
      </w:tblGrid>
      <w:tr w:rsidR="00106535" w:rsidTr="008E14F9">
        <w:tc>
          <w:tcPr>
            <w:tcW w:w="4585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del w:id="83" w:author="Tulchinskaya, Gaby (NIH/NCI) [C]" w:date="2016-08-11T17:19:00Z">
              <w:r w:rsidRPr="009F3757" w:rsidDel="00ED1D1D">
                <w:rPr>
                  <w:b/>
                </w:rPr>
                <w:delText>Questions with attachments</w:delText>
              </w:r>
              <w:r w:rsidR="008E14F9" w:rsidDel="00ED1D1D">
                <w:rPr>
                  <w:b/>
                </w:rPr>
                <w:delText xml:space="preserve"> from 06/20/2016</w:delText>
              </w:r>
            </w:del>
          </w:p>
        </w:tc>
        <w:tc>
          <w:tcPr>
            <w:tcW w:w="2790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1441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106535" w:rsidTr="008E14F9">
        <w:tc>
          <w:tcPr>
            <w:tcW w:w="4585" w:type="dxa"/>
            <w:vMerge w:val="restart"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  <w:del w:id="84" w:author="Tulchinskaya, Gaby (NIH/NCI) [C]" w:date="2016-08-11T17:19:00Z">
              <w:r w:rsidDel="00ED1D1D">
                <w:delText>Is this a SNAP application?</w:delText>
              </w:r>
            </w:del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1441" w:type="dxa"/>
            <w:vMerge w:val="restart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2" type="#_x0000_t75" style="width:40.3pt;height:17.55pt" o:ole="">
                  <v:imagedata r:id="rId24" o:title=""/>
                </v:shape>
                <o:OLEObject Type="Embed" ProgID="PBrush" ShapeID="_x0000_i1032" DrawAspect="Content" ObjectID="_1532441218" r:id="rId28"/>
              </w:object>
            </w:r>
          </w:p>
        </w:tc>
      </w:tr>
      <w:tr w:rsidR="00106535" w:rsidTr="008E14F9">
        <w:tc>
          <w:tcPr>
            <w:tcW w:w="4585" w:type="dxa"/>
            <w:vMerge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1441" w:type="dxa"/>
            <w:vMerge/>
          </w:tcPr>
          <w:p w:rsidR="00106535" w:rsidRDefault="00106535" w:rsidP="00E61CD1">
            <w:pPr>
              <w:pStyle w:val="BodyText"/>
            </w:pPr>
          </w:p>
        </w:tc>
      </w:tr>
      <w:tr w:rsidR="00106535" w:rsidTr="008E14F9">
        <w:tc>
          <w:tcPr>
            <w:tcW w:w="458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del w:id="85" w:author="Tulchinskaya, Gaby (NIH/NCI) [C]" w:date="2016-08-11T17:19:00Z">
              <w:r w:rsidDel="00ED1D1D">
                <w:delText>Is this a provisional award?</w:delText>
              </w:r>
            </w:del>
          </w:p>
        </w:tc>
        <w:tc>
          <w:tcPr>
            <w:tcW w:w="2790" w:type="dxa"/>
            <w:shd w:val="clear" w:color="auto" w:fill="DAEEF3" w:themeFill="accent5" w:themeFillTint="33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Email PDF1.pdf</w:t>
            </w:r>
          </w:p>
        </w:tc>
        <w:tc>
          <w:tcPr>
            <w:tcW w:w="1441" w:type="dxa"/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3" type="#_x0000_t75" style="width:40.3pt;height:17.55pt" o:ole="">
                  <v:imagedata r:id="rId24" o:title=""/>
                </v:shape>
                <o:OLEObject Type="Embed" ProgID="PBrush" ShapeID="_x0000_i1033" DrawAspect="Content" ObjectID="_1532441219" r:id="rId29"/>
              </w:object>
            </w:r>
          </w:p>
        </w:tc>
      </w:tr>
      <w:tr w:rsidR="00106535" w:rsidTr="008E14F9">
        <w:tc>
          <w:tcPr>
            <w:tcW w:w="4585" w:type="dxa"/>
          </w:tcPr>
          <w:p w:rsidR="00106535" w:rsidRDefault="00106535" w:rsidP="00E61CD1">
            <w:pPr>
              <w:pStyle w:val="BodyText"/>
            </w:pPr>
            <w:del w:id="86" w:author="Tulchinskaya, Gaby (NIH/NCI) [C]" w:date="2016-08-11T17:19:00Z">
              <w:r w:rsidDel="00ED1D1D">
                <w:delText>Is this award over 5 Million Total Cost?</w:delText>
              </w:r>
            </w:del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Doc3333.doc</w:t>
            </w:r>
          </w:p>
        </w:tc>
        <w:tc>
          <w:tcPr>
            <w:tcW w:w="1441" w:type="dxa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4" type="#_x0000_t75" style="width:40.3pt;height:17.55pt" o:ole="">
                  <v:imagedata r:id="rId24" o:title=""/>
                </v:shape>
                <o:OLEObject Type="Embed" ProgID="PBrush" ShapeID="_x0000_i1034" DrawAspect="Content" ObjectID="_1532441220" r:id="rId30"/>
              </w:object>
            </w:r>
          </w:p>
        </w:tc>
      </w:tr>
    </w:tbl>
    <w:p w:rsidR="00106535" w:rsidRDefault="00106535" w:rsidP="00106535">
      <w:pPr>
        <w:pStyle w:val="BodyText"/>
      </w:pPr>
    </w:p>
    <w:p w:rsidR="00106535" w:rsidRPr="0064396E" w:rsidRDefault="00106535" w:rsidP="00106535">
      <w:pPr>
        <w:pStyle w:val="BodyText"/>
        <w:rPr>
          <w:b/>
        </w:rPr>
      </w:pPr>
      <w:r w:rsidRPr="0064396E">
        <w:rPr>
          <w:b/>
        </w:rPr>
        <w:t>Attachment File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0"/>
        <w:gridCol w:w="2785"/>
      </w:tblGrid>
      <w:tr w:rsidR="00824F7B" w:rsidRPr="009F3757" w:rsidTr="00824F7B">
        <w:tc>
          <w:tcPr>
            <w:tcW w:w="6030" w:type="dxa"/>
            <w:shd w:val="clear" w:color="auto" w:fill="C2D69B" w:themeFill="accent3" w:themeFillTint="99"/>
          </w:tcPr>
          <w:p w:rsidR="00824F7B" w:rsidRPr="009F3757" w:rsidRDefault="00824F7B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2785" w:type="dxa"/>
            <w:shd w:val="clear" w:color="auto" w:fill="C2D69B" w:themeFill="accent3" w:themeFillTint="99"/>
          </w:tcPr>
          <w:p w:rsidR="00824F7B" w:rsidRPr="009F3757" w:rsidRDefault="00824F7B" w:rsidP="00E61CD1">
            <w:pPr>
              <w:pStyle w:val="BodyText"/>
              <w:rPr>
                <w:b/>
              </w:rPr>
            </w:pP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File that user added manually into a current version.doc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</w:tbl>
    <w:p w:rsidR="00106535" w:rsidRDefault="00106535" w:rsidP="00106535">
      <w:pPr>
        <w:pStyle w:val="BodyText"/>
      </w:pPr>
      <w:r>
        <w:rPr>
          <w:noProof/>
        </w:rPr>
        <w:drawing>
          <wp:inline distT="0" distB="0" distL="0" distR="0" wp14:anchorId="358E5752" wp14:editId="30B8C513">
            <wp:extent cx="920115" cy="322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99" w:rsidRDefault="00DA3D99" w:rsidP="00106535">
      <w:pPr>
        <w:pStyle w:val="BodyText"/>
        <w:rPr>
          <w:b/>
          <w:u w:val="single"/>
        </w:rPr>
      </w:pPr>
    </w:p>
    <w:p w:rsidR="00077ED2" w:rsidRPr="006579BD" w:rsidRDefault="00106535" w:rsidP="00106535">
      <w:pPr>
        <w:pStyle w:val="BodyText"/>
      </w:pPr>
      <w:r>
        <w:rPr>
          <w:b/>
          <w:u w:val="single"/>
        </w:rPr>
        <w:t xml:space="preserve">User flow for </w:t>
      </w:r>
      <w:r w:rsidRPr="00D93E64">
        <w:rPr>
          <w:b/>
          <w:u w:val="single"/>
        </w:rPr>
        <w:t>Option</w:t>
      </w:r>
      <w:r>
        <w:rPr>
          <w:b/>
          <w:u w:val="single"/>
        </w:rPr>
        <w:t>2</w:t>
      </w:r>
      <w:r w:rsidRPr="00D93E64">
        <w:rPr>
          <w:b/>
          <w:u w:val="single"/>
        </w:rPr>
        <w:t>:</w:t>
      </w:r>
      <w:r>
        <w:t xml:space="preserve"> same as for option 1, except that initially the system will automatically copy answers/comments/attachment from the </w:t>
      </w:r>
      <w:r w:rsidRPr="00D93E64">
        <w:rPr>
          <w:b/>
          <w:color w:val="FF0000"/>
        </w:rPr>
        <w:t>LA</w:t>
      </w:r>
      <w:r w:rsidR="00504F1D">
        <w:rPr>
          <w:b/>
          <w:color w:val="FF0000"/>
        </w:rPr>
        <w:t>TEST</w:t>
      </w:r>
      <w:r>
        <w:t xml:space="preserve"> version (if any). Ability to view all prior versions will still be provided and user can manually copy attachments and from them. </w:t>
      </w:r>
    </w:p>
    <w:sectPr w:rsidR="00077ED2" w:rsidRPr="006579BD" w:rsidSect="00CE6ACF">
      <w:footerReference w:type="default" r:id="rId3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DD0" w:rsidRDefault="00313DD0" w:rsidP="00037604">
      <w:pPr>
        <w:spacing w:after="0" w:line="240" w:lineRule="auto"/>
      </w:pPr>
      <w:r>
        <w:separator/>
      </w:r>
    </w:p>
  </w:endnote>
  <w:endnote w:type="continuationSeparator" w:id="0">
    <w:p w:rsidR="00313DD0" w:rsidRDefault="00313DD0" w:rsidP="00037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Calibr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48241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7604" w:rsidRDefault="000376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1D1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037604" w:rsidRDefault="000376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DD0" w:rsidRDefault="00313DD0" w:rsidP="00037604">
      <w:pPr>
        <w:spacing w:after="0" w:line="240" w:lineRule="auto"/>
      </w:pPr>
      <w:r>
        <w:separator/>
      </w:r>
    </w:p>
  </w:footnote>
  <w:footnote w:type="continuationSeparator" w:id="0">
    <w:p w:rsidR="00313DD0" w:rsidRDefault="00313DD0" w:rsidP="000376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38F"/>
    <w:multiLevelType w:val="hybridMultilevel"/>
    <w:tmpl w:val="7A687E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70F86"/>
    <w:multiLevelType w:val="hybridMultilevel"/>
    <w:tmpl w:val="6C381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E009D"/>
    <w:multiLevelType w:val="hybridMultilevel"/>
    <w:tmpl w:val="39C82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1DD6"/>
    <w:multiLevelType w:val="hybridMultilevel"/>
    <w:tmpl w:val="C31C7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52A9A"/>
    <w:multiLevelType w:val="hybridMultilevel"/>
    <w:tmpl w:val="617C596E"/>
    <w:lvl w:ilvl="0" w:tplc="1C2E8D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C97E45"/>
    <w:multiLevelType w:val="hybridMultilevel"/>
    <w:tmpl w:val="FE906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6D54EC"/>
    <w:multiLevelType w:val="hybridMultilevel"/>
    <w:tmpl w:val="5ECAD404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C05E8C"/>
    <w:multiLevelType w:val="hybridMultilevel"/>
    <w:tmpl w:val="EBAE0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8725C"/>
    <w:multiLevelType w:val="hybridMultilevel"/>
    <w:tmpl w:val="F4006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AA45BA"/>
    <w:multiLevelType w:val="hybridMultilevel"/>
    <w:tmpl w:val="B8947A1C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EB3B41"/>
    <w:multiLevelType w:val="hybridMultilevel"/>
    <w:tmpl w:val="7B481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17354C"/>
    <w:multiLevelType w:val="hybridMultilevel"/>
    <w:tmpl w:val="B8947A1C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6A63A3"/>
    <w:multiLevelType w:val="hybridMultilevel"/>
    <w:tmpl w:val="6838A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9"/>
  </w:num>
  <w:num w:numId="5">
    <w:abstractNumId w:val="6"/>
  </w:num>
  <w:num w:numId="6">
    <w:abstractNumId w:val="10"/>
  </w:num>
  <w:num w:numId="7">
    <w:abstractNumId w:val="0"/>
  </w:num>
  <w:num w:numId="8">
    <w:abstractNumId w:val="3"/>
  </w:num>
  <w:num w:numId="9">
    <w:abstractNumId w:val="7"/>
  </w:num>
  <w:num w:numId="10">
    <w:abstractNumId w:val="8"/>
  </w:num>
  <w:num w:numId="11">
    <w:abstractNumId w:val="5"/>
  </w:num>
  <w:num w:numId="12">
    <w:abstractNumId w:val="4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ulchinskaya, Gaby (NIH/NCI) [C]">
    <w15:presenceInfo w15:providerId="AD" w15:userId="S-1-5-21-12604286-656692736-1848903544-7976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EE4"/>
    <w:rsid w:val="0000411C"/>
    <w:rsid w:val="00037604"/>
    <w:rsid w:val="00037B7D"/>
    <w:rsid w:val="000473C3"/>
    <w:rsid w:val="00061518"/>
    <w:rsid w:val="00077ED2"/>
    <w:rsid w:val="00095284"/>
    <w:rsid w:val="000B3282"/>
    <w:rsid w:val="000E060B"/>
    <w:rsid w:val="000E677E"/>
    <w:rsid w:val="00106535"/>
    <w:rsid w:val="001626C5"/>
    <w:rsid w:val="001727E3"/>
    <w:rsid w:val="001B6A3A"/>
    <w:rsid w:val="002146E8"/>
    <w:rsid w:val="00252076"/>
    <w:rsid w:val="00297388"/>
    <w:rsid w:val="002C3C9C"/>
    <w:rsid w:val="002D731B"/>
    <w:rsid w:val="002D7DD1"/>
    <w:rsid w:val="002F2797"/>
    <w:rsid w:val="00313DD0"/>
    <w:rsid w:val="003545C3"/>
    <w:rsid w:val="0039147F"/>
    <w:rsid w:val="003C7B85"/>
    <w:rsid w:val="003D3CD0"/>
    <w:rsid w:val="00426E33"/>
    <w:rsid w:val="00460E35"/>
    <w:rsid w:val="004F7DA1"/>
    <w:rsid w:val="00504C0F"/>
    <w:rsid w:val="00504F1D"/>
    <w:rsid w:val="00516EDC"/>
    <w:rsid w:val="00527D47"/>
    <w:rsid w:val="00555CC4"/>
    <w:rsid w:val="00571500"/>
    <w:rsid w:val="005B5D9B"/>
    <w:rsid w:val="005C58E1"/>
    <w:rsid w:val="006579BD"/>
    <w:rsid w:val="00661F6C"/>
    <w:rsid w:val="00681CDB"/>
    <w:rsid w:val="00697F02"/>
    <w:rsid w:val="006D05B2"/>
    <w:rsid w:val="006D0B11"/>
    <w:rsid w:val="00716DB9"/>
    <w:rsid w:val="007659AA"/>
    <w:rsid w:val="00772EE4"/>
    <w:rsid w:val="007C12F0"/>
    <w:rsid w:val="007F1829"/>
    <w:rsid w:val="00815939"/>
    <w:rsid w:val="00824F7B"/>
    <w:rsid w:val="008A015F"/>
    <w:rsid w:val="008E14F9"/>
    <w:rsid w:val="008E2845"/>
    <w:rsid w:val="008F4B68"/>
    <w:rsid w:val="0091179B"/>
    <w:rsid w:val="009332D3"/>
    <w:rsid w:val="009433F4"/>
    <w:rsid w:val="00971771"/>
    <w:rsid w:val="009776B5"/>
    <w:rsid w:val="009A6712"/>
    <w:rsid w:val="009A7C71"/>
    <w:rsid w:val="009E335F"/>
    <w:rsid w:val="00A0529B"/>
    <w:rsid w:val="00A11842"/>
    <w:rsid w:val="00A15BA4"/>
    <w:rsid w:val="00A512FC"/>
    <w:rsid w:val="00A62CB0"/>
    <w:rsid w:val="00A95EBA"/>
    <w:rsid w:val="00AF673F"/>
    <w:rsid w:val="00B41F18"/>
    <w:rsid w:val="00B8482B"/>
    <w:rsid w:val="00B96E61"/>
    <w:rsid w:val="00BA7791"/>
    <w:rsid w:val="00BD7717"/>
    <w:rsid w:val="00C006F9"/>
    <w:rsid w:val="00C277BD"/>
    <w:rsid w:val="00C36DA4"/>
    <w:rsid w:val="00C400E8"/>
    <w:rsid w:val="00CB5D33"/>
    <w:rsid w:val="00CE5FE0"/>
    <w:rsid w:val="00CE6ACF"/>
    <w:rsid w:val="00D553F7"/>
    <w:rsid w:val="00DA3D99"/>
    <w:rsid w:val="00DC1930"/>
    <w:rsid w:val="00DD6CE3"/>
    <w:rsid w:val="00DE481C"/>
    <w:rsid w:val="00E0008F"/>
    <w:rsid w:val="00E3518A"/>
    <w:rsid w:val="00E35DA3"/>
    <w:rsid w:val="00E513DD"/>
    <w:rsid w:val="00E61B58"/>
    <w:rsid w:val="00E83104"/>
    <w:rsid w:val="00EB6545"/>
    <w:rsid w:val="00ED1D1D"/>
    <w:rsid w:val="00F124D9"/>
    <w:rsid w:val="00F1462D"/>
    <w:rsid w:val="00F44985"/>
    <w:rsid w:val="00F45695"/>
    <w:rsid w:val="00F50C06"/>
    <w:rsid w:val="00FC4DB0"/>
    <w:rsid w:val="00FC6F57"/>
    <w:rsid w:val="00FE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72EB"/>
  <w15:chartTrackingRefBased/>
  <w15:docId w15:val="{8FD54937-24A2-4826-9057-6D7D1FC27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76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3760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04"/>
  </w:style>
  <w:style w:type="paragraph" w:styleId="Footer">
    <w:name w:val="footer"/>
    <w:basedOn w:val="Normal"/>
    <w:link w:val="FooterChar"/>
    <w:uiPriority w:val="99"/>
    <w:unhideWhenUsed/>
    <w:rsid w:val="0003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04"/>
  </w:style>
  <w:style w:type="paragraph" w:styleId="ListParagraph">
    <w:name w:val="List Paragraph"/>
    <w:basedOn w:val="Normal"/>
    <w:uiPriority w:val="34"/>
    <w:qFormat/>
    <w:rsid w:val="003D3CD0"/>
    <w:pPr>
      <w:ind w:left="720"/>
      <w:contextualSpacing/>
    </w:pPr>
  </w:style>
  <w:style w:type="table" w:styleId="TableGrid">
    <w:name w:val="Table Grid"/>
    <w:basedOn w:val="TableNormal"/>
    <w:rsid w:val="00681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1C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CDB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rsid w:val="00CE6ACF"/>
    <w:pPr>
      <w:widowControl w:val="0"/>
      <w:autoSpaceDE w:val="0"/>
      <w:autoSpaceDN w:val="0"/>
      <w:adjustRightInd w:val="0"/>
      <w:spacing w:after="120" w:line="240" w:lineRule="atLeast"/>
    </w:pPr>
    <w:rPr>
      <w:rFonts w:ascii="Arial" w:eastAsia="Calibri" w:hAnsi="Arial" w:cs="Arial"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CE6ACF"/>
    <w:rPr>
      <w:rFonts w:ascii="Arial" w:eastAsia="Calibri" w:hAnsi="Arial" w:cs="Arial"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E6AC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Tulchinskaya, Gaby (NIH/NCI) [C]</dc:creator>
  <cp:keywords/>
  <dc:description/>
  <cp:lastModifiedBy>Tulchinskaya, Gaby (NIH/NCI) [C]</cp:lastModifiedBy>
  <cp:revision>33</cp:revision>
  <dcterms:created xsi:type="dcterms:W3CDTF">2016-08-08T21:16:00Z</dcterms:created>
  <dcterms:modified xsi:type="dcterms:W3CDTF">2016-08-11T21:19:00Z</dcterms:modified>
</cp:coreProperties>
</file>