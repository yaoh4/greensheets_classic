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07A7C4" w14:textId="77777777" w:rsidR="00B14EFC" w:rsidRDefault="00E60712" w:rsidP="00B14EFC">
      <w:pPr>
        <w:pStyle w:val="NIHTitle"/>
      </w:pPr>
      <w:r>
        <w:t>NCI/CBIIT</w:t>
      </w:r>
    </w:p>
    <w:p w14:paraId="09BBF14F" w14:textId="77777777" w:rsidR="00B14EFC" w:rsidRDefault="00B14EFC" w:rsidP="00B14EFC">
      <w:pPr>
        <w:pStyle w:val="CoverPage1"/>
      </w:pPr>
    </w:p>
    <w:p w14:paraId="0A2514C8" w14:textId="77777777" w:rsidR="00B14EFC" w:rsidRDefault="00B14EFC" w:rsidP="00B14EFC">
      <w:pPr>
        <w:pStyle w:val="CoverPage1"/>
      </w:pPr>
    </w:p>
    <w:p w14:paraId="4B9AEF28" w14:textId="77777777" w:rsidR="00B14EFC" w:rsidRDefault="00B14EFC" w:rsidP="00B14EFC">
      <w:pPr>
        <w:pStyle w:val="CoverPage1"/>
      </w:pPr>
    </w:p>
    <w:p w14:paraId="11D5BBB5" w14:textId="77777777" w:rsidR="00B14EFC" w:rsidRDefault="00B14EFC" w:rsidP="00B14EFC">
      <w:pPr>
        <w:pStyle w:val="CoverPage1"/>
      </w:pPr>
    </w:p>
    <w:p w14:paraId="4F8ED0FD" w14:textId="77777777" w:rsidR="00B14EFC" w:rsidRPr="0024266B" w:rsidRDefault="00E60712" w:rsidP="00B14EFC">
      <w:pPr>
        <w:pStyle w:val="CoverPage1"/>
        <w:rPr>
          <w:color w:val="0000FF"/>
        </w:rPr>
      </w:pPr>
      <w:r>
        <w:rPr>
          <w:color w:val="0000FF"/>
        </w:rPr>
        <w:t>Green</w:t>
      </w:r>
      <w:r w:rsidR="002506FF">
        <w:rPr>
          <w:color w:val="0000FF"/>
        </w:rPr>
        <w:t>S</w:t>
      </w:r>
      <w:r>
        <w:rPr>
          <w:color w:val="0000FF"/>
        </w:rPr>
        <w:t>heets</w:t>
      </w:r>
      <w:r w:rsidR="008B2A99">
        <w:rPr>
          <w:color w:val="0000FF"/>
        </w:rPr>
        <w:t xml:space="preserve"> System</w:t>
      </w:r>
    </w:p>
    <w:p w14:paraId="34F469A1" w14:textId="410E9431" w:rsidR="00B14EFC" w:rsidRDefault="00093693" w:rsidP="00B14EFC">
      <w:pPr>
        <w:pStyle w:val="CoverPage1"/>
      </w:pPr>
      <w:r>
        <w:t>Draft Area</w:t>
      </w:r>
      <w:r w:rsidR="00E60712">
        <w:t xml:space="preserve"> Scope</w:t>
      </w:r>
    </w:p>
    <w:p w14:paraId="1F8518A9" w14:textId="77777777" w:rsidR="00B14EFC" w:rsidRDefault="00B14EFC" w:rsidP="00B14EFC">
      <w:pPr>
        <w:pStyle w:val="CoverPage1"/>
      </w:pPr>
    </w:p>
    <w:p w14:paraId="500FD6B2" w14:textId="070D6D1A" w:rsidR="00B976BB" w:rsidRDefault="00B14EFC" w:rsidP="00B14EFC">
      <w:pPr>
        <w:pStyle w:val="CoverPage2"/>
        <w:sectPr w:rsidR="00B976BB" w:rsidSect="00045429">
          <w:headerReference w:type="default" r:id="rId8"/>
          <w:footerReference w:type="default" r:id="rId9"/>
          <w:pgSz w:w="12240" w:h="15840"/>
          <w:pgMar w:top="1440" w:right="1440" w:bottom="1440" w:left="1440" w:header="720" w:footer="720" w:gutter="0"/>
          <w:cols w:space="720"/>
          <w:titlePg/>
          <w:docGrid w:linePitch="360"/>
        </w:sectPr>
      </w:pPr>
      <w:r>
        <w:t xml:space="preserve">Version </w:t>
      </w:r>
      <w:r w:rsidR="00E60712">
        <w:rPr>
          <w:color w:val="0000FF"/>
        </w:rPr>
        <w:t>1.</w:t>
      </w:r>
      <w:r w:rsidR="00344F60">
        <w:rPr>
          <w:color w:val="0000FF"/>
        </w:rPr>
        <w:t>6</w:t>
      </w:r>
    </w:p>
    <w:p w14:paraId="0AAC5990" w14:textId="77777777" w:rsidR="00320F9D" w:rsidRDefault="00320F9D" w:rsidP="00320F9D">
      <w:pPr>
        <w:pStyle w:val="Header1"/>
      </w:pPr>
      <w:r>
        <w:lastRenderedPageBreak/>
        <w:t>Document History</w:t>
      </w:r>
    </w:p>
    <w:p w14:paraId="10F49633" w14:textId="77777777" w:rsidR="00320F9D" w:rsidRDefault="00320F9D" w:rsidP="00320F9D">
      <w:pPr>
        <w:pStyle w:val="Header2"/>
      </w:pPr>
      <w:r>
        <w:t>Document Location</w:t>
      </w:r>
    </w:p>
    <w:p w14:paraId="1232CE70" w14:textId="5C1236D8" w:rsidR="007D18F9" w:rsidRDefault="00320F9D" w:rsidP="00600EFC">
      <w:pPr>
        <w:pStyle w:val="BodyText"/>
      </w:pPr>
      <w:r>
        <w:t xml:space="preserve">Ensure that this document is current.  Printed documents and locally copied files may become obsolete due to changes to the master document.  The source of this document is located in the </w:t>
      </w:r>
      <w:r w:rsidR="007A5421">
        <w:t xml:space="preserve">SVN </w:t>
      </w:r>
      <w:r w:rsidR="00E60712">
        <w:t>documentation</w:t>
      </w:r>
      <w:r>
        <w:t xml:space="preserve"> repository at:  </w:t>
      </w:r>
      <w:r w:rsidR="007A5421" w:rsidRPr="007A5421">
        <w:rPr>
          <w:b/>
          <w:i/>
          <w:color w:val="0000FF"/>
        </w:rPr>
        <w:t>https://ncisvn.nci.nih.gov/svn/iscs/greensheets/Requirements/Specs/</w:t>
      </w:r>
      <w:hyperlink r:id="rId10" w:history="1">
        <w:r w:rsidR="006E2B8B">
          <w:rPr>
            <w:rStyle w:val="Hyperlink"/>
          </w:rPr>
          <w:t>Draft Area - Scope.docx</w:t>
        </w:r>
      </w:hyperlink>
    </w:p>
    <w:p w14:paraId="42266319" w14:textId="77777777" w:rsidR="00320F9D" w:rsidRDefault="00320F9D" w:rsidP="00320F9D">
      <w:pPr>
        <w:pStyle w:val="Header2"/>
      </w:pPr>
      <w:r>
        <w:t>Revision History</w:t>
      </w:r>
    </w:p>
    <w:p w14:paraId="55B489B3" w14:textId="77777777" w:rsidR="00320F9D" w:rsidRDefault="00320F9D" w:rsidP="00320F9D">
      <w:pPr>
        <w:pStyle w:val="Comment2"/>
      </w:pPr>
      <w:r>
        <w:t xml:space="preserve">[Provide a summary of changes for a new version or revision of this document.]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1099"/>
        <w:gridCol w:w="1311"/>
        <w:gridCol w:w="1593"/>
        <w:gridCol w:w="90"/>
        <w:gridCol w:w="5353"/>
      </w:tblGrid>
      <w:tr w:rsidR="00320F9D" w14:paraId="1476D142" w14:textId="77777777" w:rsidTr="002C11E9">
        <w:trPr>
          <w:cantSplit/>
          <w:tblHeader/>
        </w:trPr>
        <w:tc>
          <w:tcPr>
            <w:tcW w:w="1099" w:type="dxa"/>
            <w:shd w:val="clear" w:color="auto" w:fill="000080"/>
            <w:vAlign w:val="center"/>
          </w:tcPr>
          <w:p w14:paraId="0A138D25" w14:textId="77777777" w:rsidR="00320F9D" w:rsidRDefault="00320F9D" w:rsidP="00320F9D">
            <w:pPr>
              <w:pStyle w:val="CellColumn"/>
              <w:widowControl w:val="0"/>
            </w:pPr>
            <w:r>
              <w:t>Version Number</w:t>
            </w:r>
          </w:p>
        </w:tc>
        <w:tc>
          <w:tcPr>
            <w:tcW w:w="1311" w:type="dxa"/>
            <w:shd w:val="clear" w:color="auto" w:fill="000080"/>
            <w:vAlign w:val="center"/>
          </w:tcPr>
          <w:p w14:paraId="2B1A743F" w14:textId="77777777" w:rsidR="00320F9D" w:rsidRDefault="00320F9D" w:rsidP="00320F9D">
            <w:pPr>
              <w:pStyle w:val="CellColumn"/>
              <w:widowControl w:val="0"/>
            </w:pPr>
            <w:r>
              <w:t>Revision Date</w:t>
            </w:r>
          </w:p>
        </w:tc>
        <w:tc>
          <w:tcPr>
            <w:tcW w:w="1683" w:type="dxa"/>
            <w:gridSpan w:val="2"/>
            <w:shd w:val="clear" w:color="auto" w:fill="000080"/>
            <w:vAlign w:val="center"/>
          </w:tcPr>
          <w:p w14:paraId="30EA6A62" w14:textId="77777777" w:rsidR="00320F9D" w:rsidRDefault="00320F9D" w:rsidP="00320F9D">
            <w:pPr>
              <w:pStyle w:val="CellColumn"/>
              <w:widowControl w:val="0"/>
            </w:pPr>
            <w:r>
              <w:t>Author</w:t>
            </w:r>
          </w:p>
        </w:tc>
        <w:tc>
          <w:tcPr>
            <w:tcW w:w="5353" w:type="dxa"/>
            <w:shd w:val="clear" w:color="auto" w:fill="000080"/>
            <w:vAlign w:val="center"/>
          </w:tcPr>
          <w:p w14:paraId="2BFFEEBF" w14:textId="77777777" w:rsidR="00320F9D" w:rsidRDefault="00320F9D" w:rsidP="00320F9D">
            <w:pPr>
              <w:pStyle w:val="CellColumn"/>
              <w:widowControl w:val="0"/>
            </w:pPr>
            <w:r>
              <w:t>Summary of Changes</w:t>
            </w:r>
          </w:p>
        </w:tc>
      </w:tr>
      <w:tr w:rsidR="000B2F0E" w14:paraId="5AC97B1F" w14:textId="77777777" w:rsidTr="002C11E9">
        <w:trPr>
          <w:cantSplit/>
        </w:trPr>
        <w:tc>
          <w:tcPr>
            <w:tcW w:w="1099" w:type="dxa"/>
            <w:vAlign w:val="center"/>
          </w:tcPr>
          <w:p w14:paraId="2D468979" w14:textId="77777777" w:rsidR="000B2F0E" w:rsidRDefault="000B2F0E" w:rsidP="000B2F0E">
            <w:pPr>
              <w:pStyle w:val="Cell"/>
              <w:widowControl w:val="0"/>
              <w:jc w:val="center"/>
            </w:pPr>
            <w:r>
              <w:t>1.0</w:t>
            </w:r>
          </w:p>
        </w:tc>
        <w:tc>
          <w:tcPr>
            <w:tcW w:w="1311" w:type="dxa"/>
            <w:vAlign w:val="center"/>
          </w:tcPr>
          <w:p w14:paraId="0614BF27" w14:textId="296CA5DB" w:rsidR="000B2F0E" w:rsidRDefault="006E2B8B" w:rsidP="00E60712">
            <w:pPr>
              <w:pStyle w:val="Cell"/>
              <w:widowControl w:val="0"/>
              <w:jc w:val="center"/>
            </w:pPr>
            <w:r>
              <w:t>10/25</w:t>
            </w:r>
            <w:r w:rsidR="000B2F0E">
              <w:t>/201</w:t>
            </w:r>
            <w:r w:rsidR="00E60712">
              <w:t>6</w:t>
            </w:r>
          </w:p>
        </w:tc>
        <w:tc>
          <w:tcPr>
            <w:tcW w:w="1593" w:type="dxa"/>
            <w:vAlign w:val="center"/>
          </w:tcPr>
          <w:p w14:paraId="64F5E6A0" w14:textId="77777777" w:rsidR="000B2F0E" w:rsidRDefault="000B2F0E" w:rsidP="000B2F0E">
            <w:pPr>
              <w:pStyle w:val="Cell"/>
              <w:widowControl w:val="0"/>
            </w:pPr>
            <w:r>
              <w:t>G. Tulchinskaya</w:t>
            </w:r>
          </w:p>
        </w:tc>
        <w:tc>
          <w:tcPr>
            <w:tcW w:w="5443" w:type="dxa"/>
            <w:gridSpan w:val="2"/>
            <w:vAlign w:val="center"/>
          </w:tcPr>
          <w:p w14:paraId="489D6F73" w14:textId="77777777" w:rsidR="000B2F0E" w:rsidRDefault="000B2F0E" w:rsidP="000B2F0E">
            <w:pPr>
              <w:pStyle w:val="Cell"/>
              <w:widowControl w:val="0"/>
            </w:pPr>
            <w:r>
              <w:t>Initial version</w:t>
            </w:r>
          </w:p>
        </w:tc>
      </w:tr>
      <w:tr w:rsidR="00320F9D" w14:paraId="66B4652B" w14:textId="77777777" w:rsidTr="002C11E9">
        <w:trPr>
          <w:cantSplit/>
        </w:trPr>
        <w:tc>
          <w:tcPr>
            <w:tcW w:w="1099" w:type="dxa"/>
            <w:vAlign w:val="center"/>
          </w:tcPr>
          <w:p w14:paraId="7E854720" w14:textId="537BDBA0" w:rsidR="00320F9D" w:rsidRDefault="00DD6642" w:rsidP="00320F9D">
            <w:pPr>
              <w:pStyle w:val="Cell"/>
              <w:widowControl w:val="0"/>
              <w:jc w:val="center"/>
            </w:pPr>
            <w:r>
              <w:t>1.1</w:t>
            </w:r>
          </w:p>
        </w:tc>
        <w:tc>
          <w:tcPr>
            <w:tcW w:w="1311" w:type="dxa"/>
            <w:vAlign w:val="center"/>
          </w:tcPr>
          <w:p w14:paraId="5A0681EC" w14:textId="54DFC25F" w:rsidR="00320F9D" w:rsidRDefault="00DD6642" w:rsidP="00320F9D">
            <w:pPr>
              <w:pStyle w:val="Cell"/>
              <w:widowControl w:val="0"/>
              <w:jc w:val="center"/>
            </w:pPr>
            <w:r>
              <w:t>2/13/2017</w:t>
            </w:r>
          </w:p>
        </w:tc>
        <w:tc>
          <w:tcPr>
            <w:tcW w:w="1593" w:type="dxa"/>
            <w:vAlign w:val="center"/>
          </w:tcPr>
          <w:p w14:paraId="46B318C5" w14:textId="1947CF14" w:rsidR="00320F9D" w:rsidRDefault="00DD6642" w:rsidP="00320F9D">
            <w:pPr>
              <w:pStyle w:val="Cell"/>
              <w:widowControl w:val="0"/>
            </w:pPr>
            <w:r>
              <w:t>G. Tulchinskaya</w:t>
            </w:r>
          </w:p>
        </w:tc>
        <w:tc>
          <w:tcPr>
            <w:tcW w:w="5443" w:type="dxa"/>
            <w:gridSpan w:val="2"/>
            <w:vAlign w:val="center"/>
          </w:tcPr>
          <w:p w14:paraId="5FCA15D5" w14:textId="6F113623" w:rsidR="00320F9D" w:rsidRDefault="00DD6642" w:rsidP="00320F9D">
            <w:pPr>
              <w:pStyle w:val="Cell"/>
              <w:widowControl w:val="0"/>
            </w:pPr>
            <w:r>
              <w:t>Added notes for UI specialist throughout of the document</w:t>
            </w:r>
          </w:p>
        </w:tc>
      </w:tr>
      <w:tr w:rsidR="00320F9D" w14:paraId="29EDCDFA" w14:textId="77777777" w:rsidTr="002C11E9">
        <w:trPr>
          <w:cantSplit/>
        </w:trPr>
        <w:tc>
          <w:tcPr>
            <w:tcW w:w="1099" w:type="dxa"/>
            <w:vAlign w:val="center"/>
          </w:tcPr>
          <w:p w14:paraId="319A05D4" w14:textId="13036574" w:rsidR="00320F9D" w:rsidRDefault="00312398" w:rsidP="00320F9D">
            <w:pPr>
              <w:pStyle w:val="Cell"/>
              <w:widowControl w:val="0"/>
              <w:jc w:val="center"/>
            </w:pPr>
            <w:r>
              <w:t>1.2</w:t>
            </w:r>
          </w:p>
        </w:tc>
        <w:tc>
          <w:tcPr>
            <w:tcW w:w="1311" w:type="dxa"/>
            <w:vAlign w:val="center"/>
          </w:tcPr>
          <w:p w14:paraId="7CDE5C5F" w14:textId="3A9A6754" w:rsidR="00320F9D" w:rsidRDefault="00312398" w:rsidP="00320F9D">
            <w:pPr>
              <w:pStyle w:val="Cell"/>
              <w:widowControl w:val="0"/>
              <w:jc w:val="center"/>
            </w:pPr>
            <w:r>
              <w:t>2/15/2017</w:t>
            </w:r>
          </w:p>
        </w:tc>
        <w:tc>
          <w:tcPr>
            <w:tcW w:w="1593" w:type="dxa"/>
            <w:vAlign w:val="center"/>
          </w:tcPr>
          <w:p w14:paraId="798A97DA" w14:textId="371E0C79" w:rsidR="00320F9D" w:rsidRDefault="00312398" w:rsidP="00320F9D">
            <w:pPr>
              <w:pStyle w:val="Cell"/>
              <w:widowControl w:val="0"/>
            </w:pPr>
            <w:r>
              <w:t>G. Tulchinskaya</w:t>
            </w:r>
          </w:p>
        </w:tc>
        <w:tc>
          <w:tcPr>
            <w:tcW w:w="5443" w:type="dxa"/>
            <w:gridSpan w:val="2"/>
            <w:vAlign w:val="center"/>
          </w:tcPr>
          <w:p w14:paraId="6154AF10" w14:textId="77777777" w:rsidR="00320F9D" w:rsidRDefault="00312398" w:rsidP="00320F9D">
            <w:pPr>
              <w:pStyle w:val="Cell"/>
              <w:widowControl w:val="0"/>
            </w:pPr>
            <w:r>
              <w:t>Added after the meeting with UI specialist:</w:t>
            </w:r>
          </w:p>
          <w:p w14:paraId="7CC77E99" w14:textId="429FFCD7" w:rsidR="0080658A" w:rsidRPr="0080658A" w:rsidRDefault="00FE636E" w:rsidP="0080658A">
            <w:pPr>
              <w:pStyle w:val="Cell"/>
              <w:widowControl w:val="0"/>
              <w:rPr>
                <w:noProof/>
              </w:rPr>
            </w:pPr>
            <w:r>
              <w:t xml:space="preserve">Sec. </w:t>
            </w:r>
            <w:r>
              <w:rPr>
                <w:noProof/>
              </w:rPr>
              <w:t>Promote or Reject the module functionality</w:t>
            </w:r>
            <w:r w:rsidR="0080658A">
              <w:rPr>
                <w:noProof/>
              </w:rPr>
              <w:br/>
            </w:r>
            <w:r w:rsidRPr="0080658A">
              <w:rPr>
                <w:noProof/>
              </w:rPr>
              <w:t xml:space="preserve">Sec. </w:t>
            </w:r>
            <w:r w:rsidR="0080658A" w:rsidRPr="0080658A">
              <w:rPr>
                <w:noProof/>
              </w:rPr>
              <w:t xml:space="preserve">Overall business flow description </w:t>
            </w:r>
            <w:r w:rsidR="0080658A">
              <w:rPr>
                <w:noProof/>
              </w:rPr>
              <w:t xml:space="preserve">=&gt; </w:t>
            </w:r>
            <w:r w:rsidR="0080658A" w:rsidRPr="0080658A">
              <w:rPr>
                <w:noProof/>
              </w:rPr>
              <w:t>For a Tester</w:t>
            </w:r>
          </w:p>
          <w:p w14:paraId="54F08366" w14:textId="409BB9EB" w:rsidR="00FE636E" w:rsidRDefault="00FE636E" w:rsidP="00320F9D">
            <w:pPr>
              <w:pStyle w:val="Cell"/>
              <w:widowControl w:val="0"/>
            </w:pPr>
          </w:p>
        </w:tc>
      </w:tr>
      <w:tr w:rsidR="005D395D" w14:paraId="3A282174" w14:textId="77777777" w:rsidTr="002C11E9">
        <w:trPr>
          <w:cantSplit/>
        </w:trPr>
        <w:tc>
          <w:tcPr>
            <w:tcW w:w="1099" w:type="dxa"/>
            <w:vAlign w:val="center"/>
          </w:tcPr>
          <w:p w14:paraId="04714024" w14:textId="7D548C52" w:rsidR="005D395D" w:rsidRDefault="005D395D" w:rsidP="00320F9D">
            <w:pPr>
              <w:pStyle w:val="Cell"/>
              <w:widowControl w:val="0"/>
              <w:jc w:val="center"/>
            </w:pPr>
            <w:r>
              <w:t>1.3</w:t>
            </w:r>
          </w:p>
        </w:tc>
        <w:tc>
          <w:tcPr>
            <w:tcW w:w="1311" w:type="dxa"/>
            <w:vAlign w:val="center"/>
          </w:tcPr>
          <w:p w14:paraId="07B64500" w14:textId="22C88A56" w:rsidR="005D395D" w:rsidRDefault="005D395D" w:rsidP="00320F9D">
            <w:pPr>
              <w:pStyle w:val="Cell"/>
              <w:widowControl w:val="0"/>
              <w:jc w:val="center"/>
            </w:pPr>
            <w:r>
              <w:t>3/10/2017</w:t>
            </w:r>
          </w:p>
        </w:tc>
        <w:tc>
          <w:tcPr>
            <w:tcW w:w="1593" w:type="dxa"/>
            <w:vAlign w:val="center"/>
          </w:tcPr>
          <w:p w14:paraId="7681D302" w14:textId="40A858E2" w:rsidR="005D395D" w:rsidRDefault="005D395D" w:rsidP="00320F9D">
            <w:pPr>
              <w:pStyle w:val="Cell"/>
              <w:widowControl w:val="0"/>
            </w:pPr>
            <w:r>
              <w:t>G. Tulchinskaya</w:t>
            </w:r>
          </w:p>
        </w:tc>
        <w:tc>
          <w:tcPr>
            <w:tcW w:w="5443" w:type="dxa"/>
            <w:gridSpan w:val="2"/>
            <w:vAlign w:val="center"/>
          </w:tcPr>
          <w:p w14:paraId="6D88F4E7" w14:textId="4BE9F6AF" w:rsidR="005D395D" w:rsidRDefault="005D395D" w:rsidP="00320F9D">
            <w:pPr>
              <w:pStyle w:val="Cell"/>
              <w:widowControl w:val="0"/>
            </w:pPr>
            <w:r>
              <w:t>Added section “Non-functional requirements”</w:t>
            </w:r>
          </w:p>
        </w:tc>
      </w:tr>
      <w:tr w:rsidR="00350D88" w14:paraId="2D77D758" w14:textId="77777777" w:rsidTr="002C11E9">
        <w:trPr>
          <w:cantSplit/>
        </w:trPr>
        <w:tc>
          <w:tcPr>
            <w:tcW w:w="1099" w:type="dxa"/>
            <w:vAlign w:val="center"/>
          </w:tcPr>
          <w:p w14:paraId="3D7BC492" w14:textId="4A90B021" w:rsidR="00350D88" w:rsidRDefault="00350D88" w:rsidP="00320F9D">
            <w:pPr>
              <w:pStyle w:val="Cell"/>
              <w:widowControl w:val="0"/>
              <w:jc w:val="center"/>
            </w:pPr>
            <w:r>
              <w:t>1.4</w:t>
            </w:r>
          </w:p>
        </w:tc>
        <w:tc>
          <w:tcPr>
            <w:tcW w:w="1311" w:type="dxa"/>
            <w:vAlign w:val="center"/>
          </w:tcPr>
          <w:p w14:paraId="5030F83E" w14:textId="5F81F0AC" w:rsidR="00350D88" w:rsidRDefault="00350D88" w:rsidP="00320F9D">
            <w:pPr>
              <w:pStyle w:val="Cell"/>
              <w:widowControl w:val="0"/>
              <w:jc w:val="center"/>
            </w:pPr>
            <w:r>
              <w:t>5/12/2017</w:t>
            </w:r>
          </w:p>
        </w:tc>
        <w:tc>
          <w:tcPr>
            <w:tcW w:w="1593" w:type="dxa"/>
            <w:vAlign w:val="center"/>
          </w:tcPr>
          <w:p w14:paraId="01B04F40" w14:textId="3711CA09" w:rsidR="00350D88" w:rsidRDefault="00350D88" w:rsidP="00320F9D">
            <w:pPr>
              <w:pStyle w:val="Cell"/>
              <w:widowControl w:val="0"/>
            </w:pPr>
            <w:r>
              <w:t>G. Tulchinskaya</w:t>
            </w:r>
          </w:p>
        </w:tc>
        <w:tc>
          <w:tcPr>
            <w:tcW w:w="5443" w:type="dxa"/>
            <w:gridSpan w:val="2"/>
            <w:vAlign w:val="center"/>
          </w:tcPr>
          <w:p w14:paraId="63DCECDD" w14:textId="60C8C890" w:rsidR="00350D88" w:rsidRDefault="00350D88" w:rsidP="00320F9D">
            <w:pPr>
              <w:pStyle w:val="Cell"/>
              <w:widowControl w:val="0"/>
            </w:pPr>
            <w:r>
              <w:t>Reworked with new UI</w:t>
            </w:r>
          </w:p>
        </w:tc>
      </w:tr>
      <w:tr w:rsidR="00A17BFF" w14:paraId="4A464375" w14:textId="77777777" w:rsidTr="002C11E9">
        <w:trPr>
          <w:cantSplit/>
        </w:trPr>
        <w:tc>
          <w:tcPr>
            <w:tcW w:w="1099" w:type="dxa"/>
            <w:vAlign w:val="center"/>
          </w:tcPr>
          <w:p w14:paraId="3F05581E" w14:textId="21DA4338" w:rsidR="00A17BFF" w:rsidRDefault="00A17BFF" w:rsidP="00320F9D">
            <w:pPr>
              <w:pStyle w:val="Cell"/>
              <w:widowControl w:val="0"/>
              <w:jc w:val="center"/>
            </w:pPr>
            <w:r>
              <w:t>1.5</w:t>
            </w:r>
          </w:p>
        </w:tc>
        <w:tc>
          <w:tcPr>
            <w:tcW w:w="1311" w:type="dxa"/>
            <w:vAlign w:val="center"/>
          </w:tcPr>
          <w:p w14:paraId="4B12553C" w14:textId="2BA2E8A4" w:rsidR="00A17BFF" w:rsidRDefault="00A17BFF" w:rsidP="00320F9D">
            <w:pPr>
              <w:pStyle w:val="Cell"/>
              <w:widowControl w:val="0"/>
              <w:jc w:val="center"/>
            </w:pPr>
            <w:r>
              <w:t>6/01/2017</w:t>
            </w:r>
          </w:p>
        </w:tc>
        <w:tc>
          <w:tcPr>
            <w:tcW w:w="1593" w:type="dxa"/>
            <w:vAlign w:val="center"/>
          </w:tcPr>
          <w:p w14:paraId="195CAC93" w14:textId="0DF71A2F" w:rsidR="00A17BFF" w:rsidRDefault="00A17BFF" w:rsidP="00320F9D">
            <w:pPr>
              <w:pStyle w:val="Cell"/>
              <w:widowControl w:val="0"/>
            </w:pPr>
            <w:r>
              <w:t>G. Tulchinskaya</w:t>
            </w:r>
          </w:p>
        </w:tc>
        <w:tc>
          <w:tcPr>
            <w:tcW w:w="5443" w:type="dxa"/>
            <w:gridSpan w:val="2"/>
            <w:vAlign w:val="center"/>
          </w:tcPr>
          <w:p w14:paraId="074D046E" w14:textId="2B47B3DC" w:rsidR="00FA0566" w:rsidRDefault="00FA0566" w:rsidP="00320F9D">
            <w:pPr>
              <w:pStyle w:val="Cell"/>
              <w:widowControl w:val="0"/>
            </w:pPr>
            <w:r>
              <w:t>After the meeting with OGA:</w:t>
            </w:r>
          </w:p>
          <w:p w14:paraId="162B7D1A" w14:textId="70CDAB27" w:rsidR="00A17BFF" w:rsidRDefault="00FA0566" w:rsidP="00320F9D">
            <w:pPr>
              <w:pStyle w:val="Cell"/>
              <w:widowControl w:val="0"/>
            </w:pPr>
            <w:r>
              <w:t>-</w:t>
            </w:r>
            <w:r w:rsidR="00520AA1">
              <w:t>Modified “Email to testers” flow</w:t>
            </w:r>
          </w:p>
          <w:p w14:paraId="303E8783" w14:textId="77777777" w:rsidR="00FA0566" w:rsidRDefault="00FA0566" w:rsidP="00320F9D">
            <w:pPr>
              <w:pStyle w:val="Cell"/>
              <w:widowControl w:val="0"/>
            </w:pPr>
            <w:r>
              <w:t>-Removed Print form test page</w:t>
            </w:r>
          </w:p>
          <w:p w14:paraId="76082715" w14:textId="77777777" w:rsidR="005527B9" w:rsidRDefault="005527B9" w:rsidP="00320F9D">
            <w:pPr>
              <w:pStyle w:val="Cell"/>
              <w:widowControl w:val="0"/>
            </w:pPr>
            <w:r>
              <w:t>- Removed Preview mode</w:t>
            </w:r>
          </w:p>
          <w:p w14:paraId="73DACE90" w14:textId="77777777" w:rsidR="005527B9" w:rsidRDefault="005527B9" w:rsidP="00320F9D">
            <w:pPr>
              <w:pStyle w:val="Cell"/>
              <w:widowControl w:val="0"/>
            </w:pPr>
            <w:r>
              <w:t>- Added references to Expand/collapse rules</w:t>
            </w:r>
          </w:p>
          <w:p w14:paraId="13554BB6" w14:textId="7CA262CC" w:rsidR="005527B9" w:rsidRDefault="005527B9" w:rsidP="00320F9D">
            <w:pPr>
              <w:pStyle w:val="Cell"/>
              <w:widowControl w:val="0"/>
            </w:pPr>
            <w:r>
              <w:t>- Modified tool tips texts</w:t>
            </w:r>
          </w:p>
        </w:tc>
      </w:tr>
      <w:tr w:rsidR="00344F60" w14:paraId="3C8F3A60" w14:textId="77777777" w:rsidTr="002C11E9">
        <w:trPr>
          <w:cantSplit/>
        </w:trPr>
        <w:tc>
          <w:tcPr>
            <w:tcW w:w="1099" w:type="dxa"/>
            <w:vAlign w:val="center"/>
          </w:tcPr>
          <w:p w14:paraId="4FD3B14E" w14:textId="0ADE4ABE" w:rsidR="00344F60" w:rsidRDefault="00344F60" w:rsidP="00320F9D">
            <w:pPr>
              <w:pStyle w:val="Cell"/>
              <w:widowControl w:val="0"/>
              <w:jc w:val="center"/>
            </w:pPr>
            <w:r>
              <w:t>1.6</w:t>
            </w:r>
          </w:p>
        </w:tc>
        <w:tc>
          <w:tcPr>
            <w:tcW w:w="1311" w:type="dxa"/>
            <w:vAlign w:val="center"/>
          </w:tcPr>
          <w:p w14:paraId="0745E9FC" w14:textId="5598ED2C" w:rsidR="00344F60" w:rsidRDefault="00344F60" w:rsidP="00320F9D">
            <w:pPr>
              <w:pStyle w:val="Cell"/>
              <w:widowControl w:val="0"/>
              <w:jc w:val="center"/>
            </w:pPr>
            <w:r>
              <w:t>6/09/2017</w:t>
            </w:r>
          </w:p>
        </w:tc>
        <w:tc>
          <w:tcPr>
            <w:tcW w:w="1593" w:type="dxa"/>
            <w:vAlign w:val="center"/>
          </w:tcPr>
          <w:p w14:paraId="202E2A90" w14:textId="7127013F" w:rsidR="00344F60" w:rsidRDefault="00344F60" w:rsidP="00320F9D">
            <w:pPr>
              <w:pStyle w:val="Cell"/>
              <w:widowControl w:val="0"/>
            </w:pPr>
            <w:r>
              <w:t>G. Tulchinskaya</w:t>
            </w:r>
          </w:p>
        </w:tc>
        <w:tc>
          <w:tcPr>
            <w:tcW w:w="5443" w:type="dxa"/>
            <w:gridSpan w:val="2"/>
            <w:vAlign w:val="center"/>
          </w:tcPr>
          <w:p w14:paraId="26238AC4" w14:textId="7D46FE72" w:rsidR="00344F60" w:rsidRDefault="00344F60" w:rsidP="00320F9D">
            <w:pPr>
              <w:pStyle w:val="Cell"/>
              <w:widowControl w:val="0"/>
            </w:pPr>
            <w:r>
              <w:t>Updated with new mockups</w:t>
            </w:r>
          </w:p>
        </w:tc>
      </w:tr>
    </w:tbl>
    <w:p w14:paraId="2303B535" w14:textId="77777777" w:rsidR="00320F9D" w:rsidRDefault="00320F9D" w:rsidP="00320F9D">
      <w:pPr>
        <w:pStyle w:val="Header1"/>
      </w:pPr>
      <w:r>
        <w:t>Reference Documents</w:t>
      </w:r>
    </w:p>
    <w:p w14:paraId="604B6D5F" w14:textId="77777777" w:rsidR="00320F9D" w:rsidRDefault="00320F9D" w:rsidP="00320F9D">
      <w:pPr>
        <w:pStyle w:val="Comment2"/>
      </w:pPr>
      <w:r>
        <w:t>[Provide a complete list of all documents referenced within, or in the formulation of this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219"/>
        <w:gridCol w:w="9227"/>
      </w:tblGrid>
      <w:tr w:rsidR="00843318" w14:paraId="18B5AC8C" w14:textId="77777777" w:rsidTr="00617ED6">
        <w:trPr>
          <w:cantSplit/>
          <w:tblHeader/>
        </w:trPr>
        <w:tc>
          <w:tcPr>
            <w:tcW w:w="99" w:type="pct"/>
            <w:shd w:val="clear" w:color="auto" w:fill="000080"/>
          </w:tcPr>
          <w:p w14:paraId="0BEBA469" w14:textId="77777777" w:rsidR="00843318" w:rsidRDefault="00843318" w:rsidP="00320F9D">
            <w:pPr>
              <w:pStyle w:val="CellColumn"/>
              <w:widowControl w:val="0"/>
            </w:pPr>
          </w:p>
        </w:tc>
        <w:tc>
          <w:tcPr>
            <w:tcW w:w="4901" w:type="pct"/>
            <w:shd w:val="clear" w:color="auto" w:fill="000080"/>
            <w:vAlign w:val="center"/>
          </w:tcPr>
          <w:p w14:paraId="48AFBB6A" w14:textId="662A9D91" w:rsidR="00843318" w:rsidRDefault="00843318" w:rsidP="00320F9D">
            <w:pPr>
              <w:pStyle w:val="CellColumn"/>
              <w:widowControl w:val="0"/>
            </w:pPr>
            <w:r>
              <w:t>Document Name</w:t>
            </w:r>
          </w:p>
        </w:tc>
      </w:tr>
      <w:tr w:rsidR="00617ED6" w14:paraId="3E437743" w14:textId="77777777" w:rsidTr="00617ED6">
        <w:trPr>
          <w:cantSplit/>
        </w:trPr>
        <w:tc>
          <w:tcPr>
            <w:tcW w:w="5000" w:type="pct"/>
            <w:gridSpan w:val="2"/>
          </w:tcPr>
          <w:p w14:paraId="5AB71F95" w14:textId="6A0F16BA" w:rsidR="00617ED6" w:rsidRDefault="007C3305" w:rsidP="00320F9D">
            <w:pPr>
              <w:pStyle w:val="Cell"/>
              <w:widowControl w:val="0"/>
            </w:pPr>
            <w:hyperlink r:id="rId11" w:tooltip="Follow link" w:history="1">
              <w:r w:rsidR="00617ED6">
                <w:rPr>
                  <w:rStyle w:val="Hyperlink"/>
                  <w:rFonts w:cs="Arial"/>
                  <w:sz w:val="21"/>
                  <w:szCs w:val="21"/>
                  <w:lang w:val="en"/>
                </w:rPr>
                <w:t>https://ncisvn.nci.nih.gov/svn/iscs/greensheets/Requirements/Meeting%20Minutes/Draft%20area%20_%20meeting%20with%20OGA%20meeting%20minutes.docx</w:t>
              </w:r>
            </w:hyperlink>
          </w:p>
        </w:tc>
      </w:tr>
      <w:tr w:rsidR="00617ED6" w14:paraId="0F32817B" w14:textId="77777777" w:rsidTr="00617ED6">
        <w:trPr>
          <w:cantSplit/>
        </w:trPr>
        <w:tc>
          <w:tcPr>
            <w:tcW w:w="5000" w:type="pct"/>
            <w:gridSpan w:val="2"/>
          </w:tcPr>
          <w:p w14:paraId="53521668" w14:textId="580F41D5" w:rsidR="00617ED6" w:rsidRDefault="007C3305" w:rsidP="00320F9D">
            <w:pPr>
              <w:pStyle w:val="Cell"/>
              <w:widowControl w:val="0"/>
            </w:pPr>
            <w:hyperlink r:id="rId12" w:history="1">
              <w:r w:rsidR="00617ED6" w:rsidRPr="008F5E15">
                <w:rPr>
                  <w:rStyle w:val="Hyperlink"/>
                </w:rPr>
                <w:t>https://ncisvn.nci.nih.gov/svn/iscs/greensheets/Requirements/Specs/GreenSheets%20Redesign%20Project%20Scope.docx</w:t>
              </w:r>
            </w:hyperlink>
            <w:r w:rsidR="00617ED6">
              <w:t xml:space="preserve"> </w:t>
            </w:r>
          </w:p>
        </w:tc>
      </w:tr>
      <w:tr w:rsidR="00617ED6" w14:paraId="6FC9CE11" w14:textId="77777777" w:rsidTr="00617ED6">
        <w:trPr>
          <w:cantSplit/>
        </w:trPr>
        <w:tc>
          <w:tcPr>
            <w:tcW w:w="5000" w:type="pct"/>
            <w:gridSpan w:val="2"/>
          </w:tcPr>
          <w:p w14:paraId="2837627B" w14:textId="06A1C39B" w:rsidR="00617ED6" w:rsidRDefault="007C3305" w:rsidP="00320F9D">
            <w:pPr>
              <w:pStyle w:val="Cell"/>
              <w:widowControl w:val="0"/>
            </w:pPr>
            <w:hyperlink r:id="rId13" w:history="1">
              <w:r w:rsidR="00617ED6" w:rsidRPr="008F5E15">
                <w:rPr>
                  <w:rStyle w:val="Hyperlink"/>
                </w:rPr>
                <w:t>https://i2e-test.nci.nih.gov/documentation/application/GSFB_User_guide.pdf</w:t>
              </w:r>
            </w:hyperlink>
            <w:r w:rsidR="00617ED6">
              <w:t xml:space="preserve"> </w:t>
            </w:r>
          </w:p>
        </w:tc>
      </w:tr>
      <w:tr w:rsidR="00617ED6" w14:paraId="42196C94" w14:textId="77777777" w:rsidTr="00617ED6">
        <w:trPr>
          <w:cantSplit/>
        </w:trPr>
        <w:tc>
          <w:tcPr>
            <w:tcW w:w="5000" w:type="pct"/>
            <w:gridSpan w:val="2"/>
          </w:tcPr>
          <w:p w14:paraId="1A8A2E28" w14:textId="2CD2BF89" w:rsidR="00617ED6" w:rsidRDefault="007C3305" w:rsidP="00320F9D">
            <w:pPr>
              <w:pStyle w:val="Cell"/>
              <w:widowControl w:val="0"/>
            </w:pPr>
            <w:hyperlink r:id="rId14" w:history="1">
              <w:r w:rsidR="00617ED6" w:rsidRPr="00026835">
                <w:rPr>
                  <w:rStyle w:val="Hyperlink"/>
                </w:rPr>
                <w:t>https://ncisvn.nci.nih.gov/svn/iscs/greensheets/Requirements/Use-cases/View%20and%20Manage%20a%20greensheet%20use-case_NEW.doc</w:t>
              </w:r>
            </w:hyperlink>
          </w:p>
        </w:tc>
      </w:tr>
    </w:tbl>
    <w:p w14:paraId="7CF6F58E" w14:textId="77777777" w:rsidR="00320F9D" w:rsidRDefault="00320F9D" w:rsidP="00320F9D">
      <w:pPr>
        <w:pStyle w:val="Header1"/>
      </w:pPr>
      <w:r>
        <w:t>Key Terms</w:t>
      </w:r>
    </w:p>
    <w:p w14:paraId="29373A54" w14:textId="701D38D3" w:rsidR="007D18F9" w:rsidRDefault="006E2B8B" w:rsidP="00600EFC">
      <w:pPr>
        <w:pStyle w:val="BodyText"/>
      </w:pPr>
      <w:r>
        <w:lastRenderedPageBreak/>
        <w:t xml:space="preserve">Please refer to </w:t>
      </w:r>
      <w:hyperlink r:id="rId15" w:history="1">
        <w:r w:rsidRPr="008F5E15">
          <w:rPr>
            <w:rStyle w:val="Hyperlink"/>
          </w:rPr>
          <w:t>https://ncisvn.nci.nih.gov/svn/iscs/greensheets/Requirements/Specs/GreenSheets%20Redesign%20Project%20Scope.docx</w:t>
        </w:r>
      </w:hyperlink>
      <w:r>
        <w:t xml:space="preserve"> </w:t>
      </w:r>
    </w:p>
    <w:p w14:paraId="46C5782A" w14:textId="77777777" w:rsidR="00320F9D" w:rsidRDefault="00320F9D" w:rsidP="00320F9D">
      <w:pPr>
        <w:pStyle w:val="Comment2"/>
      </w:pPr>
      <w:r>
        <w:t>[This information may be provided by reference to the eRA Global Glossary (or the project- or system-specific glossary), and in such cases, simply reference those documents and leave the table below blank.]</w:t>
      </w:r>
    </w:p>
    <w:p w14:paraId="3FE30FC0" w14:textId="77777777" w:rsidR="007D18F9" w:rsidRDefault="007D18F9" w:rsidP="00600EFC">
      <w:pPr>
        <w:pStyle w:val="BodyText"/>
      </w:pPr>
    </w:p>
    <w:p w14:paraId="04E00781" w14:textId="77777777" w:rsidR="00320F9D" w:rsidRDefault="00320F9D" w:rsidP="00320F9D">
      <w:pPr>
        <w:pStyle w:val="Header1"/>
      </w:pPr>
      <w:r>
        <w:br w:type="page"/>
      </w:r>
      <w:r>
        <w:lastRenderedPageBreak/>
        <w:t>Table of Contents</w:t>
      </w:r>
    </w:p>
    <w:p w14:paraId="7DFA1D04" w14:textId="55231AD1" w:rsidR="000A3766" w:rsidRDefault="007D18F9">
      <w:pPr>
        <w:pStyle w:val="TOC1"/>
        <w:rPr>
          <w:rFonts w:asciiTheme="minorHAnsi" w:eastAsiaTheme="minorEastAsia" w:hAnsiTheme="minorHAnsi" w:cstheme="minorBidi"/>
          <w:b w:val="0"/>
          <w:caps w:val="0"/>
          <w:noProof/>
          <w:sz w:val="22"/>
          <w:szCs w:val="22"/>
        </w:rPr>
      </w:pPr>
      <w:r>
        <w:fldChar w:fldCharType="begin"/>
      </w:r>
      <w:r w:rsidR="00320F9D">
        <w:instrText xml:space="preserve"> TOC \o "2-3" \h \z \t "Heading 1,1" </w:instrText>
      </w:r>
      <w:r>
        <w:fldChar w:fldCharType="separate"/>
      </w:r>
      <w:hyperlink w:anchor="_Toc484078185" w:history="1">
        <w:r w:rsidR="000A3766" w:rsidRPr="00003D82">
          <w:rPr>
            <w:rStyle w:val="Hyperlink"/>
            <w:noProof/>
          </w:rPr>
          <w:t>1.</w:t>
        </w:r>
        <w:r w:rsidR="000A3766">
          <w:rPr>
            <w:rFonts w:asciiTheme="minorHAnsi" w:eastAsiaTheme="minorEastAsia" w:hAnsiTheme="minorHAnsi" w:cstheme="minorBidi"/>
            <w:b w:val="0"/>
            <w:caps w:val="0"/>
            <w:noProof/>
            <w:sz w:val="22"/>
            <w:szCs w:val="22"/>
          </w:rPr>
          <w:tab/>
        </w:r>
        <w:r w:rsidR="000A3766" w:rsidRPr="00003D82">
          <w:rPr>
            <w:rStyle w:val="Hyperlink"/>
            <w:noProof/>
          </w:rPr>
          <w:t>Document scope</w:t>
        </w:r>
        <w:r w:rsidR="000A3766">
          <w:rPr>
            <w:noProof/>
            <w:webHidden/>
          </w:rPr>
          <w:tab/>
        </w:r>
        <w:r w:rsidR="000A3766">
          <w:rPr>
            <w:noProof/>
            <w:webHidden/>
          </w:rPr>
          <w:fldChar w:fldCharType="begin"/>
        </w:r>
        <w:r w:rsidR="000A3766">
          <w:rPr>
            <w:noProof/>
            <w:webHidden/>
          </w:rPr>
          <w:instrText xml:space="preserve"> PAGEREF _Toc484078185 \h </w:instrText>
        </w:r>
        <w:r w:rsidR="000A3766">
          <w:rPr>
            <w:noProof/>
            <w:webHidden/>
          </w:rPr>
        </w:r>
        <w:r w:rsidR="000A3766">
          <w:rPr>
            <w:noProof/>
            <w:webHidden/>
          </w:rPr>
          <w:fldChar w:fldCharType="separate"/>
        </w:r>
        <w:r w:rsidR="005C46CE">
          <w:rPr>
            <w:noProof/>
            <w:webHidden/>
          </w:rPr>
          <w:t>4</w:t>
        </w:r>
        <w:r w:rsidR="000A3766">
          <w:rPr>
            <w:noProof/>
            <w:webHidden/>
          </w:rPr>
          <w:fldChar w:fldCharType="end"/>
        </w:r>
      </w:hyperlink>
    </w:p>
    <w:p w14:paraId="7F38159D" w14:textId="3D452A46" w:rsidR="000A3766" w:rsidRDefault="007C3305">
      <w:pPr>
        <w:pStyle w:val="TOC1"/>
        <w:rPr>
          <w:rFonts w:asciiTheme="minorHAnsi" w:eastAsiaTheme="minorEastAsia" w:hAnsiTheme="minorHAnsi" w:cstheme="minorBidi"/>
          <w:b w:val="0"/>
          <w:caps w:val="0"/>
          <w:noProof/>
          <w:sz w:val="22"/>
          <w:szCs w:val="22"/>
        </w:rPr>
      </w:pPr>
      <w:hyperlink w:anchor="_Toc484078186" w:history="1">
        <w:r w:rsidR="000A3766" w:rsidRPr="00003D82">
          <w:rPr>
            <w:rStyle w:val="Hyperlink"/>
            <w:noProof/>
          </w:rPr>
          <w:t>2.</w:t>
        </w:r>
        <w:r w:rsidR="000A3766">
          <w:rPr>
            <w:rFonts w:asciiTheme="minorHAnsi" w:eastAsiaTheme="minorEastAsia" w:hAnsiTheme="minorHAnsi" w:cstheme="minorBidi"/>
            <w:b w:val="0"/>
            <w:caps w:val="0"/>
            <w:noProof/>
            <w:sz w:val="22"/>
            <w:szCs w:val="22"/>
          </w:rPr>
          <w:tab/>
        </w:r>
        <w:r w:rsidR="000A3766" w:rsidRPr="00003D82">
          <w:rPr>
            <w:rStyle w:val="Hyperlink"/>
            <w:noProof/>
          </w:rPr>
          <w:t>Business Need Description</w:t>
        </w:r>
        <w:r w:rsidR="000A3766">
          <w:rPr>
            <w:noProof/>
            <w:webHidden/>
          </w:rPr>
          <w:tab/>
        </w:r>
        <w:r w:rsidR="000A3766">
          <w:rPr>
            <w:noProof/>
            <w:webHidden/>
          </w:rPr>
          <w:fldChar w:fldCharType="begin"/>
        </w:r>
        <w:r w:rsidR="000A3766">
          <w:rPr>
            <w:noProof/>
            <w:webHidden/>
          </w:rPr>
          <w:instrText xml:space="preserve"> PAGEREF _Toc484078186 \h </w:instrText>
        </w:r>
        <w:r w:rsidR="000A3766">
          <w:rPr>
            <w:noProof/>
            <w:webHidden/>
          </w:rPr>
        </w:r>
        <w:r w:rsidR="000A3766">
          <w:rPr>
            <w:noProof/>
            <w:webHidden/>
          </w:rPr>
          <w:fldChar w:fldCharType="separate"/>
        </w:r>
        <w:r w:rsidR="005C46CE">
          <w:rPr>
            <w:noProof/>
            <w:webHidden/>
          </w:rPr>
          <w:t>4</w:t>
        </w:r>
        <w:r w:rsidR="000A3766">
          <w:rPr>
            <w:noProof/>
            <w:webHidden/>
          </w:rPr>
          <w:fldChar w:fldCharType="end"/>
        </w:r>
      </w:hyperlink>
    </w:p>
    <w:p w14:paraId="25A22F48" w14:textId="68AC762E" w:rsidR="000A3766" w:rsidRDefault="007C3305">
      <w:pPr>
        <w:pStyle w:val="TOC1"/>
        <w:rPr>
          <w:rFonts w:asciiTheme="minorHAnsi" w:eastAsiaTheme="minorEastAsia" w:hAnsiTheme="minorHAnsi" w:cstheme="minorBidi"/>
          <w:b w:val="0"/>
          <w:caps w:val="0"/>
          <w:noProof/>
          <w:sz w:val="22"/>
          <w:szCs w:val="22"/>
        </w:rPr>
      </w:pPr>
      <w:hyperlink w:anchor="_Toc484078187" w:history="1">
        <w:r w:rsidR="000A3766" w:rsidRPr="00003D82">
          <w:rPr>
            <w:rStyle w:val="Hyperlink"/>
            <w:noProof/>
          </w:rPr>
          <w:t>3.</w:t>
        </w:r>
        <w:r w:rsidR="000A3766">
          <w:rPr>
            <w:rFonts w:asciiTheme="minorHAnsi" w:eastAsiaTheme="minorEastAsia" w:hAnsiTheme="minorHAnsi" w:cstheme="minorBidi"/>
            <w:b w:val="0"/>
            <w:caps w:val="0"/>
            <w:noProof/>
            <w:sz w:val="22"/>
            <w:szCs w:val="22"/>
          </w:rPr>
          <w:tab/>
        </w:r>
        <w:r w:rsidR="000A3766" w:rsidRPr="00003D82">
          <w:rPr>
            <w:rStyle w:val="Hyperlink"/>
            <w:noProof/>
          </w:rPr>
          <w:t>User roles</w:t>
        </w:r>
        <w:r w:rsidR="000A3766">
          <w:rPr>
            <w:noProof/>
            <w:webHidden/>
          </w:rPr>
          <w:tab/>
        </w:r>
        <w:r w:rsidR="000A3766">
          <w:rPr>
            <w:noProof/>
            <w:webHidden/>
          </w:rPr>
          <w:fldChar w:fldCharType="begin"/>
        </w:r>
        <w:r w:rsidR="000A3766">
          <w:rPr>
            <w:noProof/>
            <w:webHidden/>
          </w:rPr>
          <w:instrText xml:space="preserve"> PAGEREF _Toc484078187 \h </w:instrText>
        </w:r>
        <w:r w:rsidR="000A3766">
          <w:rPr>
            <w:noProof/>
            <w:webHidden/>
          </w:rPr>
        </w:r>
        <w:r w:rsidR="000A3766">
          <w:rPr>
            <w:noProof/>
            <w:webHidden/>
          </w:rPr>
          <w:fldChar w:fldCharType="separate"/>
        </w:r>
        <w:r w:rsidR="005C46CE">
          <w:rPr>
            <w:noProof/>
            <w:webHidden/>
          </w:rPr>
          <w:t>4</w:t>
        </w:r>
        <w:r w:rsidR="000A3766">
          <w:rPr>
            <w:noProof/>
            <w:webHidden/>
          </w:rPr>
          <w:fldChar w:fldCharType="end"/>
        </w:r>
      </w:hyperlink>
    </w:p>
    <w:p w14:paraId="59FCB1C0" w14:textId="6DB4EB9F" w:rsidR="000A3766" w:rsidRDefault="007C3305">
      <w:pPr>
        <w:pStyle w:val="TOC2"/>
        <w:rPr>
          <w:rFonts w:asciiTheme="minorHAnsi" w:eastAsiaTheme="minorEastAsia" w:hAnsiTheme="minorHAnsi" w:cstheme="minorBidi"/>
          <w:bCs w:val="0"/>
          <w:smallCaps w:val="0"/>
          <w:noProof/>
          <w:sz w:val="22"/>
          <w:szCs w:val="22"/>
        </w:rPr>
      </w:pPr>
      <w:hyperlink w:anchor="_Toc484078188" w:history="1">
        <w:r w:rsidR="000A3766" w:rsidRPr="00003D82">
          <w:rPr>
            <w:rStyle w:val="Hyperlink"/>
            <w:noProof/>
          </w:rPr>
          <w:t>3.1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Before re-design:</w:t>
        </w:r>
        <w:r w:rsidR="000A3766">
          <w:rPr>
            <w:noProof/>
            <w:webHidden/>
          </w:rPr>
          <w:tab/>
        </w:r>
        <w:r w:rsidR="000A3766">
          <w:rPr>
            <w:noProof/>
            <w:webHidden/>
          </w:rPr>
          <w:fldChar w:fldCharType="begin"/>
        </w:r>
        <w:r w:rsidR="000A3766">
          <w:rPr>
            <w:noProof/>
            <w:webHidden/>
          </w:rPr>
          <w:instrText xml:space="preserve"> PAGEREF _Toc484078188 \h </w:instrText>
        </w:r>
        <w:r w:rsidR="000A3766">
          <w:rPr>
            <w:noProof/>
            <w:webHidden/>
          </w:rPr>
        </w:r>
        <w:r w:rsidR="000A3766">
          <w:rPr>
            <w:noProof/>
            <w:webHidden/>
          </w:rPr>
          <w:fldChar w:fldCharType="separate"/>
        </w:r>
        <w:r w:rsidR="005C46CE">
          <w:rPr>
            <w:noProof/>
            <w:webHidden/>
          </w:rPr>
          <w:t>4</w:t>
        </w:r>
        <w:r w:rsidR="000A3766">
          <w:rPr>
            <w:noProof/>
            <w:webHidden/>
          </w:rPr>
          <w:fldChar w:fldCharType="end"/>
        </w:r>
      </w:hyperlink>
    </w:p>
    <w:p w14:paraId="4E3BEF5C" w14:textId="785620B7" w:rsidR="000A3766" w:rsidRDefault="007C3305">
      <w:pPr>
        <w:pStyle w:val="TOC2"/>
        <w:rPr>
          <w:rFonts w:asciiTheme="minorHAnsi" w:eastAsiaTheme="minorEastAsia" w:hAnsiTheme="minorHAnsi" w:cstheme="minorBidi"/>
          <w:bCs w:val="0"/>
          <w:smallCaps w:val="0"/>
          <w:noProof/>
          <w:sz w:val="22"/>
          <w:szCs w:val="22"/>
        </w:rPr>
      </w:pPr>
      <w:hyperlink w:anchor="_Toc484078189" w:history="1">
        <w:r w:rsidR="000A3766" w:rsidRPr="00003D82">
          <w:rPr>
            <w:rStyle w:val="Hyperlink"/>
            <w:noProof/>
          </w:rPr>
          <w:t>3.2</w:t>
        </w:r>
        <w:r w:rsidR="000A3766">
          <w:rPr>
            <w:rFonts w:asciiTheme="minorHAnsi" w:eastAsiaTheme="minorEastAsia" w:hAnsiTheme="minorHAnsi" w:cstheme="minorBidi"/>
            <w:bCs w:val="0"/>
            <w:smallCaps w:val="0"/>
            <w:noProof/>
            <w:sz w:val="22"/>
            <w:szCs w:val="22"/>
          </w:rPr>
          <w:tab/>
        </w:r>
        <w:r w:rsidR="000A3766" w:rsidRPr="00003D82">
          <w:rPr>
            <w:rStyle w:val="Hyperlink"/>
            <w:noProof/>
          </w:rPr>
          <w:t>Changes for re-design:</w:t>
        </w:r>
        <w:r w:rsidR="000A3766">
          <w:rPr>
            <w:noProof/>
            <w:webHidden/>
          </w:rPr>
          <w:tab/>
        </w:r>
        <w:r w:rsidR="000A3766">
          <w:rPr>
            <w:noProof/>
            <w:webHidden/>
          </w:rPr>
          <w:fldChar w:fldCharType="begin"/>
        </w:r>
        <w:r w:rsidR="000A3766">
          <w:rPr>
            <w:noProof/>
            <w:webHidden/>
          </w:rPr>
          <w:instrText xml:space="preserve"> PAGEREF _Toc484078189 \h </w:instrText>
        </w:r>
        <w:r w:rsidR="000A3766">
          <w:rPr>
            <w:noProof/>
            <w:webHidden/>
          </w:rPr>
        </w:r>
        <w:r w:rsidR="000A3766">
          <w:rPr>
            <w:noProof/>
            <w:webHidden/>
          </w:rPr>
          <w:fldChar w:fldCharType="separate"/>
        </w:r>
        <w:r w:rsidR="005C46CE">
          <w:rPr>
            <w:noProof/>
            <w:webHidden/>
          </w:rPr>
          <w:t>5</w:t>
        </w:r>
        <w:r w:rsidR="000A3766">
          <w:rPr>
            <w:noProof/>
            <w:webHidden/>
          </w:rPr>
          <w:fldChar w:fldCharType="end"/>
        </w:r>
      </w:hyperlink>
    </w:p>
    <w:p w14:paraId="6C5A89BD" w14:textId="66323487" w:rsidR="000A3766" w:rsidRDefault="007C3305">
      <w:pPr>
        <w:pStyle w:val="TOC1"/>
        <w:rPr>
          <w:rFonts w:asciiTheme="minorHAnsi" w:eastAsiaTheme="minorEastAsia" w:hAnsiTheme="minorHAnsi" w:cstheme="minorBidi"/>
          <w:b w:val="0"/>
          <w:caps w:val="0"/>
          <w:noProof/>
          <w:sz w:val="22"/>
          <w:szCs w:val="22"/>
        </w:rPr>
      </w:pPr>
      <w:hyperlink w:anchor="_Toc484078190" w:history="1">
        <w:r w:rsidR="000A3766" w:rsidRPr="00003D82">
          <w:rPr>
            <w:rStyle w:val="Hyperlink"/>
            <w:noProof/>
          </w:rPr>
          <w:t>4.</w:t>
        </w:r>
        <w:r w:rsidR="000A3766">
          <w:rPr>
            <w:rFonts w:asciiTheme="minorHAnsi" w:eastAsiaTheme="minorEastAsia" w:hAnsiTheme="minorHAnsi" w:cstheme="minorBidi"/>
            <w:b w:val="0"/>
            <w:caps w:val="0"/>
            <w:noProof/>
            <w:sz w:val="22"/>
            <w:szCs w:val="22"/>
          </w:rPr>
          <w:tab/>
        </w:r>
        <w:r w:rsidR="000A3766" w:rsidRPr="00003D82">
          <w:rPr>
            <w:rStyle w:val="Hyperlink"/>
            <w:noProof/>
          </w:rPr>
          <w:t>Overall business flow description</w:t>
        </w:r>
        <w:r w:rsidR="000A3766">
          <w:rPr>
            <w:noProof/>
            <w:webHidden/>
          </w:rPr>
          <w:tab/>
        </w:r>
        <w:r w:rsidR="000A3766">
          <w:rPr>
            <w:noProof/>
            <w:webHidden/>
          </w:rPr>
          <w:fldChar w:fldCharType="begin"/>
        </w:r>
        <w:r w:rsidR="000A3766">
          <w:rPr>
            <w:noProof/>
            <w:webHidden/>
          </w:rPr>
          <w:instrText xml:space="preserve"> PAGEREF _Toc484078190 \h </w:instrText>
        </w:r>
        <w:r w:rsidR="000A3766">
          <w:rPr>
            <w:noProof/>
            <w:webHidden/>
          </w:rPr>
        </w:r>
        <w:r w:rsidR="000A3766">
          <w:rPr>
            <w:noProof/>
            <w:webHidden/>
          </w:rPr>
          <w:fldChar w:fldCharType="separate"/>
        </w:r>
        <w:r w:rsidR="005C46CE">
          <w:rPr>
            <w:noProof/>
            <w:webHidden/>
          </w:rPr>
          <w:t>6</w:t>
        </w:r>
        <w:r w:rsidR="000A3766">
          <w:rPr>
            <w:noProof/>
            <w:webHidden/>
          </w:rPr>
          <w:fldChar w:fldCharType="end"/>
        </w:r>
      </w:hyperlink>
    </w:p>
    <w:p w14:paraId="68631863" w14:textId="7DD0B008" w:rsidR="000A3766" w:rsidRDefault="007C3305">
      <w:pPr>
        <w:pStyle w:val="TOC2"/>
        <w:rPr>
          <w:rFonts w:asciiTheme="minorHAnsi" w:eastAsiaTheme="minorEastAsia" w:hAnsiTheme="minorHAnsi" w:cstheme="minorBidi"/>
          <w:bCs w:val="0"/>
          <w:smallCaps w:val="0"/>
          <w:noProof/>
          <w:sz w:val="22"/>
          <w:szCs w:val="22"/>
        </w:rPr>
      </w:pPr>
      <w:hyperlink w:anchor="_Toc484078191" w:history="1">
        <w:r w:rsidR="000A3766" w:rsidRPr="00003D82">
          <w:rPr>
            <w:rStyle w:val="Hyperlink"/>
            <w:noProof/>
          </w:rPr>
          <w:t>4.1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For a user with Draft Viewer and/or Draft Administrator role</w:t>
        </w:r>
        <w:r w:rsidR="000A3766">
          <w:rPr>
            <w:noProof/>
            <w:webHidden/>
          </w:rPr>
          <w:tab/>
        </w:r>
        <w:r w:rsidR="000A3766">
          <w:rPr>
            <w:noProof/>
            <w:webHidden/>
          </w:rPr>
          <w:fldChar w:fldCharType="begin"/>
        </w:r>
        <w:r w:rsidR="000A3766">
          <w:rPr>
            <w:noProof/>
            <w:webHidden/>
          </w:rPr>
          <w:instrText xml:space="preserve"> PAGEREF _Toc484078191 \h </w:instrText>
        </w:r>
        <w:r w:rsidR="000A3766">
          <w:rPr>
            <w:noProof/>
            <w:webHidden/>
          </w:rPr>
        </w:r>
        <w:r w:rsidR="000A3766">
          <w:rPr>
            <w:noProof/>
            <w:webHidden/>
          </w:rPr>
          <w:fldChar w:fldCharType="separate"/>
        </w:r>
        <w:r w:rsidR="005C46CE">
          <w:rPr>
            <w:noProof/>
            <w:webHidden/>
          </w:rPr>
          <w:t>6</w:t>
        </w:r>
        <w:r w:rsidR="000A3766">
          <w:rPr>
            <w:noProof/>
            <w:webHidden/>
          </w:rPr>
          <w:fldChar w:fldCharType="end"/>
        </w:r>
      </w:hyperlink>
    </w:p>
    <w:p w14:paraId="3CAB6A34" w14:textId="33CCAF68" w:rsidR="000A3766" w:rsidRDefault="007C3305">
      <w:pPr>
        <w:pStyle w:val="TOC3"/>
        <w:rPr>
          <w:rFonts w:asciiTheme="minorHAnsi" w:eastAsiaTheme="minorEastAsia" w:hAnsiTheme="minorHAnsi" w:cstheme="minorBidi"/>
          <w:bCs w:val="0"/>
          <w:i w:val="0"/>
          <w:iCs w:val="0"/>
          <w:noProof/>
          <w:sz w:val="22"/>
          <w:szCs w:val="22"/>
        </w:rPr>
      </w:pPr>
      <w:hyperlink w:anchor="_Toc484078192" w:history="1">
        <w:r w:rsidR="000A3766" w:rsidRPr="00003D82">
          <w:rPr>
            <w:rStyle w:val="Hyperlink"/>
            <w:noProof/>
          </w:rPr>
          <w:t>4.1.1</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Email to testers</w:t>
        </w:r>
        <w:r w:rsidR="000A3766">
          <w:rPr>
            <w:noProof/>
            <w:webHidden/>
          </w:rPr>
          <w:tab/>
        </w:r>
        <w:r w:rsidR="000A3766">
          <w:rPr>
            <w:noProof/>
            <w:webHidden/>
          </w:rPr>
          <w:fldChar w:fldCharType="begin"/>
        </w:r>
        <w:r w:rsidR="000A3766">
          <w:rPr>
            <w:noProof/>
            <w:webHidden/>
          </w:rPr>
          <w:instrText xml:space="preserve"> PAGEREF _Toc484078192 \h </w:instrText>
        </w:r>
        <w:r w:rsidR="000A3766">
          <w:rPr>
            <w:noProof/>
            <w:webHidden/>
          </w:rPr>
        </w:r>
        <w:r w:rsidR="000A3766">
          <w:rPr>
            <w:noProof/>
            <w:webHidden/>
          </w:rPr>
          <w:fldChar w:fldCharType="separate"/>
        </w:r>
        <w:r w:rsidR="005C46CE">
          <w:rPr>
            <w:noProof/>
            <w:webHidden/>
          </w:rPr>
          <w:t>7</w:t>
        </w:r>
        <w:r w:rsidR="000A3766">
          <w:rPr>
            <w:noProof/>
            <w:webHidden/>
          </w:rPr>
          <w:fldChar w:fldCharType="end"/>
        </w:r>
      </w:hyperlink>
    </w:p>
    <w:p w14:paraId="1716175F" w14:textId="073FFAE9" w:rsidR="000A3766" w:rsidRDefault="007C3305">
      <w:pPr>
        <w:pStyle w:val="TOC2"/>
        <w:rPr>
          <w:rFonts w:asciiTheme="minorHAnsi" w:eastAsiaTheme="minorEastAsia" w:hAnsiTheme="minorHAnsi" w:cstheme="minorBidi"/>
          <w:bCs w:val="0"/>
          <w:smallCaps w:val="0"/>
          <w:noProof/>
          <w:sz w:val="22"/>
          <w:szCs w:val="22"/>
        </w:rPr>
      </w:pPr>
      <w:hyperlink w:anchor="_Toc484078193" w:history="1">
        <w:r w:rsidR="000A3766" w:rsidRPr="00003D82">
          <w:rPr>
            <w:rStyle w:val="Hyperlink"/>
            <w:noProof/>
          </w:rPr>
          <w:t>4.2</w:t>
        </w:r>
        <w:r w:rsidR="000A3766">
          <w:rPr>
            <w:rFonts w:asciiTheme="minorHAnsi" w:eastAsiaTheme="minorEastAsia" w:hAnsiTheme="minorHAnsi" w:cstheme="minorBidi"/>
            <w:bCs w:val="0"/>
            <w:smallCaps w:val="0"/>
            <w:noProof/>
            <w:sz w:val="22"/>
            <w:szCs w:val="22"/>
          </w:rPr>
          <w:tab/>
        </w:r>
        <w:r w:rsidR="000A3766" w:rsidRPr="00003D82">
          <w:rPr>
            <w:rStyle w:val="Hyperlink"/>
            <w:noProof/>
          </w:rPr>
          <w:t>For a Tester</w:t>
        </w:r>
        <w:r w:rsidR="000A3766">
          <w:rPr>
            <w:noProof/>
            <w:webHidden/>
          </w:rPr>
          <w:tab/>
        </w:r>
        <w:r w:rsidR="000A3766">
          <w:rPr>
            <w:noProof/>
            <w:webHidden/>
          </w:rPr>
          <w:fldChar w:fldCharType="begin"/>
        </w:r>
        <w:r w:rsidR="000A3766">
          <w:rPr>
            <w:noProof/>
            <w:webHidden/>
          </w:rPr>
          <w:instrText xml:space="preserve"> PAGEREF _Toc484078193 \h </w:instrText>
        </w:r>
        <w:r w:rsidR="000A3766">
          <w:rPr>
            <w:noProof/>
            <w:webHidden/>
          </w:rPr>
        </w:r>
        <w:r w:rsidR="000A3766">
          <w:rPr>
            <w:noProof/>
            <w:webHidden/>
          </w:rPr>
          <w:fldChar w:fldCharType="separate"/>
        </w:r>
        <w:r w:rsidR="005C46CE">
          <w:rPr>
            <w:noProof/>
            <w:webHidden/>
          </w:rPr>
          <w:t>8</w:t>
        </w:r>
        <w:r w:rsidR="000A3766">
          <w:rPr>
            <w:noProof/>
            <w:webHidden/>
          </w:rPr>
          <w:fldChar w:fldCharType="end"/>
        </w:r>
      </w:hyperlink>
    </w:p>
    <w:p w14:paraId="458B601E" w14:textId="00EF77CE" w:rsidR="000A3766" w:rsidRDefault="007C3305">
      <w:pPr>
        <w:pStyle w:val="TOC1"/>
        <w:rPr>
          <w:rFonts w:asciiTheme="minorHAnsi" w:eastAsiaTheme="minorEastAsia" w:hAnsiTheme="minorHAnsi" w:cstheme="minorBidi"/>
          <w:b w:val="0"/>
          <w:caps w:val="0"/>
          <w:noProof/>
          <w:sz w:val="22"/>
          <w:szCs w:val="22"/>
        </w:rPr>
      </w:pPr>
      <w:hyperlink w:anchor="_Toc484078194" w:history="1">
        <w:r w:rsidR="000A3766" w:rsidRPr="00003D82">
          <w:rPr>
            <w:rStyle w:val="Hyperlink"/>
            <w:noProof/>
          </w:rPr>
          <w:t>5.</w:t>
        </w:r>
        <w:r w:rsidR="000A3766">
          <w:rPr>
            <w:rFonts w:asciiTheme="minorHAnsi" w:eastAsiaTheme="minorEastAsia" w:hAnsiTheme="minorHAnsi" w:cstheme="minorBidi"/>
            <w:b w:val="0"/>
            <w:caps w:val="0"/>
            <w:noProof/>
            <w:sz w:val="22"/>
            <w:szCs w:val="22"/>
          </w:rPr>
          <w:tab/>
        </w:r>
        <w:r w:rsidR="000A3766" w:rsidRPr="00003D82">
          <w:rPr>
            <w:rStyle w:val="Hyperlink"/>
            <w:noProof/>
          </w:rPr>
          <w:t>Review &amp; Test Draft Module functionality</w:t>
        </w:r>
        <w:r w:rsidR="000A3766">
          <w:rPr>
            <w:noProof/>
            <w:webHidden/>
          </w:rPr>
          <w:tab/>
        </w:r>
        <w:r w:rsidR="000A3766">
          <w:rPr>
            <w:noProof/>
            <w:webHidden/>
          </w:rPr>
          <w:fldChar w:fldCharType="begin"/>
        </w:r>
        <w:r w:rsidR="000A3766">
          <w:rPr>
            <w:noProof/>
            <w:webHidden/>
          </w:rPr>
          <w:instrText xml:space="preserve"> PAGEREF _Toc484078194 \h </w:instrText>
        </w:r>
        <w:r w:rsidR="000A3766">
          <w:rPr>
            <w:noProof/>
            <w:webHidden/>
          </w:rPr>
        </w:r>
        <w:r w:rsidR="000A3766">
          <w:rPr>
            <w:noProof/>
            <w:webHidden/>
          </w:rPr>
          <w:fldChar w:fldCharType="separate"/>
        </w:r>
        <w:r w:rsidR="005C46CE">
          <w:rPr>
            <w:noProof/>
            <w:webHidden/>
          </w:rPr>
          <w:t>9</w:t>
        </w:r>
        <w:r w:rsidR="000A3766">
          <w:rPr>
            <w:noProof/>
            <w:webHidden/>
          </w:rPr>
          <w:fldChar w:fldCharType="end"/>
        </w:r>
      </w:hyperlink>
    </w:p>
    <w:p w14:paraId="0EF3391E" w14:textId="43E24BEE" w:rsidR="000A3766" w:rsidRDefault="007C3305">
      <w:pPr>
        <w:pStyle w:val="TOC2"/>
        <w:rPr>
          <w:rFonts w:asciiTheme="minorHAnsi" w:eastAsiaTheme="minorEastAsia" w:hAnsiTheme="minorHAnsi" w:cstheme="minorBidi"/>
          <w:bCs w:val="0"/>
          <w:smallCaps w:val="0"/>
          <w:noProof/>
          <w:sz w:val="22"/>
          <w:szCs w:val="22"/>
        </w:rPr>
      </w:pPr>
      <w:hyperlink w:anchor="_Toc484078195" w:history="1">
        <w:r w:rsidR="000A3766" w:rsidRPr="00003D82">
          <w:rPr>
            <w:rStyle w:val="Hyperlink"/>
            <w:noProof/>
          </w:rPr>
          <w:t>5.1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Review &amp; Test Draft Module screens mockups</w:t>
        </w:r>
        <w:r w:rsidR="000A3766">
          <w:rPr>
            <w:noProof/>
            <w:webHidden/>
          </w:rPr>
          <w:tab/>
        </w:r>
        <w:r w:rsidR="000A3766">
          <w:rPr>
            <w:noProof/>
            <w:webHidden/>
          </w:rPr>
          <w:fldChar w:fldCharType="begin"/>
        </w:r>
        <w:r w:rsidR="000A3766">
          <w:rPr>
            <w:noProof/>
            <w:webHidden/>
          </w:rPr>
          <w:instrText xml:space="preserve"> PAGEREF _Toc484078195 \h </w:instrText>
        </w:r>
        <w:r w:rsidR="000A3766">
          <w:rPr>
            <w:noProof/>
            <w:webHidden/>
          </w:rPr>
        </w:r>
        <w:r w:rsidR="000A3766">
          <w:rPr>
            <w:noProof/>
            <w:webHidden/>
          </w:rPr>
          <w:fldChar w:fldCharType="separate"/>
        </w:r>
        <w:r w:rsidR="005C46CE">
          <w:rPr>
            <w:noProof/>
            <w:webHidden/>
          </w:rPr>
          <w:t>11</w:t>
        </w:r>
        <w:r w:rsidR="000A3766">
          <w:rPr>
            <w:noProof/>
            <w:webHidden/>
          </w:rPr>
          <w:fldChar w:fldCharType="end"/>
        </w:r>
      </w:hyperlink>
    </w:p>
    <w:p w14:paraId="23E2DBB0" w14:textId="037BA5B7" w:rsidR="000A3766" w:rsidRDefault="007C3305">
      <w:pPr>
        <w:pStyle w:val="TOC3"/>
        <w:rPr>
          <w:rFonts w:asciiTheme="minorHAnsi" w:eastAsiaTheme="minorEastAsia" w:hAnsiTheme="minorHAnsi" w:cstheme="minorBidi"/>
          <w:bCs w:val="0"/>
          <w:i w:val="0"/>
          <w:iCs w:val="0"/>
          <w:noProof/>
          <w:sz w:val="22"/>
          <w:szCs w:val="22"/>
        </w:rPr>
      </w:pPr>
      <w:hyperlink w:anchor="_Toc484078196" w:history="1">
        <w:r w:rsidR="000A3766" w:rsidRPr="00003D82">
          <w:rPr>
            <w:rStyle w:val="Hyperlink"/>
            <w:noProof/>
          </w:rPr>
          <w:t>5.1.1</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General mockup for all modules, except Revision</w:t>
        </w:r>
        <w:r w:rsidR="000A3766">
          <w:rPr>
            <w:noProof/>
            <w:webHidden/>
          </w:rPr>
          <w:tab/>
        </w:r>
        <w:r w:rsidR="000A3766">
          <w:rPr>
            <w:noProof/>
            <w:webHidden/>
          </w:rPr>
          <w:fldChar w:fldCharType="begin"/>
        </w:r>
        <w:r w:rsidR="000A3766">
          <w:rPr>
            <w:noProof/>
            <w:webHidden/>
          </w:rPr>
          <w:instrText xml:space="preserve"> PAGEREF _Toc484078196 \h </w:instrText>
        </w:r>
        <w:r w:rsidR="000A3766">
          <w:rPr>
            <w:noProof/>
            <w:webHidden/>
          </w:rPr>
        </w:r>
        <w:r w:rsidR="000A3766">
          <w:rPr>
            <w:noProof/>
            <w:webHidden/>
          </w:rPr>
          <w:fldChar w:fldCharType="separate"/>
        </w:r>
        <w:r w:rsidR="005C46CE">
          <w:rPr>
            <w:noProof/>
            <w:webHidden/>
          </w:rPr>
          <w:t>11</w:t>
        </w:r>
        <w:r w:rsidR="000A3766">
          <w:rPr>
            <w:noProof/>
            <w:webHidden/>
          </w:rPr>
          <w:fldChar w:fldCharType="end"/>
        </w:r>
      </w:hyperlink>
    </w:p>
    <w:p w14:paraId="5112B3B9" w14:textId="0EAE8862" w:rsidR="000A3766" w:rsidRDefault="007C3305">
      <w:pPr>
        <w:pStyle w:val="TOC3"/>
        <w:rPr>
          <w:rFonts w:asciiTheme="minorHAnsi" w:eastAsiaTheme="minorEastAsia" w:hAnsiTheme="minorHAnsi" w:cstheme="minorBidi"/>
          <w:bCs w:val="0"/>
          <w:i w:val="0"/>
          <w:iCs w:val="0"/>
          <w:noProof/>
          <w:sz w:val="22"/>
          <w:szCs w:val="22"/>
        </w:rPr>
      </w:pPr>
      <w:hyperlink w:anchor="_Toc484078197" w:history="1">
        <w:r w:rsidR="000A3766" w:rsidRPr="00003D82">
          <w:rPr>
            <w:rStyle w:val="Hyperlink"/>
            <w:noProof/>
          </w:rPr>
          <w:t>5.1.2</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“Existing Type/Mechanism combinations with no changes” section mockup</w:t>
        </w:r>
        <w:r w:rsidR="000A3766">
          <w:rPr>
            <w:noProof/>
            <w:webHidden/>
          </w:rPr>
          <w:tab/>
        </w:r>
        <w:r w:rsidR="000A3766">
          <w:rPr>
            <w:noProof/>
            <w:webHidden/>
          </w:rPr>
          <w:fldChar w:fldCharType="begin"/>
        </w:r>
        <w:r w:rsidR="000A3766">
          <w:rPr>
            <w:noProof/>
            <w:webHidden/>
          </w:rPr>
          <w:instrText xml:space="preserve"> PAGEREF _Toc484078197 \h </w:instrText>
        </w:r>
        <w:r w:rsidR="000A3766">
          <w:rPr>
            <w:noProof/>
            <w:webHidden/>
          </w:rPr>
        </w:r>
        <w:r w:rsidR="000A3766">
          <w:rPr>
            <w:noProof/>
            <w:webHidden/>
          </w:rPr>
          <w:fldChar w:fldCharType="separate"/>
        </w:r>
        <w:r w:rsidR="005C46CE">
          <w:rPr>
            <w:noProof/>
            <w:webHidden/>
          </w:rPr>
          <w:t>11</w:t>
        </w:r>
        <w:r w:rsidR="000A3766">
          <w:rPr>
            <w:noProof/>
            <w:webHidden/>
          </w:rPr>
          <w:fldChar w:fldCharType="end"/>
        </w:r>
      </w:hyperlink>
    </w:p>
    <w:p w14:paraId="5585904E" w14:textId="60C071EF" w:rsidR="000A3766" w:rsidRDefault="007C3305">
      <w:pPr>
        <w:pStyle w:val="TOC3"/>
        <w:rPr>
          <w:rFonts w:asciiTheme="minorHAnsi" w:eastAsiaTheme="minorEastAsia" w:hAnsiTheme="minorHAnsi" w:cstheme="minorBidi"/>
          <w:bCs w:val="0"/>
          <w:i w:val="0"/>
          <w:iCs w:val="0"/>
          <w:noProof/>
          <w:sz w:val="22"/>
          <w:szCs w:val="22"/>
        </w:rPr>
      </w:pPr>
      <w:hyperlink w:anchor="_Toc484078198" w:history="1">
        <w:r w:rsidR="000A3766" w:rsidRPr="00003D82">
          <w:rPr>
            <w:rStyle w:val="Hyperlink"/>
            <w:noProof/>
          </w:rPr>
          <w:t>5.1.3</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Revision module mockup</w:t>
        </w:r>
        <w:r w:rsidR="000A3766">
          <w:rPr>
            <w:noProof/>
            <w:webHidden/>
          </w:rPr>
          <w:tab/>
        </w:r>
        <w:r w:rsidR="000A3766">
          <w:rPr>
            <w:noProof/>
            <w:webHidden/>
          </w:rPr>
          <w:fldChar w:fldCharType="begin"/>
        </w:r>
        <w:r w:rsidR="000A3766">
          <w:rPr>
            <w:noProof/>
            <w:webHidden/>
          </w:rPr>
          <w:instrText xml:space="preserve"> PAGEREF _Toc484078198 \h </w:instrText>
        </w:r>
        <w:r w:rsidR="000A3766">
          <w:rPr>
            <w:noProof/>
            <w:webHidden/>
          </w:rPr>
        </w:r>
        <w:r w:rsidR="000A3766">
          <w:rPr>
            <w:noProof/>
            <w:webHidden/>
          </w:rPr>
          <w:fldChar w:fldCharType="separate"/>
        </w:r>
        <w:r w:rsidR="005C46CE">
          <w:rPr>
            <w:noProof/>
            <w:webHidden/>
          </w:rPr>
          <w:t>12</w:t>
        </w:r>
        <w:r w:rsidR="000A3766">
          <w:rPr>
            <w:noProof/>
            <w:webHidden/>
          </w:rPr>
          <w:fldChar w:fldCharType="end"/>
        </w:r>
      </w:hyperlink>
    </w:p>
    <w:p w14:paraId="7FFDE0D7" w14:textId="0EF78209" w:rsidR="000A3766" w:rsidRDefault="007C3305">
      <w:pPr>
        <w:pStyle w:val="TOC2"/>
        <w:rPr>
          <w:rFonts w:asciiTheme="minorHAnsi" w:eastAsiaTheme="minorEastAsia" w:hAnsiTheme="minorHAnsi" w:cstheme="minorBidi"/>
          <w:bCs w:val="0"/>
          <w:smallCaps w:val="0"/>
          <w:noProof/>
          <w:sz w:val="22"/>
          <w:szCs w:val="22"/>
        </w:rPr>
      </w:pPr>
      <w:hyperlink w:anchor="_Toc484078199" w:history="1">
        <w:r w:rsidR="000A3766" w:rsidRPr="00003D82">
          <w:rPr>
            <w:rStyle w:val="Hyperlink"/>
            <w:noProof/>
          </w:rPr>
          <w:t>5.1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Review &amp; Test Draft Module Screen Data elements</w:t>
        </w:r>
        <w:r w:rsidR="000A3766">
          <w:rPr>
            <w:noProof/>
            <w:webHidden/>
          </w:rPr>
          <w:tab/>
        </w:r>
        <w:r w:rsidR="000A3766">
          <w:rPr>
            <w:noProof/>
            <w:webHidden/>
          </w:rPr>
          <w:fldChar w:fldCharType="begin"/>
        </w:r>
        <w:r w:rsidR="000A3766">
          <w:rPr>
            <w:noProof/>
            <w:webHidden/>
          </w:rPr>
          <w:instrText xml:space="preserve"> PAGEREF _Toc484078199 \h </w:instrText>
        </w:r>
        <w:r w:rsidR="000A3766">
          <w:rPr>
            <w:noProof/>
            <w:webHidden/>
          </w:rPr>
        </w:r>
        <w:r w:rsidR="000A3766">
          <w:rPr>
            <w:noProof/>
            <w:webHidden/>
          </w:rPr>
          <w:fldChar w:fldCharType="separate"/>
        </w:r>
        <w:r w:rsidR="005C46CE">
          <w:rPr>
            <w:noProof/>
            <w:webHidden/>
          </w:rPr>
          <w:t>12</w:t>
        </w:r>
        <w:r w:rsidR="000A3766">
          <w:rPr>
            <w:noProof/>
            <w:webHidden/>
          </w:rPr>
          <w:fldChar w:fldCharType="end"/>
        </w:r>
      </w:hyperlink>
    </w:p>
    <w:p w14:paraId="49A79682" w14:textId="004948D2" w:rsidR="000A3766" w:rsidRDefault="007C3305">
      <w:pPr>
        <w:pStyle w:val="TOC3"/>
        <w:rPr>
          <w:rFonts w:asciiTheme="minorHAnsi" w:eastAsiaTheme="minorEastAsia" w:hAnsiTheme="minorHAnsi" w:cstheme="minorBidi"/>
          <w:bCs w:val="0"/>
          <w:i w:val="0"/>
          <w:iCs w:val="0"/>
          <w:noProof/>
          <w:sz w:val="22"/>
          <w:szCs w:val="22"/>
        </w:rPr>
      </w:pPr>
      <w:hyperlink w:anchor="_Toc484078200" w:history="1">
        <w:r w:rsidR="000A3766" w:rsidRPr="00003D82">
          <w:rPr>
            <w:rStyle w:val="Hyperlink"/>
            <w:noProof/>
          </w:rPr>
          <w:t>5.1.1</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Applicable to all modules, except Revision</w:t>
        </w:r>
        <w:r w:rsidR="000A3766">
          <w:rPr>
            <w:noProof/>
            <w:webHidden/>
          </w:rPr>
          <w:tab/>
        </w:r>
        <w:r w:rsidR="000A3766">
          <w:rPr>
            <w:noProof/>
            <w:webHidden/>
          </w:rPr>
          <w:fldChar w:fldCharType="begin"/>
        </w:r>
        <w:r w:rsidR="000A3766">
          <w:rPr>
            <w:noProof/>
            <w:webHidden/>
          </w:rPr>
          <w:instrText xml:space="preserve"> PAGEREF _Toc484078200 \h </w:instrText>
        </w:r>
        <w:r w:rsidR="000A3766">
          <w:rPr>
            <w:noProof/>
            <w:webHidden/>
          </w:rPr>
        </w:r>
        <w:r w:rsidR="000A3766">
          <w:rPr>
            <w:noProof/>
            <w:webHidden/>
          </w:rPr>
          <w:fldChar w:fldCharType="separate"/>
        </w:r>
        <w:r w:rsidR="005C46CE">
          <w:rPr>
            <w:noProof/>
            <w:webHidden/>
          </w:rPr>
          <w:t>12</w:t>
        </w:r>
        <w:r w:rsidR="000A3766">
          <w:rPr>
            <w:noProof/>
            <w:webHidden/>
          </w:rPr>
          <w:fldChar w:fldCharType="end"/>
        </w:r>
      </w:hyperlink>
    </w:p>
    <w:p w14:paraId="3D45E38D" w14:textId="117AB836" w:rsidR="000A3766" w:rsidRDefault="007C3305">
      <w:pPr>
        <w:pStyle w:val="TOC3"/>
        <w:rPr>
          <w:rFonts w:asciiTheme="minorHAnsi" w:eastAsiaTheme="minorEastAsia" w:hAnsiTheme="minorHAnsi" w:cstheme="minorBidi"/>
          <w:bCs w:val="0"/>
          <w:i w:val="0"/>
          <w:iCs w:val="0"/>
          <w:noProof/>
          <w:sz w:val="22"/>
          <w:szCs w:val="22"/>
        </w:rPr>
      </w:pPr>
      <w:hyperlink w:anchor="_Toc484078201" w:history="1">
        <w:r w:rsidR="000A3766" w:rsidRPr="00003D82">
          <w:rPr>
            <w:rStyle w:val="Hyperlink"/>
            <w:noProof/>
          </w:rPr>
          <w:t>5.1.2</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Applicable to Revision module</w:t>
        </w:r>
        <w:r w:rsidR="000A3766">
          <w:rPr>
            <w:noProof/>
            <w:webHidden/>
          </w:rPr>
          <w:tab/>
        </w:r>
        <w:r w:rsidR="000A3766">
          <w:rPr>
            <w:noProof/>
            <w:webHidden/>
          </w:rPr>
          <w:fldChar w:fldCharType="begin"/>
        </w:r>
        <w:r w:rsidR="000A3766">
          <w:rPr>
            <w:noProof/>
            <w:webHidden/>
          </w:rPr>
          <w:instrText xml:space="preserve"> PAGEREF _Toc484078201 \h </w:instrText>
        </w:r>
        <w:r w:rsidR="000A3766">
          <w:rPr>
            <w:noProof/>
            <w:webHidden/>
          </w:rPr>
        </w:r>
        <w:r w:rsidR="000A3766">
          <w:rPr>
            <w:noProof/>
            <w:webHidden/>
          </w:rPr>
          <w:fldChar w:fldCharType="separate"/>
        </w:r>
        <w:r w:rsidR="005C46CE">
          <w:rPr>
            <w:noProof/>
            <w:webHidden/>
          </w:rPr>
          <w:t>14</w:t>
        </w:r>
        <w:r w:rsidR="000A3766">
          <w:rPr>
            <w:noProof/>
            <w:webHidden/>
          </w:rPr>
          <w:fldChar w:fldCharType="end"/>
        </w:r>
      </w:hyperlink>
    </w:p>
    <w:p w14:paraId="3D376865" w14:textId="2433DAF1" w:rsidR="000A3766" w:rsidRDefault="007C3305">
      <w:pPr>
        <w:pStyle w:val="TOC1"/>
        <w:rPr>
          <w:rFonts w:asciiTheme="minorHAnsi" w:eastAsiaTheme="minorEastAsia" w:hAnsiTheme="minorHAnsi" w:cstheme="minorBidi"/>
          <w:b w:val="0"/>
          <w:caps w:val="0"/>
          <w:noProof/>
          <w:sz w:val="22"/>
          <w:szCs w:val="22"/>
        </w:rPr>
      </w:pPr>
      <w:hyperlink w:anchor="_Toc484078202" w:history="1">
        <w:r w:rsidR="000A3766" w:rsidRPr="00003D82">
          <w:rPr>
            <w:rStyle w:val="Hyperlink"/>
            <w:noProof/>
          </w:rPr>
          <w:t>6.</w:t>
        </w:r>
        <w:r w:rsidR="000A3766">
          <w:rPr>
            <w:rFonts w:asciiTheme="minorHAnsi" w:eastAsiaTheme="minorEastAsia" w:hAnsiTheme="minorHAnsi" w:cstheme="minorBidi"/>
            <w:b w:val="0"/>
            <w:caps w:val="0"/>
            <w:noProof/>
            <w:sz w:val="22"/>
            <w:szCs w:val="22"/>
          </w:rPr>
          <w:tab/>
        </w:r>
        <w:r w:rsidR="000A3766" w:rsidRPr="00003D82">
          <w:rPr>
            <w:rStyle w:val="Hyperlink"/>
            <w:noProof/>
          </w:rPr>
          <w:t>Test Greensheet functionality</w:t>
        </w:r>
        <w:r w:rsidR="000A3766">
          <w:rPr>
            <w:noProof/>
            <w:webHidden/>
          </w:rPr>
          <w:tab/>
        </w:r>
        <w:r w:rsidR="000A3766">
          <w:rPr>
            <w:noProof/>
            <w:webHidden/>
          </w:rPr>
          <w:fldChar w:fldCharType="begin"/>
        </w:r>
        <w:r w:rsidR="000A3766">
          <w:rPr>
            <w:noProof/>
            <w:webHidden/>
          </w:rPr>
          <w:instrText xml:space="preserve"> PAGEREF _Toc484078202 \h </w:instrText>
        </w:r>
        <w:r w:rsidR="000A3766">
          <w:rPr>
            <w:noProof/>
            <w:webHidden/>
          </w:rPr>
        </w:r>
        <w:r w:rsidR="000A3766">
          <w:rPr>
            <w:noProof/>
            <w:webHidden/>
          </w:rPr>
          <w:fldChar w:fldCharType="separate"/>
        </w:r>
        <w:r w:rsidR="005C46CE">
          <w:rPr>
            <w:noProof/>
            <w:webHidden/>
          </w:rPr>
          <w:t>14</w:t>
        </w:r>
        <w:r w:rsidR="000A3766">
          <w:rPr>
            <w:noProof/>
            <w:webHidden/>
          </w:rPr>
          <w:fldChar w:fldCharType="end"/>
        </w:r>
      </w:hyperlink>
    </w:p>
    <w:p w14:paraId="11ACD22C" w14:textId="16D0E5B3" w:rsidR="000A3766" w:rsidRDefault="007C3305">
      <w:pPr>
        <w:pStyle w:val="TOC2"/>
        <w:rPr>
          <w:rFonts w:asciiTheme="minorHAnsi" w:eastAsiaTheme="minorEastAsia" w:hAnsiTheme="minorHAnsi" w:cstheme="minorBidi"/>
          <w:bCs w:val="0"/>
          <w:smallCaps w:val="0"/>
          <w:noProof/>
          <w:sz w:val="22"/>
          <w:szCs w:val="22"/>
        </w:rPr>
      </w:pPr>
      <w:hyperlink w:anchor="_Toc484078203" w:history="1">
        <w:r w:rsidR="000A3766" w:rsidRPr="00003D82">
          <w:rPr>
            <w:rStyle w:val="Hyperlink"/>
            <w:noProof/>
          </w:rPr>
          <w:t>6.1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“Test” flow of events</w:t>
        </w:r>
        <w:r w:rsidR="000A3766">
          <w:rPr>
            <w:noProof/>
            <w:webHidden/>
          </w:rPr>
          <w:tab/>
        </w:r>
        <w:r w:rsidR="000A3766">
          <w:rPr>
            <w:noProof/>
            <w:webHidden/>
          </w:rPr>
          <w:fldChar w:fldCharType="begin"/>
        </w:r>
        <w:r w:rsidR="000A3766">
          <w:rPr>
            <w:noProof/>
            <w:webHidden/>
          </w:rPr>
          <w:instrText xml:space="preserve"> PAGEREF _Toc484078203 \h </w:instrText>
        </w:r>
        <w:r w:rsidR="000A3766">
          <w:rPr>
            <w:noProof/>
            <w:webHidden/>
          </w:rPr>
        </w:r>
        <w:r w:rsidR="000A3766">
          <w:rPr>
            <w:noProof/>
            <w:webHidden/>
          </w:rPr>
          <w:fldChar w:fldCharType="separate"/>
        </w:r>
        <w:r w:rsidR="005C46CE">
          <w:rPr>
            <w:noProof/>
            <w:webHidden/>
          </w:rPr>
          <w:t>14</w:t>
        </w:r>
        <w:r w:rsidR="000A3766">
          <w:rPr>
            <w:noProof/>
            <w:webHidden/>
          </w:rPr>
          <w:fldChar w:fldCharType="end"/>
        </w:r>
      </w:hyperlink>
    </w:p>
    <w:p w14:paraId="2E078F8B" w14:textId="550A1ACF" w:rsidR="000A3766" w:rsidRDefault="007C3305">
      <w:pPr>
        <w:pStyle w:val="TOC2"/>
        <w:rPr>
          <w:rFonts w:asciiTheme="minorHAnsi" w:eastAsiaTheme="minorEastAsia" w:hAnsiTheme="minorHAnsi" w:cstheme="minorBidi"/>
          <w:bCs w:val="0"/>
          <w:smallCaps w:val="0"/>
          <w:noProof/>
          <w:sz w:val="22"/>
          <w:szCs w:val="22"/>
        </w:rPr>
      </w:pPr>
      <w:hyperlink w:anchor="_Toc484078204" w:history="1">
        <w:r w:rsidR="000A3766" w:rsidRPr="00003D82">
          <w:rPr>
            <w:rStyle w:val="Hyperlink"/>
            <w:noProof/>
          </w:rPr>
          <w:t>6.2</w:t>
        </w:r>
        <w:r w:rsidR="000A3766">
          <w:rPr>
            <w:rFonts w:asciiTheme="minorHAnsi" w:eastAsiaTheme="minorEastAsia" w:hAnsiTheme="minorHAnsi" w:cstheme="minorBidi"/>
            <w:bCs w:val="0"/>
            <w:smallCaps w:val="0"/>
            <w:noProof/>
            <w:sz w:val="22"/>
            <w:szCs w:val="22"/>
          </w:rPr>
          <w:tab/>
        </w:r>
        <w:r w:rsidR="000A3766" w:rsidRPr="00003D82">
          <w:rPr>
            <w:rStyle w:val="Hyperlink"/>
            <w:noProof/>
          </w:rPr>
          <w:t>Review and Test Greensheet screen mockup</w:t>
        </w:r>
        <w:r w:rsidR="000A3766">
          <w:rPr>
            <w:noProof/>
            <w:webHidden/>
          </w:rPr>
          <w:tab/>
        </w:r>
        <w:r w:rsidR="000A3766">
          <w:rPr>
            <w:noProof/>
            <w:webHidden/>
          </w:rPr>
          <w:fldChar w:fldCharType="begin"/>
        </w:r>
        <w:r w:rsidR="000A3766">
          <w:rPr>
            <w:noProof/>
            <w:webHidden/>
          </w:rPr>
          <w:instrText xml:space="preserve"> PAGEREF _Toc484078204 \h </w:instrText>
        </w:r>
        <w:r w:rsidR="000A3766">
          <w:rPr>
            <w:noProof/>
            <w:webHidden/>
          </w:rPr>
        </w:r>
        <w:r w:rsidR="000A3766">
          <w:rPr>
            <w:noProof/>
            <w:webHidden/>
          </w:rPr>
          <w:fldChar w:fldCharType="separate"/>
        </w:r>
        <w:r w:rsidR="005C46CE">
          <w:rPr>
            <w:noProof/>
            <w:webHidden/>
          </w:rPr>
          <w:t>16</w:t>
        </w:r>
        <w:r w:rsidR="000A3766">
          <w:rPr>
            <w:noProof/>
            <w:webHidden/>
          </w:rPr>
          <w:fldChar w:fldCharType="end"/>
        </w:r>
      </w:hyperlink>
    </w:p>
    <w:p w14:paraId="731A8BC1" w14:textId="1F88E3AA" w:rsidR="000A3766" w:rsidRDefault="007C3305">
      <w:pPr>
        <w:pStyle w:val="TOC2"/>
        <w:rPr>
          <w:rFonts w:asciiTheme="minorHAnsi" w:eastAsiaTheme="minorEastAsia" w:hAnsiTheme="minorHAnsi" w:cstheme="minorBidi"/>
          <w:bCs w:val="0"/>
          <w:smallCaps w:val="0"/>
          <w:noProof/>
          <w:sz w:val="22"/>
          <w:szCs w:val="22"/>
        </w:rPr>
      </w:pPr>
      <w:hyperlink w:anchor="_Toc484078205" w:history="1">
        <w:r w:rsidR="000A3766" w:rsidRPr="00003D82">
          <w:rPr>
            <w:rStyle w:val="Hyperlink"/>
            <w:noProof/>
          </w:rPr>
          <w:t>6.3</w:t>
        </w:r>
        <w:r w:rsidR="000A3766">
          <w:rPr>
            <w:rFonts w:asciiTheme="minorHAnsi" w:eastAsiaTheme="minorEastAsia" w:hAnsiTheme="minorHAnsi" w:cstheme="minorBidi"/>
            <w:bCs w:val="0"/>
            <w:smallCaps w:val="0"/>
            <w:noProof/>
            <w:sz w:val="22"/>
            <w:szCs w:val="22"/>
          </w:rPr>
          <w:tab/>
        </w:r>
        <w:r w:rsidR="000A3766" w:rsidRPr="00003D82">
          <w:rPr>
            <w:rStyle w:val="Hyperlink"/>
            <w:noProof/>
          </w:rPr>
          <w:t>Sub-questions numbering</w:t>
        </w:r>
        <w:r w:rsidR="000A3766">
          <w:rPr>
            <w:noProof/>
            <w:webHidden/>
          </w:rPr>
          <w:tab/>
        </w:r>
        <w:r w:rsidR="000A3766">
          <w:rPr>
            <w:noProof/>
            <w:webHidden/>
          </w:rPr>
          <w:fldChar w:fldCharType="begin"/>
        </w:r>
        <w:r w:rsidR="000A3766">
          <w:rPr>
            <w:noProof/>
            <w:webHidden/>
          </w:rPr>
          <w:instrText xml:space="preserve"> PAGEREF _Toc484078205 \h </w:instrText>
        </w:r>
        <w:r w:rsidR="000A3766">
          <w:rPr>
            <w:noProof/>
            <w:webHidden/>
          </w:rPr>
        </w:r>
        <w:r w:rsidR="000A3766">
          <w:rPr>
            <w:noProof/>
            <w:webHidden/>
          </w:rPr>
          <w:fldChar w:fldCharType="separate"/>
        </w:r>
        <w:r w:rsidR="005C46CE">
          <w:rPr>
            <w:noProof/>
            <w:webHidden/>
          </w:rPr>
          <w:t>16</w:t>
        </w:r>
        <w:r w:rsidR="000A3766">
          <w:rPr>
            <w:noProof/>
            <w:webHidden/>
          </w:rPr>
          <w:fldChar w:fldCharType="end"/>
        </w:r>
      </w:hyperlink>
    </w:p>
    <w:p w14:paraId="5C705729" w14:textId="56A42A90" w:rsidR="000A3766" w:rsidRDefault="007C3305">
      <w:pPr>
        <w:pStyle w:val="TOC2"/>
        <w:rPr>
          <w:rFonts w:asciiTheme="minorHAnsi" w:eastAsiaTheme="minorEastAsia" w:hAnsiTheme="minorHAnsi" w:cstheme="minorBidi"/>
          <w:bCs w:val="0"/>
          <w:smallCaps w:val="0"/>
          <w:noProof/>
          <w:sz w:val="22"/>
          <w:szCs w:val="22"/>
        </w:rPr>
      </w:pPr>
      <w:hyperlink w:anchor="_Toc484078206" w:history="1">
        <w:r w:rsidR="000A3766" w:rsidRPr="00003D82">
          <w:rPr>
            <w:rStyle w:val="Hyperlink"/>
            <w:noProof/>
          </w:rPr>
          <w:t>6.4</w:t>
        </w:r>
        <w:r w:rsidR="000A3766">
          <w:rPr>
            <w:rFonts w:asciiTheme="minorHAnsi" w:eastAsiaTheme="minorEastAsia" w:hAnsiTheme="minorHAnsi" w:cstheme="minorBidi"/>
            <w:bCs w:val="0"/>
            <w:smallCaps w:val="0"/>
            <w:noProof/>
            <w:sz w:val="22"/>
            <w:szCs w:val="22"/>
          </w:rPr>
          <w:tab/>
        </w:r>
        <w:r w:rsidR="000A3766" w:rsidRPr="00003D82">
          <w:rPr>
            <w:rStyle w:val="Hyperlink"/>
            <w:noProof/>
          </w:rPr>
          <w:t>Review and Test Greensheet Screen Data elements</w:t>
        </w:r>
        <w:r w:rsidR="000A3766">
          <w:rPr>
            <w:noProof/>
            <w:webHidden/>
          </w:rPr>
          <w:tab/>
        </w:r>
        <w:r w:rsidR="000A3766">
          <w:rPr>
            <w:noProof/>
            <w:webHidden/>
          </w:rPr>
          <w:fldChar w:fldCharType="begin"/>
        </w:r>
        <w:r w:rsidR="000A3766">
          <w:rPr>
            <w:noProof/>
            <w:webHidden/>
          </w:rPr>
          <w:instrText xml:space="preserve"> PAGEREF _Toc484078206 \h </w:instrText>
        </w:r>
        <w:r w:rsidR="000A3766">
          <w:rPr>
            <w:noProof/>
            <w:webHidden/>
          </w:rPr>
        </w:r>
        <w:r w:rsidR="000A3766">
          <w:rPr>
            <w:noProof/>
            <w:webHidden/>
          </w:rPr>
          <w:fldChar w:fldCharType="separate"/>
        </w:r>
        <w:r w:rsidR="005C46CE">
          <w:rPr>
            <w:noProof/>
            <w:webHidden/>
          </w:rPr>
          <w:t>16</w:t>
        </w:r>
        <w:r w:rsidR="000A3766">
          <w:rPr>
            <w:noProof/>
            <w:webHidden/>
          </w:rPr>
          <w:fldChar w:fldCharType="end"/>
        </w:r>
      </w:hyperlink>
    </w:p>
    <w:p w14:paraId="5CCC9709" w14:textId="26F729FE" w:rsidR="000A3766" w:rsidRDefault="007C3305">
      <w:pPr>
        <w:pStyle w:val="TOC1"/>
        <w:rPr>
          <w:rFonts w:asciiTheme="minorHAnsi" w:eastAsiaTheme="minorEastAsia" w:hAnsiTheme="minorHAnsi" w:cstheme="minorBidi"/>
          <w:b w:val="0"/>
          <w:caps w:val="0"/>
          <w:noProof/>
          <w:sz w:val="22"/>
          <w:szCs w:val="22"/>
        </w:rPr>
      </w:pPr>
      <w:hyperlink w:anchor="_Toc484078207" w:history="1">
        <w:r w:rsidR="000A3766" w:rsidRPr="00003D82">
          <w:rPr>
            <w:rStyle w:val="Hyperlink"/>
            <w:noProof/>
          </w:rPr>
          <w:t>7.</w:t>
        </w:r>
        <w:r w:rsidR="000A3766">
          <w:rPr>
            <w:rFonts w:asciiTheme="minorHAnsi" w:eastAsiaTheme="minorEastAsia" w:hAnsiTheme="minorHAnsi" w:cstheme="minorBidi"/>
            <w:b w:val="0"/>
            <w:caps w:val="0"/>
            <w:noProof/>
            <w:sz w:val="22"/>
            <w:szCs w:val="22"/>
          </w:rPr>
          <w:tab/>
        </w:r>
        <w:r w:rsidR="000A3766" w:rsidRPr="00003D82">
          <w:rPr>
            <w:rStyle w:val="Hyperlink"/>
            <w:noProof/>
          </w:rPr>
          <w:t>Promote or Reject the module functionality</w:t>
        </w:r>
        <w:r w:rsidR="000A3766">
          <w:rPr>
            <w:noProof/>
            <w:webHidden/>
          </w:rPr>
          <w:tab/>
        </w:r>
        <w:r w:rsidR="000A3766">
          <w:rPr>
            <w:noProof/>
            <w:webHidden/>
          </w:rPr>
          <w:fldChar w:fldCharType="begin"/>
        </w:r>
        <w:r w:rsidR="000A3766">
          <w:rPr>
            <w:noProof/>
            <w:webHidden/>
          </w:rPr>
          <w:instrText xml:space="preserve"> PAGEREF _Toc484078207 \h </w:instrText>
        </w:r>
        <w:r w:rsidR="000A3766">
          <w:rPr>
            <w:noProof/>
            <w:webHidden/>
          </w:rPr>
        </w:r>
        <w:r w:rsidR="000A3766">
          <w:rPr>
            <w:noProof/>
            <w:webHidden/>
          </w:rPr>
          <w:fldChar w:fldCharType="separate"/>
        </w:r>
        <w:r w:rsidR="005C46CE">
          <w:rPr>
            <w:noProof/>
            <w:webHidden/>
          </w:rPr>
          <w:t>18</w:t>
        </w:r>
        <w:r w:rsidR="000A3766">
          <w:rPr>
            <w:noProof/>
            <w:webHidden/>
          </w:rPr>
          <w:fldChar w:fldCharType="end"/>
        </w:r>
      </w:hyperlink>
    </w:p>
    <w:p w14:paraId="2FCB17A0" w14:textId="2F450F63" w:rsidR="000A3766" w:rsidRDefault="007C3305">
      <w:pPr>
        <w:pStyle w:val="TOC1"/>
        <w:rPr>
          <w:rFonts w:asciiTheme="minorHAnsi" w:eastAsiaTheme="minorEastAsia" w:hAnsiTheme="minorHAnsi" w:cstheme="minorBidi"/>
          <w:b w:val="0"/>
          <w:caps w:val="0"/>
          <w:noProof/>
          <w:sz w:val="22"/>
          <w:szCs w:val="22"/>
        </w:rPr>
      </w:pPr>
      <w:hyperlink w:anchor="_Toc484078208" w:history="1">
        <w:r w:rsidR="000A3766" w:rsidRPr="00003D82">
          <w:rPr>
            <w:rStyle w:val="Hyperlink"/>
            <w:noProof/>
          </w:rPr>
          <w:t>8.</w:t>
        </w:r>
        <w:r w:rsidR="000A3766">
          <w:rPr>
            <w:rFonts w:asciiTheme="minorHAnsi" w:eastAsiaTheme="minorEastAsia" w:hAnsiTheme="minorHAnsi" w:cstheme="minorBidi"/>
            <w:b w:val="0"/>
            <w:caps w:val="0"/>
            <w:noProof/>
            <w:sz w:val="22"/>
            <w:szCs w:val="22"/>
          </w:rPr>
          <w:tab/>
        </w:r>
        <w:r w:rsidR="000A3766" w:rsidRPr="00003D82">
          <w:rPr>
            <w:rStyle w:val="Hyperlink"/>
            <w:noProof/>
          </w:rPr>
          <w:t>Import templates from GS Form Builder</w:t>
        </w:r>
        <w:r w:rsidR="000A3766">
          <w:rPr>
            <w:noProof/>
            <w:webHidden/>
          </w:rPr>
          <w:tab/>
        </w:r>
        <w:r w:rsidR="000A3766">
          <w:rPr>
            <w:noProof/>
            <w:webHidden/>
          </w:rPr>
          <w:fldChar w:fldCharType="begin"/>
        </w:r>
        <w:r w:rsidR="000A3766">
          <w:rPr>
            <w:noProof/>
            <w:webHidden/>
          </w:rPr>
          <w:instrText xml:space="preserve"> PAGEREF _Toc484078208 \h </w:instrText>
        </w:r>
        <w:r w:rsidR="000A3766">
          <w:rPr>
            <w:noProof/>
            <w:webHidden/>
          </w:rPr>
        </w:r>
        <w:r w:rsidR="000A3766">
          <w:rPr>
            <w:noProof/>
            <w:webHidden/>
          </w:rPr>
          <w:fldChar w:fldCharType="separate"/>
        </w:r>
        <w:r w:rsidR="005C46CE">
          <w:rPr>
            <w:noProof/>
            <w:webHidden/>
          </w:rPr>
          <w:t>18</w:t>
        </w:r>
        <w:r w:rsidR="000A3766">
          <w:rPr>
            <w:noProof/>
            <w:webHidden/>
          </w:rPr>
          <w:fldChar w:fldCharType="end"/>
        </w:r>
      </w:hyperlink>
    </w:p>
    <w:p w14:paraId="1D56296C" w14:textId="589D203C" w:rsidR="000A3766" w:rsidRDefault="007C3305">
      <w:pPr>
        <w:pStyle w:val="TOC1"/>
        <w:rPr>
          <w:rFonts w:asciiTheme="minorHAnsi" w:eastAsiaTheme="minorEastAsia" w:hAnsiTheme="minorHAnsi" w:cstheme="minorBidi"/>
          <w:b w:val="0"/>
          <w:caps w:val="0"/>
          <w:noProof/>
          <w:sz w:val="22"/>
          <w:szCs w:val="22"/>
        </w:rPr>
      </w:pPr>
      <w:hyperlink w:anchor="_Toc484078209" w:history="1">
        <w:r w:rsidR="000A3766" w:rsidRPr="00003D82">
          <w:rPr>
            <w:rStyle w:val="Hyperlink"/>
            <w:noProof/>
          </w:rPr>
          <w:t>9.</w:t>
        </w:r>
        <w:r w:rsidR="000A3766">
          <w:rPr>
            <w:rFonts w:asciiTheme="minorHAnsi" w:eastAsiaTheme="minorEastAsia" w:hAnsiTheme="minorHAnsi" w:cstheme="minorBidi"/>
            <w:b w:val="0"/>
            <w:caps w:val="0"/>
            <w:noProof/>
            <w:sz w:val="22"/>
            <w:szCs w:val="22"/>
          </w:rPr>
          <w:tab/>
        </w:r>
        <w:r w:rsidR="000A3766" w:rsidRPr="00003D82">
          <w:rPr>
            <w:rStyle w:val="Hyperlink"/>
            <w:noProof/>
          </w:rPr>
          <w:t>Email Notifications about greensheets module deployment process.</w:t>
        </w:r>
        <w:r w:rsidR="000A3766">
          <w:rPr>
            <w:noProof/>
            <w:webHidden/>
          </w:rPr>
          <w:tab/>
        </w:r>
        <w:r w:rsidR="000A3766">
          <w:rPr>
            <w:noProof/>
            <w:webHidden/>
          </w:rPr>
          <w:fldChar w:fldCharType="begin"/>
        </w:r>
        <w:r w:rsidR="000A3766">
          <w:rPr>
            <w:noProof/>
            <w:webHidden/>
          </w:rPr>
          <w:instrText xml:space="preserve"> PAGEREF _Toc484078209 \h </w:instrText>
        </w:r>
        <w:r w:rsidR="000A3766">
          <w:rPr>
            <w:noProof/>
            <w:webHidden/>
          </w:rPr>
        </w:r>
        <w:r w:rsidR="000A3766">
          <w:rPr>
            <w:noProof/>
            <w:webHidden/>
          </w:rPr>
          <w:fldChar w:fldCharType="separate"/>
        </w:r>
        <w:r w:rsidR="005C46CE">
          <w:rPr>
            <w:noProof/>
            <w:webHidden/>
          </w:rPr>
          <w:t>20</w:t>
        </w:r>
        <w:r w:rsidR="000A3766">
          <w:rPr>
            <w:noProof/>
            <w:webHidden/>
          </w:rPr>
          <w:fldChar w:fldCharType="end"/>
        </w:r>
      </w:hyperlink>
    </w:p>
    <w:p w14:paraId="0D7FD4FA" w14:textId="24303790" w:rsidR="000A3766" w:rsidRDefault="007C3305">
      <w:pPr>
        <w:pStyle w:val="TOC1"/>
        <w:rPr>
          <w:rFonts w:asciiTheme="minorHAnsi" w:eastAsiaTheme="minorEastAsia" w:hAnsiTheme="minorHAnsi" w:cstheme="minorBidi"/>
          <w:b w:val="0"/>
          <w:caps w:val="0"/>
          <w:noProof/>
          <w:sz w:val="22"/>
          <w:szCs w:val="22"/>
        </w:rPr>
      </w:pPr>
      <w:hyperlink w:anchor="_Toc484078210" w:history="1">
        <w:r w:rsidR="000A3766" w:rsidRPr="00003D82">
          <w:rPr>
            <w:rStyle w:val="Hyperlink"/>
            <w:noProof/>
          </w:rPr>
          <w:t>10.</w:t>
        </w:r>
        <w:r w:rsidR="000A3766">
          <w:rPr>
            <w:rFonts w:asciiTheme="minorHAnsi" w:eastAsiaTheme="minorEastAsia" w:hAnsiTheme="minorHAnsi" w:cstheme="minorBidi"/>
            <w:b w:val="0"/>
            <w:caps w:val="0"/>
            <w:noProof/>
            <w:sz w:val="22"/>
            <w:szCs w:val="22"/>
          </w:rPr>
          <w:tab/>
        </w:r>
        <w:r w:rsidR="000A3766" w:rsidRPr="00003D82">
          <w:rPr>
            <w:rStyle w:val="Hyperlink"/>
            <w:noProof/>
          </w:rPr>
          <w:t>Non-functional requirements</w:t>
        </w:r>
        <w:r w:rsidR="000A3766">
          <w:rPr>
            <w:noProof/>
            <w:webHidden/>
          </w:rPr>
          <w:tab/>
        </w:r>
        <w:r w:rsidR="000A3766">
          <w:rPr>
            <w:noProof/>
            <w:webHidden/>
          </w:rPr>
          <w:fldChar w:fldCharType="begin"/>
        </w:r>
        <w:r w:rsidR="000A3766">
          <w:rPr>
            <w:noProof/>
            <w:webHidden/>
          </w:rPr>
          <w:instrText xml:space="preserve"> PAGEREF _Toc484078210 \h </w:instrText>
        </w:r>
        <w:r w:rsidR="000A3766">
          <w:rPr>
            <w:noProof/>
            <w:webHidden/>
          </w:rPr>
        </w:r>
        <w:r w:rsidR="000A3766">
          <w:rPr>
            <w:noProof/>
            <w:webHidden/>
          </w:rPr>
          <w:fldChar w:fldCharType="separate"/>
        </w:r>
        <w:r w:rsidR="005C46CE">
          <w:rPr>
            <w:noProof/>
            <w:webHidden/>
          </w:rPr>
          <w:t>22</w:t>
        </w:r>
        <w:r w:rsidR="000A3766">
          <w:rPr>
            <w:noProof/>
            <w:webHidden/>
          </w:rPr>
          <w:fldChar w:fldCharType="end"/>
        </w:r>
      </w:hyperlink>
    </w:p>
    <w:p w14:paraId="3F9C9883" w14:textId="07D7D459" w:rsidR="007B2D8F" w:rsidRDefault="007D18F9" w:rsidP="00600EFC">
      <w:pPr>
        <w:pStyle w:val="BodyText"/>
      </w:pPr>
      <w:r>
        <w:fldChar w:fldCharType="end"/>
      </w:r>
    </w:p>
    <w:p w14:paraId="7593BB85" w14:textId="77777777" w:rsidR="006768A5" w:rsidRDefault="00320F9D" w:rsidP="00600EFC">
      <w:pPr>
        <w:pStyle w:val="Heading1"/>
      </w:pPr>
      <w:r>
        <w:br w:type="page"/>
      </w:r>
      <w:bookmarkStart w:id="0" w:name="_Toc484078185"/>
      <w:r w:rsidR="000D5B80">
        <w:lastRenderedPageBreak/>
        <w:t>Document scope</w:t>
      </w:r>
      <w:bookmarkEnd w:id="0"/>
    </w:p>
    <w:p w14:paraId="3D0B5095" w14:textId="77777777" w:rsidR="00320F9D" w:rsidRDefault="000D5B80" w:rsidP="00320F9D">
      <w:pPr>
        <w:pStyle w:val="Comment2"/>
      </w:pPr>
      <w:r w:rsidRPr="001A4D5F">
        <w:t xml:space="preserve"> </w:t>
      </w:r>
      <w:r w:rsidR="00320F9D" w:rsidRPr="001A4D5F">
        <w:t xml:space="preserve">[Outline the scope of what has been captured in this version of the document.  For example, “This </w:t>
      </w:r>
      <w:r w:rsidR="00320F9D" w:rsidRPr="004A1D5A">
        <w:t>Supplementary Specification</w:t>
      </w:r>
      <w:r w:rsidR="00320F9D" w:rsidRPr="001A4D5F">
        <w:t xml:space="preserve"> document describes the functional and non-functional requirements that span Use </w:t>
      </w:r>
      <w:r w:rsidR="00320F9D">
        <w:t>c</w:t>
      </w:r>
      <w:r w:rsidR="00320F9D" w:rsidRPr="001A4D5F">
        <w:t>ases for the ABC system, Release 4”.]</w:t>
      </w:r>
    </w:p>
    <w:p w14:paraId="761F4263" w14:textId="04B03C02" w:rsidR="006768A5" w:rsidRDefault="0010141C" w:rsidP="00600EFC">
      <w:pPr>
        <w:pStyle w:val="BodyText"/>
      </w:pPr>
      <w:r>
        <w:t xml:space="preserve">This document </w:t>
      </w:r>
      <w:r w:rsidR="00E60712">
        <w:t xml:space="preserve">provides functional and non-functional </w:t>
      </w:r>
      <w:r>
        <w:t xml:space="preserve">requirements </w:t>
      </w:r>
      <w:r w:rsidR="006E2B8B">
        <w:t>for Draft Area in</w:t>
      </w:r>
      <w:r>
        <w:t xml:space="preserve"> the </w:t>
      </w:r>
      <w:r w:rsidR="00E60712">
        <w:t>GreenSheets</w:t>
      </w:r>
      <w:r>
        <w:t xml:space="preserve"> System</w:t>
      </w:r>
      <w:r w:rsidR="006E2B8B">
        <w:t xml:space="preserve">. </w:t>
      </w:r>
      <w:r>
        <w:t xml:space="preserve"> </w:t>
      </w:r>
    </w:p>
    <w:p w14:paraId="2842BD23" w14:textId="3A80B420" w:rsidR="00324661" w:rsidRDefault="00324661" w:rsidP="00600EFC">
      <w:pPr>
        <w:pStyle w:val="Heading1"/>
      </w:pPr>
      <w:bookmarkStart w:id="1" w:name="_Toc484078186"/>
      <w:r>
        <w:t>Business Need Description</w:t>
      </w:r>
      <w:bookmarkEnd w:id="1"/>
    </w:p>
    <w:p w14:paraId="47374387" w14:textId="7B26BC4A" w:rsidR="0037448A" w:rsidRPr="009B2E42" w:rsidRDefault="006E2B8B" w:rsidP="0037448A">
      <w:pPr>
        <w:pStyle w:val="Default"/>
        <w:rPr>
          <w:sz w:val="20"/>
          <w:szCs w:val="20"/>
        </w:rPr>
      </w:pPr>
      <w:r w:rsidRPr="0037448A">
        <w:rPr>
          <w:sz w:val="20"/>
          <w:szCs w:val="20"/>
        </w:rPr>
        <w:t xml:space="preserve">Form Builder </w:t>
      </w:r>
      <w:r w:rsidR="009E3819">
        <w:rPr>
          <w:sz w:val="20"/>
          <w:szCs w:val="20"/>
        </w:rPr>
        <w:t xml:space="preserve">system </w:t>
      </w:r>
      <w:r w:rsidRPr="0037448A">
        <w:rPr>
          <w:sz w:val="20"/>
          <w:szCs w:val="20"/>
        </w:rPr>
        <w:t xml:space="preserve">allows grants administration personnel to directly specify, modify and deploy </w:t>
      </w:r>
      <w:proofErr w:type="spellStart"/>
      <w:r w:rsidRPr="0037448A">
        <w:rPr>
          <w:sz w:val="20"/>
          <w:szCs w:val="20"/>
        </w:rPr>
        <w:t>greensheets</w:t>
      </w:r>
      <w:proofErr w:type="spellEnd"/>
      <w:r w:rsidRPr="0037448A">
        <w:rPr>
          <w:sz w:val="20"/>
          <w:szCs w:val="20"/>
        </w:rPr>
        <w:t xml:space="preserve"> questionnaires. Within Form Builder</w:t>
      </w:r>
      <w:r w:rsidR="003E344F">
        <w:rPr>
          <w:sz w:val="20"/>
          <w:szCs w:val="20"/>
        </w:rPr>
        <w:t xml:space="preserve"> system the </w:t>
      </w:r>
      <w:r w:rsidRPr="0037448A">
        <w:rPr>
          <w:sz w:val="20"/>
          <w:szCs w:val="20"/>
        </w:rPr>
        <w:t>questionnaires (forms) are grouped in module</w:t>
      </w:r>
      <w:r w:rsidR="003E344F">
        <w:rPr>
          <w:sz w:val="20"/>
          <w:szCs w:val="20"/>
        </w:rPr>
        <w:t>s</w:t>
      </w:r>
      <w:r w:rsidRPr="0037448A">
        <w:rPr>
          <w:sz w:val="20"/>
          <w:szCs w:val="20"/>
        </w:rPr>
        <w:t xml:space="preserve"> (set</w:t>
      </w:r>
      <w:r w:rsidR="003E344F">
        <w:rPr>
          <w:sz w:val="20"/>
          <w:szCs w:val="20"/>
        </w:rPr>
        <w:t>s</w:t>
      </w:r>
      <w:r w:rsidRPr="0037448A">
        <w:rPr>
          <w:sz w:val="20"/>
          <w:szCs w:val="20"/>
        </w:rPr>
        <w:t xml:space="preserve"> of </w:t>
      </w:r>
      <w:r w:rsidR="0037448A" w:rsidRPr="0037448A">
        <w:rPr>
          <w:sz w:val="20"/>
          <w:szCs w:val="20"/>
        </w:rPr>
        <w:t>forms</w:t>
      </w:r>
      <w:r w:rsidRPr="0037448A">
        <w:rPr>
          <w:sz w:val="20"/>
          <w:szCs w:val="20"/>
        </w:rPr>
        <w:t xml:space="preserve">). </w:t>
      </w:r>
      <w:r w:rsidR="0037448A">
        <w:rPr>
          <w:sz w:val="20"/>
          <w:szCs w:val="20"/>
        </w:rPr>
        <w:t>Export</w:t>
      </w:r>
      <w:r w:rsidR="0037448A" w:rsidRPr="009B2E42">
        <w:rPr>
          <w:sz w:val="20"/>
          <w:szCs w:val="20"/>
        </w:rPr>
        <w:t xml:space="preserve"> of new </w:t>
      </w:r>
      <w:r w:rsidR="0037448A">
        <w:rPr>
          <w:sz w:val="20"/>
          <w:szCs w:val="20"/>
        </w:rPr>
        <w:t>form</w:t>
      </w:r>
      <w:r w:rsidR="0037448A" w:rsidRPr="009B2E42">
        <w:rPr>
          <w:sz w:val="20"/>
          <w:szCs w:val="20"/>
        </w:rPr>
        <w:t xml:space="preserve">s from Form Builder to </w:t>
      </w:r>
      <w:proofErr w:type="spellStart"/>
      <w:r w:rsidR="0037448A" w:rsidRPr="009B2E42">
        <w:rPr>
          <w:sz w:val="20"/>
          <w:szCs w:val="20"/>
        </w:rPr>
        <w:t>Greensheets</w:t>
      </w:r>
      <w:proofErr w:type="spellEnd"/>
      <w:r w:rsidR="0037448A" w:rsidRPr="009B2E42">
        <w:rPr>
          <w:sz w:val="20"/>
          <w:szCs w:val="20"/>
        </w:rPr>
        <w:t xml:space="preserve"> is always at the level of a Module. </w:t>
      </w:r>
    </w:p>
    <w:p w14:paraId="2E267147" w14:textId="77777777" w:rsidR="0037448A" w:rsidRDefault="0037448A" w:rsidP="00600EFC">
      <w:pPr>
        <w:pStyle w:val="BodyText"/>
      </w:pPr>
    </w:p>
    <w:p w14:paraId="13D48577" w14:textId="77777777" w:rsidR="0037448A" w:rsidRDefault="0037448A" w:rsidP="00600EFC">
      <w:pPr>
        <w:pStyle w:val="BodyText"/>
      </w:pPr>
      <w:r w:rsidRPr="006C7254">
        <w:t xml:space="preserve"> </w:t>
      </w:r>
      <w:r>
        <w:object w:dxaOrig="12954" w:dyaOrig="6024" w14:anchorId="322B6E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218.3pt" o:ole="">
            <v:imagedata r:id="rId16" o:title=""/>
          </v:shape>
          <o:OLEObject Type="Embed" ProgID="Visio.Drawing.11" ShapeID="_x0000_i1025" DrawAspect="Content" ObjectID="_1559995492" r:id="rId17"/>
        </w:object>
      </w:r>
    </w:p>
    <w:p w14:paraId="17712B6A" w14:textId="22221AA5" w:rsidR="0037448A" w:rsidRDefault="0037448A" w:rsidP="00600EFC">
      <w:pPr>
        <w:pStyle w:val="BodyText"/>
      </w:pPr>
      <w:r>
        <w:t>When a new module is exported, all forms are available in the draft area that serves two major purposes:</w:t>
      </w:r>
    </w:p>
    <w:p w14:paraId="3776DDC8" w14:textId="31364ED0" w:rsidR="006E2B8B" w:rsidRDefault="0037448A" w:rsidP="00DD68C4">
      <w:pPr>
        <w:pStyle w:val="BodyText"/>
        <w:numPr>
          <w:ilvl w:val="0"/>
          <w:numId w:val="12"/>
        </w:numPr>
      </w:pPr>
      <w:r>
        <w:t xml:space="preserve">Proving ability to test forms before </w:t>
      </w:r>
      <w:r w:rsidR="008A1DED">
        <w:t>promot</w:t>
      </w:r>
      <w:r>
        <w:t>ing them into production</w:t>
      </w:r>
    </w:p>
    <w:p w14:paraId="46745F38" w14:textId="12E1CF88" w:rsidR="0037448A" w:rsidRDefault="0037448A" w:rsidP="00DD68C4">
      <w:pPr>
        <w:pStyle w:val="BodyText"/>
        <w:numPr>
          <w:ilvl w:val="0"/>
          <w:numId w:val="12"/>
        </w:numPr>
      </w:pPr>
      <w:r>
        <w:t>Proving ability to promote/reject all forms in the module into production</w:t>
      </w:r>
    </w:p>
    <w:p w14:paraId="7BE354FE" w14:textId="0F980E2A" w:rsidR="0037448A" w:rsidRDefault="0037448A" w:rsidP="00600EFC">
      <w:pPr>
        <w:pStyle w:val="BodyText"/>
      </w:pPr>
      <w:r>
        <w:t xml:space="preserve">For more information about Form Builder see </w:t>
      </w:r>
      <w:hyperlink r:id="rId18" w:history="1">
        <w:r w:rsidRPr="008F5E15">
          <w:rPr>
            <w:rStyle w:val="Hyperlink"/>
          </w:rPr>
          <w:t>https://ncisvn.nci.nih.gov/svn/iscs/greensheets/Requirements/Specs/GreenSheets%20Redesign%20Project%20Scope.docx</w:t>
        </w:r>
      </w:hyperlink>
      <w:r>
        <w:t xml:space="preserve">, sec. </w:t>
      </w:r>
      <w:bookmarkStart w:id="2" w:name="_Toc464140073"/>
      <w:r>
        <w:t>Dependencies with other systems</w:t>
      </w:r>
      <w:bookmarkEnd w:id="2"/>
      <w:r>
        <w:t xml:space="preserve"> =&gt; </w:t>
      </w:r>
      <w:bookmarkStart w:id="3" w:name="_Toc464140074"/>
      <w:r>
        <w:t>Significant dependencies</w:t>
      </w:r>
      <w:bookmarkEnd w:id="3"/>
      <w:r>
        <w:t xml:space="preserve"> =&gt; </w:t>
      </w:r>
      <w:bookmarkStart w:id="4" w:name="_Toc464140075"/>
      <w:r>
        <w:t>Form Builder – changes for re-design</w:t>
      </w:r>
      <w:bookmarkEnd w:id="4"/>
    </w:p>
    <w:p w14:paraId="282B2D12" w14:textId="70B6DCF0" w:rsidR="0037448A" w:rsidRDefault="0037448A" w:rsidP="00600EFC">
      <w:pPr>
        <w:pStyle w:val="Heading1"/>
      </w:pPr>
      <w:bookmarkStart w:id="5" w:name="_Toc484078187"/>
      <w:r>
        <w:t>User roles</w:t>
      </w:r>
      <w:bookmarkEnd w:id="5"/>
    </w:p>
    <w:p w14:paraId="1A73BFDC" w14:textId="62B106C1" w:rsidR="00335E7C" w:rsidRDefault="00335E7C" w:rsidP="00600EFC">
      <w:pPr>
        <w:pStyle w:val="Heading2"/>
      </w:pPr>
      <w:bookmarkStart w:id="6" w:name="_Toc484078188"/>
      <w:r>
        <w:t>Before re-design:</w:t>
      </w:r>
      <w:bookmarkEnd w:id="6"/>
      <w:r>
        <w:t xml:space="preserve"> </w:t>
      </w:r>
    </w:p>
    <w:p w14:paraId="040574DF" w14:textId="0E399D1B" w:rsidR="00335E7C" w:rsidRDefault="00335E7C" w:rsidP="00600EFC">
      <w:pPr>
        <w:pStyle w:val="BodyText"/>
      </w:pPr>
      <w:r>
        <w:t xml:space="preserve">Before re-design similar, much more limited functionality existed in </w:t>
      </w:r>
      <w:proofErr w:type="spellStart"/>
      <w:r>
        <w:t>Greensheets</w:t>
      </w:r>
      <w:proofErr w:type="spellEnd"/>
      <w:r>
        <w:t xml:space="preserve"> system. Two roles had access to the draft area:</w:t>
      </w:r>
    </w:p>
    <w:p w14:paraId="534CD013" w14:textId="15F2C2F0" w:rsidR="00335E7C" w:rsidRDefault="00335E7C" w:rsidP="00600EFC">
      <w:pPr>
        <w:pStyle w:val="BodyText"/>
      </w:pPr>
      <w:r w:rsidRPr="00335E7C">
        <w:rPr>
          <w:b/>
        </w:rPr>
        <w:t>Draft Viewer</w:t>
      </w:r>
      <w:r>
        <w:t xml:space="preserve"> (</w:t>
      </w:r>
      <w:r w:rsidRPr="002E48D5">
        <w:t>GS_DV</w:t>
      </w:r>
      <w:r>
        <w:t xml:space="preserve"> role) – had ability to review draft </w:t>
      </w:r>
      <w:proofErr w:type="spellStart"/>
      <w:r>
        <w:t>greensheets</w:t>
      </w:r>
      <w:proofErr w:type="spellEnd"/>
      <w:r>
        <w:t xml:space="preserve"> in the module</w:t>
      </w:r>
      <w:r w:rsidR="008512BF">
        <w:t>, exported</w:t>
      </w:r>
      <w:r>
        <w:t xml:space="preserve"> from Form Builder</w:t>
      </w:r>
    </w:p>
    <w:p w14:paraId="5B91CFA2" w14:textId="7AF3F597" w:rsidR="00335E7C" w:rsidRDefault="00335E7C" w:rsidP="00600EFC">
      <w:pPr>
        <w:pStyle w:val="BodyText"/>
      </w:pPr>
      <w:r w:rsidRPr="00335E7C">
        <w:rPr>
          <w:b/>
        </w:rPr>
        <w:t>Draft Administrator</w:t>
      </w:r>
      <w:r>
        <w:t xml:space="preserve"> (</w:t>
      </w:r>
      <w:r w:rsidRPr="00771B1B">
        <w:t>GS_DA</w:t>
      </w:r>
      <w:r>
        <w:t xml:space="preserve"> role) – ha</w:t>
      </w:r>
      <w:r w:rsidR="008512BF">
        <w:t>d</w:t>
      </w:r>
      <w:r>
        <w:t xml:space="preserve"> ability to:</w:t>
      </w:r>
    </w:p>
    <w:p w14:paraId="72A773C8" w14:textId="3E20BE6A" w:rsidR="00335E7C" w:rsidRDefault="00335E7C" w:rsidP="00DD68C4">
      <w:pPr>
        <w:pStyle w:val="BodyText"/>
        <w:numPr>
          <w:ilvl w:val="0"/>
          <w:numId w:val="13"/>
        </w:numPr>
      </w:pPr>
      <w:r>
        <w:t xml:space="preserve">Review draft </w:t>
      </w:r>
      <w:proofErr w:type="spellStart"/>
      <w:r>
        <w:t>greensheets</w:t>
      </w:r>
      <w:proofErr w:type="spellEnd"/>
      <w:r>
        <w:t xml:space="preserve"> in the module</w:t>
      </w:r>
      <w:r w:rsidR="008512BF">
        <w:t>, exported</w:t>
      </w:r>
      <w:r>
        <w:t xml:space="preserve"> from Form Builder</w:t>
      </w:r>
    </w:p>
    <w:p w14:paraId="34628BB6" w14:textId="06DD7D50" w:rsidR="00335E7C" w:rsidRDefault="00335E7C" w:rsidP="00DD68C4">
      <w:pPr>
        <w:pStyle w:val="BodyText"/>
        <w:numPr>
          <w:ilvl w:val="0"/>
          <w:numId w:val="13"/>
        </w:numPr>
      </w:pPr>
      <w:r>
        <w:lastRenderedPageBreak/>
        <w:t>Promote module from Form Builder</w:t>
      </w:r>
    </w:p>
    <w:p w14:paraId="7A1D0B86" w14:textId="48BA4977" w:rsidR="00335E7C" w:rsidRDefault="00335E7C" w:rsidP="00DD68C4">
      <w:pPr>
        <w:pStyle w:val="BodyText"/>
        <w:numPr>
          <w:ilvl w:val="0"/>
          <w:numId w:val="13"/>
        </w:numPr>
      </w:pPr>
      <w:r>
        <w:t>Reject module from Form Builder</w:t>
      </w:r>
    </w:p>
    <w:p w14:paraId="0918CC41" w14:textId="40687C7D" w:rsidR="00335E7C" w:rsidRDefault="00335E7C" w:rsidP="00600EFC">
      <w:pPr>
        <w:pStyle w:val="Heading2"/>
      </w:pPr>
      <w:bookmarkStart w:id="7" w:name="_Toc484078189"/>
      <w:r>
        <w:t xml:space="preserve">Changes </w:t>
      </w:r>
      <w:r w:rsidR="00AE0D5F">
        <w:t>for</w:t>
      </w:r>
      <w:r>
        <w:t xml:space="preserve"> re-design:</w:t>
      </w:r>
      <w:bookmarkEnd w:id="7"/>
    </w:p>
    <w:p w14:paraId="750DF431" w14:textId="355FD6F0" w:rsidR="00B80E09" w:rsidRDefault="00350D88" w:rsidP="00600EFC">
      <w:r w:rsidRPr="00B80E09">
        <w:t xml:space="preserve">There is no connection between Form Builder roles and </w:t>
      </w:r>
      <w:proofErr w:type="spellStart"/>
      <w:r w:rsidRPr="00B80E09">
        <w:t>Greensheet</w:t>
      </w:r>
      <w:proofErr w:type="spellEnd"/>
      <w:r w:rsidRPr="00B80E09">
        <w:t xml:space="preserve"> roles. </w:t>
      </w:r>
      <w:r w:rsidR="0051259C">
        <w:t>OGA requested that a</w:t>
      </w:r>
      <w:r w:rsidR="0051259C" w:rsidRPr="00B80E09">
        <w:t xml:space="preserve">ccess to </w:t>
      </w:r>
      <w:proofErr w:type="spellStart"/>
      <w:r w:rsidR="0051259C" w:rsidRPr="00B80E09">
        <w:t>Greensheets</w:t>
      </w:r>
      <w:proofErr w:type="spellEnd"/>
      <w:r w:rsidR="0051259C" w:rsidRPr="00B80E09">
        <w:t xml:space="preserve"> Draft Area should be provided to all users who have Author or Approver role in Form Builder.</w:t>
      </w:r>
      <w:r w:rsidR="0051259C">
        <w:t xml:space="preserve"> </w:t>
      </w:r>
      <w:r w:rsidRPr="00B80E09">
        <w:t>OGA will provide the list of people and CBIIT will assign</w:t>
      </w:r>
      <w:r w:rsidR="0051259C">
        <w:t xml:space="preserve"> </w:t>
      </w:r>
      <w:proofErr w:type="spellStart"/>
      <w:r w:rsidR="0051259C">
        <w:t>Greensheet</w:t>
      </w:r>
      <w:proofErr w:type="spellEnd"/>
      <w:r w:rsidR="00686AEF" w:rsidRPr="00B80E09">
        <w:t xml:space="preserve"> </w:t>
      </w:r>
      <w:r w:rsidRPr="00B80E09">
        <w:rPr>
          <w:b/>
        </w:rPr>
        <w:t xml:space="preserve">Draft Viewer </w:t>
      </w:r>
      <w:r w:rsidRPr="00B80E09">
        <w:t>and/or</w:t>
      </w:r>
      <w:r w:rsidRPr="00B80E09">
        <w:rPr>
          <w:b/>
        </w:rPr>
        <w:t xml:space="preserve"> Draft Administrator </w:t>
      </w:r>
      <w:r w:rsidR="00B80E09" w:rsidRPr="00B80E09">
        <w:t xml:space="preserve">role(s) </w:t>
      </w:r>
      <w:r w:rsidRPr="00B80E09">
        <w:t xml:space="preserve">to them. </w:t>
      </w:r>
      <w:r w:rsidR="00B80E09" w:rsidRPr="00B80E09">
        <w:t>These user</w:t>
      </w:r>
      <w:r w:rsidRPr="00B80E09">
        <w:t>s</w:t>
      </w:r>
      <w:r w:rsidR="00B80E09" w:rsidRPr="00B80E09">
        <w:t xml:space="preserve"> </w:t>
      </w:r>
      <w:r w:rsidR="002F31F9" w:rsidRPr="00B80E09">
        <w:t xml:space="preserve">will have access to the </w:t>
      </w:r>
      <w:r w:rsidR="00335E7C" w:rsidRPr="00B80E09">
        <w:t xml:space="preserve">“Review and Test </w:t>
      </w:r>
      <w:r w:rsidR="0051259C">
        <w:t xml:space="preserve">Draft </w:t>
      </w:r>
      <w:r w:rsidR="00335E7C" w:rsidRPr="00B80E09">
        <w:t xml:space="preserve">Module” </w:t>
      </w:r>
      <w:r w:rsidR="002F31F9" w:rsidRPr="00B80E09">
        <w:t>screen</w:t>
      </w:r>
      <w:r w:rsidR="00B80E09">
        <w:t xml:space="preserve">. </w:t>
      </w:r>
    </w:p>
    <w:p w14:paraId="5F0412A2" w14:textId="3F366A53" w:rsidR="00B80E09" w:rsidRDefault="003A5A55" w:rsidP="00600EFC">
      <w:r w:rsidRPr="00B80E09">
        <w:t xml:space="preserve"> </w:t>
      </w:r>
      <w:r w:rsidR="00B80E09">
        <w:rPr>
          <w:noProof/>
        </w:rPr>
        <w:drawing>
          <wp:inline distT="0" distB="0" distL="0" distR="0" wp14:anchorId="49BFF39F" wp14:editId="26363309">
            <wp:extent cx="5566170" cy="45350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8836" cy="4537173"/>
                    </a:xfrm>
                    <a:prstGeom prst="rect">
                      <a:avLst/>
                    </a:prstGeom>
                  </pic:spPr>
                </pic:pic>
              </a:graphicData>
            </a:graphic>
          </wp:inline>
        </w:drawing>
      </w:r>
    </w:p>
    <w:p w14:paraId="0961DDC6" w14:textId="090B581D" w:rsidR="00E15CCA" w:rsidRDefault="00E15CCA" w:rsidP="00600EFC"/>
    <w:p w14:paraId="5C0EDAF2" w14:textId="41483427" w:rsidR="002F31F9" w:rsidRDefault="00B80E09" w:rsidP="00600EFC">
      <w:r>
        <w:t>Provided functionality</w:t>
      </w:r>
      <w:r w:rsidR="00663C94">
        <w:t xml:space="preserve"> (high level)</w:t>
      </w:r>
      <w:r>
        <w:t>:</w:t>
      </w:r>
    </w:p>
    <w:tbl>
      <w:tblPr>
        <w:tblStyle w:val="TableGrid"/>
        <w:tblW w:w="0" w:type="auto"/>
        <w:tblLook w:val="04A0" w:firstRow="1" w:lastRow="0" w:firstColumn="1" w:lastColumn="0" w:noHBand="0" w:noVBand="1"/>
      </w:tblPr>
      <w:tblGrid>
        <w:gridCol w:w="5058"/>
        <w:gridCol w:w="1710"/>
        <w:gridCol w:w="2808"/>
      </w:tblGrid>
      <w:tr w:rsidR="00B80E09" w14:paraId="2236C841" w14:textId="77777777" w:rsidTr="00D63845">
        <w:tc>
          <w:tcPr>
            <w:tcW w:w="5058" w:type="dxa"/>
            <w:shd w:val="clear" w:color="auto" w:fill="DBE5F1" w:themeFill="accent1" w:themeFillTint="33"/>
          </w:tcPr>
          <w:p w14:paraId="64B346D3" w14:textId="77777777" w:rsidR="00B80E09" w:rsidRDefault="00B80E09" w:rsidP="00600EFC"/>
        </w:tc>
        <w:tc>
          <w:tcPr>
            <w:tcW w:w="1710" w:type="dxa"/>
            <w:shd w:val="clear" w:color="auto" w:fill="DBE5F1" w:themeFill="accent1" w:themeFillTint="33"/>
          </w:tcPr>
          <w:p w14:paraId="4CB0F95F" w14:textId="72039491" w:rsidR="00B80E09" w:rsidRDefault="00D63845" w:rsidP="00600EFC">
            <w:r>
              <w:t>Draft Viewer</w:t>
            </w:r>
          </w:p>
        </w:tc>
        <w:tc>
          <w:tcPr>
            <w:tcW w:w="2808" w:type="dxa"/>
            <w:shd w:val="clear" w:color="auto" w:fill="DBE5F1" w:themeFill="accent1" w:themeFillTint="33"/>
          </w:tcPr>
          <w:p w14:paraId="3C5BA0DB" w14:textId="5BD01DEA" w:rsidR="00B80E09" w:rsidRDefault="00D63845" w:rsidP="00600EFC">
            <w:r>
              <w:t>Draft Administrator</w:t>
            </w:r>
          </w:p>
        </w:tc>
      </w:tr>
      <w:tr w:rsidR="00B80E09" w14:paraId="34431179" w14:textId="77777777" w:rsidTr="00D63845">
        <w:tc>
          <w:tcPr>
            <w:tcW w:w="5058" w:type="dxa"/>
            <w:shd w:val="clear" w:color="auto" w:fill="DBE5F1" w:themeFill="accent1" w:themeFillTint="33"/>
          </w:tcPr>
          <w:p w14:paraId="2AAD1F29" w14:textId="62F57869" w:rsidR="00B80E09" w:rsidRDefault="00D63845" w:rsidP="00600EFC">
            <w:r w:rsidRPr="00B80E09">
              <w:t>View changes to the module (just view the screen)</w:t>
            </w:r>
          </w:p>
        </w:tc>
        <w:tc>
          <w:tcPr>
            <w:tcW w:w="1710" w:type="dxa"/>
          </w:tcPr>
          <w:p w14:paraId="4E912E8D" w14:textId="0C2477C7" w:rsidR="00B80E09" w:rsidRDefault="00D63845" w:rsidP="00600EFC">
            <w:r>
              <w:t>Y</w:t>
            </w:r>
          </w:p>
        </w:tc>
        <w:tc>
          <w:tcPr>
            <w:tcW w:w="2808" w:type="dxa"/>
          </w:tcPr>
          <w:p w14:paraId="32B3BC14" w14:textId="16FC4AD3" w:rsidR="00B80E09" w:rsidRDefault="00D63845" w:rsidP="00600EFC">
            <w:r>
              <w:t>Y</w:t>
            </w:r>
          </w:p>
        </w:tc>
      </w:tr>
      <w:tr w:rsidR="00D63845" w14:paraId="3F570C10" w14:textId="77777777" w:rsidTr="00D63845">
        <w:tc>
          <w:tcPr>
            <w:tcW w:w="5058" w:type="dxa"/>
            <w:shd w:val="clear" w:color="auto" w:fill="DBE5F1" w:themeFill="accent1" w:themeFillTint="33"/>
          </w:tcPr>
          <w:p w14:paraId="0C02305E" w14:textId="6AE4E52A" w:rsidR="00D63845" w:rsidRDefault="00D63845" w:rsidP="00600EFC">
            <w:r w:rsidRPr="00B80E09">
              <w:t>Test any form</w:t>
            </w:r>
            <w:r>
              <w:t>(</w:t>
            </w:r>
            <w:r w:rsidRPr="00B80E09">
              <w:t>s</w:t>
            </w:r>
            <w:r>
              <w:t>)</w:t>
            </w:r>
          </w:p>
        </w:tc>
        <w:tc>
          <w:tcPr>
            <w:tcW w:w="1710" w:type="dxa"/>
          </w:tcPr>
          <w:p w14:paraId="4B063EB8" w14:textId="3F4FCEB9" w:rsidR="00D63845" w:rsidRDefault="00D63845" w:rsidP="00600EFC">
            <w:r>
              <w:t>Y</w:t>
            </w:r>
          </w:p>
        </w:tc>
        <w:tc>
          <w:tcPr>
            <w:tcW w:w="2808" w:type="dxa"/>
          </w:tcPr>
          <w:p w14:paraId="49A0F801" w14:textId="73BA6778" w:rsidR="00D63845" w:rsidRDefault="00D63845" w:rsidP="00600EFC">
            <w:r>
              <w:t>Y</w:t>
            </w:r>
          </w:p>
        </w:tc>
      </w:tr>
      <w:tr w:rsidR="00D63845" w14:paraId="2FE3B360" w14:textId="77777777" w:rsidTr="00D63845">
        <w:tc>
          <w:tcPr>
            <w:tcW w:w="5058" w:type="dxa"/>
            <w:shd w:val="clear" w:color="auto" w:fill="DBE5F1" w:themeFill="accent1" w:themeFillTint="33"/>
          </w:tcPr>
          <w:p w14:paraId="0976A984" w14:textId="584514F3" w:rsidR="00D63845" w:rsidRDefault="00D63845" w:rsidP="00600EFC">
            <w:r w:rsidRPr="00B80E09">
              <w:t>Select form(s) and send email to testers</w:t>
            </w:r>
          </w:p>
        </w:tc>
        <w:tc>
          <w:tcPr>
            <w:tcW w:w="1710" w:type="dxa"/>
          </w:tcPr>
          <w:p w14:paraId="2851EF6B" w14:textId="366531E4" w:rsidR="00D63845" w:rsidRDefault="00D63845" w:rsidP="00600EFC">
            <w:r>
              <w:t>Y</w:t>
            </w:r>
          </w:p>
        </w:tc>
        <w:tc>
          <w:tcPr>
            <w:tcW w:w="2808" w:type="dxa"/>
          </w:tcPr>
          <w:p w14:paraId="6A5A93C4" w14:textId="6337CAFF" w:rsidR="00D63845" w:rsidRDefault="00D63845" w:rsidP="00600EFC">
            <w:r>
              <w:t>Y</w:t>
            </w:r>
          </w:p>
        </w:tc>
      </w:tr>
      <w:tr w:rsidR="00B80E09" w14:paraId="0B8771E2" w14:textId="77777777" w:rsidTr="00D63845">
        <w:tc>
          <w:tcPr>
            <w:tcW w:w="5058" w:type="dxa"/>
            <w:shd w:val="clear" w:color="auto" w:fill="DBE5F1" w:themeFill="accent1" w:themeFillTint="33"/>
          </w:tcPr>
          <w:p w14:paraId="4D65364D" w14:textId="0E8146D3" w:rsidR="00B80E09" w:rsidRDefault="00D63845" w:rsidP="00600EFC">
            <w:r>
              <w:t>Promote/reject module</w:t>
            </w:r>
            <w:r w:rsidRPr="000238F8">
              <w:t xml:space="preserve"> </w:t>
            </w:r>
          </w:p>
        </w:tc>
        <w:tc>
          <w:tcPr>
            <w:tcW w:w="1710" w:type="dxa"/>
          </w:tcPr>
          <w:p w14:paraId="3EE10C4D" w14:textId="77777777" w:rsidR="00B80E09" w:rsidRDefault="00B80E09" w:rsidP="00600EFC"/>
        </w:tc>
        <w:tc>
          <w:tcPr>
            <w:tcW w:w="2808" w:type="dxa"/>
          </w:tcPr>
          <w:p w14:paraId="5AA1C821" w14:textId="09A093D7" w:rsidR="00B80E09" w:rsidRDefault="00D63845" w:rsidP="00600EFC">
            <w:r>
              <w:t xml:space="preserve">Y </w:t>
            </w:r>
            <w:r w:rsidRPr="000238F8">
              <w:t xml:space="preserve">(buttons are displayed only for </w:t>
            </w:r>
            <w:r>
              <w:t>the user with this role</w:t>
            </w:r>
            <w:r w:rsidRPr="000238F8">
              <w:t>)</w:t>
            </w:r>
          </w:p>
        </w:tc>
      </w:tr>
    </w:tbl>
    <w:p w14:paraId="2FBB994E" w14:textId="49CBE67D" w:rsidR="002F31F9" w:rsidRDefault="002F31F9" w:rsidP="00600EFC"/>
    <w:p w14:paraId="56DDCF59" w14:textId="583E81EA" w:rsidR="00686AEF" w:rsidRDefault="002F31F9" w:rsidP="00600EFC">
      <w:r w:rsidRPr="000238F8">
        <w:lastRenderedPageBreak/>
        <w:t xml:space="preserve">Users, who can access “Review and Test </w:t>
      </w:r>
      <w:r w:rsidR="0051259C">
        <w:t>Draft M</w:t>
      </w:r>
      <w:r w:rsidRPr="000238F8">
        <w:t xml:space="preserve">odule” screen, will send email to testers. Any user of GS (Program </w:t>
      </w:r>
      <w:r w:rsidR="008B64E5">
        <w:t>staff or Specialists) can be a T</w:t>
      </w:r>
      <w:r w:rsidRPr="000238F8">
        <w:t>ester.</w:t>
      </w:r>
      <w:r w:rsidR="00686AEF">
        <w:t xml:space="preserve"> For detailed description of Program and Specialist roles refer to </w:t>
      </w:r>
      <w:hyperlink r:id="rId20" w:history="1">
        <w:r w:rsidR="00686AEF" w:rsidRPr="008F5E15">
          <w:rPr>
            <w:rStyle w:val="Hyperlink"/>
          </w:rPr>
          <w:t>https://ncisvn.nci.nih.gov/svn/iscs/greensheets/Requirements/Specs/GreenSheets%20Redesign%20Project%20Scope.docx</w:t>
        </w:r>
      </w:hyperlink>
      <w:r w:rsidR="00686AEF">
        <w:t>, sec.</w:t>
      </w:r>
      <w:bookmarkStart w:id="8" w:name="_Toc464140061"/>
      <w:r w:rsidR="00686AEF" w:rsidRPr="00686AEF">
        <w:t xml:space="preserve"> </w:t>
      </w:r>
      <w:r w:rsidR="00686AEF">
        <w:t>GreenSheets users</w:t>
      </w:r>
      <w:bookmarkEnd w:id="8"/>
      <w:r w:rsidR="00686AEF">
        <w:t xml:space="preserve"> =&gt; </w:t>
      </w:r>
      <w:bookmarkStart w:id="9" w:name="_Toc464140062"/>
      <w:r w:rsidR="00686AEF">
        <w:t>User roles</w:t>
      </w:r>
      <w:bookmarkEnd w:id="9"/>
    </w:p>
    <w:p w14:paraId="4AF51B81" w14:textId="6E1CAA63" w:rsidR="002F31F9" w:rsidRPr="000238F8" w:rsidRDefault="002F31F9" w:rsidP="00600EFC">
      <w:r w:rsidRPr="000238F8">
        <w:t xml:space="preserve">The system should NOT impose any restrictions on testing (e.g. Program Director can test Specialist </w:t>
      </w:r>
      <w:proofErr w:type="spellStart"/>
      <w:r w:rsidRPr="000238F8">
        <w:t>greensheet</w:t>
      </w:r>
      <w:proofErr w:type="spellEnd"/>
      <w:r w:rsidRPr="000238F8">
        <w:t xml:space="preserve"> and Specialist can test Program </w:t>
      </w:r>
      <w:proofErr w:type="spellStart"/>
      <w:r w:rsidR="004F7737" w:rsidRPr="000238F8">
        <w:t>gr</w:t>
      </w:r>
      <w:r w:rsidR="004F7737">
        <w:t>e</w:t>
      </w:r>
      <w:r w:rsidR="004F7737" w:rsidRPr="000238F8">
        <w:t>ensheet</w:t>
      </w:r>
      <w:proofErr w:type="spellEnd"/>
      <w:r w:rsidR="0051259C">
        <w:t xml:space="preserve"> and Draft Viewer/</w:t>
      </w:r>
      <w:proofErr w:type="spellStart"/>
      <w:r w:rsidR="0051259C">
        <w:t>Administratior</w:t>
      </w:r>
      <w:proofErr w:type="spellEnd"/>
      <w:r w:rsidR="0051259C">
        <w:t xml:space="preserve"> can test any </w:t>
      </w:r>
      <w:proofErr w:type="spellStart"/>
      <w:r w:rsidR="0051259C">
        <w:t>greensheet</w:t>
      </w:r>
      <w:proofErr w:type="spellEnd"/>
      <w:r w:rsidR="0051259C">
        <w:t>)</w:t>
      </w:r>
      <w:r w:rsidRPr="000238F8">
        <w:t xml:space="preserve">. OGA staff will be responsible for preventing such situations, but no system restrictions are needed. </w:t>
      </w:r>
    </w:p>
    <w:p w14:paraId="382CF95B" w14:textId="4D023604" w:rsidR="002F31F9" w:rsidRPr="000238F8" w:rsidRDefault="002F31F9" w:rsidP="00600EFC">
      <w:r w:rsidRPr="000238F8">
        <w:t>Tester will receive email with a link</w:t>
      </w:r>
      <w:r w:rsidR="0051259C">
        <w:t>(s) to a specific from(s)</w:t>
      </w:r>
      <w:r w:rsidRPr="000238F8">
        <w:t xml:space="preserve">, and get access only to </w:t>
      </w:r>
      <w:proofErr w:type="spellStart"/>
      <w:r w:rsidRPr="000238F8">
        <w:t>greensheet</w:t>
      </w:r>
      <w:proofErr w:type="spellEnd"/>
      <w:r w:rsidRPr="000238F8">
        <w:t xml:space="preserve"> test page </w:t>
      </w:r>
      <w:r w:rsidR="0051259C">
        <w:t xml:space="preserve">for a corresponding from </w:t>
      </w:r>
      <w:r w:rsidRPr="000238F8">
        <w:t xml:space="preserve">(no access to “Review and Test </w:t>
      </w:r>
      <w:r w:rsidR="0051259C">
        <w:t>Draft M</w:t>
      </w:r>
      <w:r w:rsidRPr="000238F8">
        <w:t>odule” screen):</w:t>
      </w:r>
    </w:p>
    <w:p w14:paraId="37F43E23" w14:textId="77777777" w:rsidR="00344F60" w:rsidRDefault="00344F60" w:rsidP="00600EFC">
      <w:pPr>
        <w:rPr>
          <w:noProof/>
        </w:rPr>
      </w:pPr>
    </w:p>
    <w:p w14:paraId="34D6586F" w14:textId="456111CA" w:rsidR="00344F60" w:rsidRDefault="00344F60" w:rsidP="00600EFC">
      <w:pPr>
        <w:rPr>
          <w:noProof/>
        </w:rPr>
      </w:pPr>
      <w:r>
        <w:rPr>
          <w:noProof/>
        </w:rPr>
        <w:drawing>
          <wp:inline distT="0" distB="0" distL="0" distR="0" wp14:anchorId="6F1D93DE" wp14:editId="4FA550AF">
            <wp:extent cx="5943600" cy="3556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495" b="82808"/>
                    <a:stretch/>
                  </pic:blipFill>
                  <pic:spPr bwMode="auto">
                    <a:xfrm>
                      <a:off x="0" y="0"/>
                      <a:ext cx="5943600" cy="355600"/>
                    </a:xfrm>
                    <a:prstGeom prst="rect">
                      <a:avLst/>
                    </a:prstGeom>
                    <a:ln>
                      <a:noFill/>
                    </a:ln>
                    <a:extLst>
                      <a:ext uri="{53640926-AAD7-44D8-BBD7-CCE9431645EC}">
                        <a14:shadowObscured xmlns:a14="http://schemas.microsoft.com/office/drawing/2010/main"/>
                      </a:ext>
                    </a:extLst>
                  </pic:spPr>
                </pic:pic>
              </a:graphicData>
            </a:graphic>
          </wp:inline>
        </w:drawing>
      </w:r>
      <w:r w:rsidRPr="00344F60">
        <w:rPr>
          <w:noProof/>
        </w:rPr>
        <w:t xml:space="preserve"> </w:t>
      </w:r>
    </w:p>
    <w:p w14:paraId="3066FB91" w14:textId="77773FC5" w:rsidR="002F31F9" w:rsidRDefault="00344F60" w:rsidP="00600EFC">
      <w:r>
        <w:rPr>
          <w:noProof/>
        </w:rPr>
        <w:drawing>
          <wp:inline distT="0" distB="0" distL="0" distR="0" wp14:anchorId="4B1D4C6C" wp14:editId="7101834C">
            <wp:extent cx="5943600" cy="2359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9036"/>
                    <a:stretch/>
                  </pic:blipFill>
                  <pic:spPr bwMode="auto">
                    <a:xfrm>
                      <a:off x="0" y="0"/>
                      <a:ext cx="5943600" cy="2359025"/>
                    </a:xfrm>
                    <a:prstGeom prst="rect">
                      <a:avLst/>
                    </a:prstGeom>
                    <a:ln>
                      <a:noFill/>
                    </a:ln>
                    <a:extLst>
                      <a:ext uri="{53640926-AAD7-44D8-BBD7-CCE9431645EC}">
                        <a14:shadowObscured xmlns:a14="http://schemas.microsoft.com/office/drawing/2010/main"/>
                      </a:ext>
                    </a:extLst>
                  </pic:spPr>
                </pic:pic>
              </a:graphicData>
            </a:graphic>
          </wp:inline>
        </w:drawing>
      </w:r>
    </w:p>
    <w:p w14:paraId="2D3B624E" w14:textId="6C910B55" w:rsidR="005A4C3C" w:rsidRDefault="005A4C3C" w:rsidP="00600EFC">
      <w:pPr>
        <w:pStyle w:val="Heading1"/>
      </w:pPr>
      <w:bookmarkStart w:id="10" w:name="_Toc484078190"/>
      <w:r>
        <w:t>Overall business flow description</w:t>
      </w:r>
      <w:bookmarkEnd w:id="10"/>
    </w:p>
    <w:p w14:paraId="4385BAB7" w14:textId="2E2D6790" w:rsidR="008065CD" w:rsidRDefault="008065CD" w:rsidP="00600EFC">
      <w:pPr>
        <w:pStyle w:val="Heading2"/>
      </w:pPr>
      <w:bookmarkStart w:id="11" w:name="_Toc484078191"/>
      <w:r>
        <w:t xml:space="preserve">For </w:t>
      </w:r>
      <w:r w:rsidR="000A3BB1">
        <w:t xml:space="preserve">a </w:t>
      </w:r>
      <w:r>
        <w:t xml:space="preserve">user with </w:t>
      </w:r>
      <w:r w:rsidR="000A0E0D">
        <w:t>Draft Viewer</w:t>
      </w:r>
      <w:r>
        <w:t xml:space="preserve"> </w:t>
      </w:r>
      <w:r w:rsidR="000A3BB1">
        <w:t>and/</w:t>
      </w:r>
      <w:r>
        <w:t>or Draft</w:t>
      </w:r>
      <w:r w:rsidRPr="009B76C6">
        <w:t xml:space="preserve"> Administrator </w:t>
      </w:r>
      <w:r>
        <w:t>role</w:t>
      </w:r>
      <w:bookmarkEnd w:id="11"/>
    </w:p>
    <w:p w14:paraId="12CF0AF3" w14:textId="017B332D" w:rsidR="003820D7" w:rsidRPr="00A039A1" w:rsidRDefault="005A4C3C" w:rsidP="00600EFC">
      <w:r w:rsidRPr="00A039A1">
        <w:t xml:space="preserve">User with </w:t>
      </w:r>
      <w:r w:rsidR="00C46A6F" w:rsidRPr="00A039A1">
        <w:t>Draft Viewer</w:t>
      </w:r>
      <w:r w:rsidRPr="00A039A1">
        <w:t xml:space="preserve"> </w:t>
      </w:r>
      <w:r w:rsidR="00AC3562" w:rsidRPr="00A039A1">
        <w:t>and/</w:t>
      </w:r>
      <w:r w:rsidRPr="00A039A1">
        <w:t xml:space="preserve">or Draft Administrator role can </w:t>
      </w:r>
      <w:r w:rsidR="000A0E0D" w:rsidRPr="00A039A1">
        <w:t xml:space="preserve">have access to Draft Area. </w:t>
      </w:r>
      <w:r w:rsidR="003820D7" w:rsidRPr="00A039A1">
        <w:t>There is no guarantee that users with these roles wouldn’t have other GS roles (PD or Specialist). Therefore, if a user is:</w:t>
      </w:r>
    </w:p>
    <w:p w14:paraId="2BE3CC91" w14:textId="6EC6F80A" w:rsidR="003820D7" w:rsidRPr="00A039A1" w:rsidRDefault="003820D7" w:rsidP="00DD68C4">
      <w:pPr>
        <w:pStyle w:val="ListParagraph"/>
        <w:numPr>
          <w:ilvl w:val="0"/>
          <w:numId w:val="21"/>
        </w:numPr>
        <w:rPr>
          <w:rFonts w:ascii="Arial" w:hAnsi="Arial"/>
          <w:sz w:val="20"/>
          <w:szCs w:val="20"/>
        </w:rPr>
      </w:pPr>
      <w:r w:rsidRPr="00A039A1">
        <w:rPr>
          <w:rFonts w:ascii="Arial" w:hAnsi="Arial"/>
          <w:sz w:val="20"/>
          <w:szCs w:val="20"/>
        </w:rPr>
        <w:t>I</w:t>
      </w:r>
      <w:r w:rsidR="005C46CE">
        <w:rPr>
          <w:rFonts w:ascii="Arial" w:hAnsi="Arial"/>
          <w:sz w:val="20"/>
          <w:szCs w:val="20"/>
        </w:rPr>
        <w:t>2E User (without PD or Spec role)</w:t>
      </w:r>
      <w:r w:rsidRPr="00A039A1">
        <w:rPr>
          <w:rFonts w:ascii="Arial" w:hAnsi="Arial"/>
          <w:sz w:val="20"/>
          <w:szCs w:val="20"/>
        </w:rPr>
        <w:t xml:space="preserve"> =&gt; </w:t>
      </w:r>
      <w:r w:rsidR="005C46CE">
        <w:rPr>
          <w:rFonts w:ascii="Arial" w:hAnsi="Arial"/>
          <w:sz w:val="20"/>
          <w:szCs w:val="20"/>
        </w:rPr>
        <w:t>I2E User</w:t>
      </w:r>
      <w:r w:rsidRPr="00A039A1">
        <w:rPr>
          <w:rFonts w:ascii="Arial" w:hAnsi="Arial"/>
          <w:sz w:val="20"/>
          <w:szCs w:val="20"/>
        </w:rPr>
        <w:t xml:space="preserve"> screen + “Review and Test Draft Module”</w:t>
      </w:r>
    </w:p>
    <w:p w14:paraId="5D2BAAAB" w14:textId="3FAA84AB" w:rsidR="003820D7" w:rsidRPr="00A039A1" w:rsidRDefault="003820D7" w:rsidP="00DD68C4">
      <w:pPr>
        <w:pStyle w:val="ListParagraph"/>
        <w:numPr>
          <w:ilvl w:val="0"/>
          <w:numId w:val="21"/>
        </w:numPr>
        <w:rPr>
          <w:rFonts w:ascii="Arial" w:hAnsi="Arial"/>
          <w:sz w:val="20"/>
          <w:szCs w:val="20"/>
        </w:rPr>
      </w:pPr>
      <w:r w:rsidRPr="00A039A1">
        <w:rPr>
          <w:rFonts w:ascii="Arial" w:hAnsi="Arial"/>
          <w:sz w:val="20"/>
          <w:szCs w:val="20"/>
        </w:rPr>
        <w:t>Spec =&gt; Spec screen + “Review and Test Draft Module”</w:t>
      </w:r>
    </w:p>
    <w:p w14:paraId="6F3F53B6" w14:textId="526A0882" w:rsidR="003820D7" w:rsidRPr="00A039A1" w:rsidRDefault="003820D7" w:rsidP="00DD68C4">
      <w:pPr>
        <w:pStyle w:val="ListParagraph"/>
        <w:numPr>
          <w:ilvl w:val="0"/>
          <w:numId w:val="21"/>
        </w:numPr>
        <w:rPr>
          <w:rFonts w:ascii="Arial" w:hAnsi="Arial"/>
          <w:sz w:val="20"/>
          <w:szCs w:val="20"/>
        </w:rPr>
      </w:pPr>
      <w:r w:rsidRPr="00A039A1">
        <w:rPr>
          <w:rFonts w:ascii="Arial" w:hAnsi="Arial"/>
          <w:sz w:val="20"/>
          <w:szCs w:val="20"/>
        </w:rPr>
        <w:t>PD/P</w:t>
      </w:r>
      <w:r w:rsidR="003A07A1">
        <w:rPr>
          <w:rFonts w:ascii="Arial" w:hAnsi="Arial"/>
          <w:sz w:val="20"/>
          <w:szCs w:val="20"/>
        </w:rPr>
        <w:t>S</w:t>
      </w:r>
      <w:r w:rsidRPr="00A039A1">
        <w:rPr>
          <w:rFonts w:ascii="Arial" w:hAnsi="Arial"/>
          <w:sz w:val="20"/>
          <w:szCs w:val="20"/>
        </w:rPr>
        <w:t xml:space="preserve"> =&gt; PD/P</w:t>
      </w:r>
      <w:r w:rsidR="003A07A1">
        <w:rPr>
          <w:rFonts w:ascii="Arial" w:hAnsi="Arial"/>
          <w:sz w:val="20"/>
          <w:szCs w:val="20"/>
        </w:rPr>
        <w:t>S</w:t>
      </w:r>
      <w:r w:rsidRPr="00A039A1">
        <w:rPr>
          <w:rFonts w:ascii="Arial" w:hAnsi="Arial"/>
          <w:sz w:val="20"/>
          <w:szCs w:val="20"/>
        </w:rPr>
        <w:t xml:space="preserve"> screen + “Review and Test Draft Module”</w:t>
      </w:r>
    </w:p>
    <w:p w14:paraId="25B25EAE" w14:textId="07EEF715" w:rsidR="00166952" w:rsidRDefault="00166952" w:rsidP="00600EFC">
      <w:pPr>
        <w:pStyle w:val="Caption"/>
      </w:pPr>
      <w:r>
        <w:t xml:space="preserve">Figure: </w:t>
      </w:r>
      <w:r w:rsidR="00A26EED">
        <w:t>Access to Draft Area mockup</w:t>
      </w:r>
    </w:p>
    <w:p w14:paraId="29028D57" w14:textId="3E043626" w:rsidR="00561CF9" w:rsidRDefault="003820D7" w:rsidP="00600EFC">
      <w:r>
        <w:rPr>
          <w:noProof/>
        </w:rPr>
        <w:lastRenderedPageBreak/>
        <w:drawing>
          <wp:inline distT="0" distB="0" distL="0" distR="0" wp14:anchorId="38F44B33" wp14:editId="25187CC2">
            <wp:extent cx="6108043" cy="1178678"/>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884" b="59614"/>
                    <a:stretch/>
                  </pic:blipFill>
                  <pic:spPr bwMode="auto">
                    <a:xfrm>
                      <a:off x="0" y="0"/>
                      <a:ext cx="6122110" cy="1181393"/>
                    </a:xfrm>
                    <a:prstGeom prst="rect">
                      <a:avLst/>
                    </a:prstGeom>
                    <a:ln>
                      <a:noFill/>
                    </a:ln>
                    <a:extLst>
                      <a:ext uri="{53640926-AAD7-44D8-BBD7-CCE9431645EC}">
                        <a14:shadowObscured xmlns:a14="http://schemas.microsoft.com/office/drawing/2010/main"/>
                      </a:ext>
                    </a:extLst>
                  </pic:spPr>
                </pic:pic>
              </a:graphicData>
            </a:graphic>
          </wp:inline>
        </w:drawing>
      </w:r>
    </w:p>
    <w:p w14:paraId="5642AC2D" w14:textId="627CAC3D" w:rsidR="0088569A" w:rsidRPr="00A039A1" w:rsidRDefault="0088569A" w:rsidP="00600EFC">
      <w:pPr>
        <w:pStyle w:val="BodyText"/>
        <w:rPr>
          <w:b/>
        </w:rPr>
      </w:pPr>
      <w:r w:rsidRPr="00A039A1">
        <w:rPr>
          <w:b/>
        </w:rPr>
        <w:t>Functio</w:t>
      </w:r>
      <w:r w:rsidR="00BB163C" w:rsidRPr="00A039A1">
        <w:rPr>
          <w:b/>
        </w:rPr>
        <w:t xml:space="preserve">nality, provided on Review </w:t>
      </w:r>
      <w:r w:rsidR="00A039A1">
        <w:rPr>
          <w:b/>
        </w:rPr>
        <w:t>&amp;</w:t>
      </w:r>
      <w:r w:rsidR="00BB163C" w:rsidRPr="00A039A1">
        <w:rPr>
          <w:b/>
        </w:rPr>
        <w:t xml:space="preserve"> T</w:t>
      </w:r>
      <w:r w:rsidRPr="00A039A1">
        <w:rPr>
          <w:b/>
        </w:rPr>
        <w:t xml:space="preserve">est </w:t>
      </w:r>
      <w:r w:rsidR="00941B91" w:rsidRPr="00A039A1">
        <w:rPr>
          <w:b/>
        </w:rPr>
        <w:t xml:space="preserve">Draft </w:t>
      </w:r>
      <w:r w:rsidR="00BB163C" w:rsidRPr="00A039A1">
        <w:rPr>
          <w:b/>
        </w:rPr>
        <w:t>Module</w:t>
      </w:r>
      <w:r w:rsidRPr="00A039A1">
        <w:rPr>
          <w:b/>
        </w:rPr>
        <w:t xml:space="preserve"> screen:</w:t>
      </w:r>
    </w:p>
    <w:p w14:paraId="0F788ACA" w14:textId="540DED93" w:rsidR="00AC696A" w:rsidRDefault="00AC696A" w:rsidP="00DD68C4">
      <w:pPr>
        <w:pStyle w:val="ListParagraph"/>
        <w:numPr>
          <w:ilvl w:val="0"/>
          <w:numId w:val="14"/>
        </w:numPr>
        <w:rPr>
          <w:rFonts w:ascii="Arial" w:hAnsi="Arial"/>
          <w:sz w:val="20"/>
          <w:szCs w:val="20"/>
        </w:rPr>
      </w:pPr>
      <w:r w:rsidRPr="00A039A1">
        <w:rPr>
          <w:rFonts w:ascii="Arial" w:hAnsi="Arial"/>
          <w:sz w:val="20"/>
          <w:szCs w:val="20"/>
        </w:rPr>
        <w:t xml:space="preserve">Ability to see </w:t>
      </w:r>
      <w:r>
        <w:rPr>
          <w:rFonts w:ascii="Arial" w:hAnsi="Arial"/>
          <w:sz w:val="20"/>
          <w:szCs w:val="20"/>
        </w:rPr>
        <w:t>module</w:t>
      </w:r>
      <w:r w:rsidRPr="00A039A1">
        <w:rPr>
          <w:rFonts w:ascii="Arial" w:hAnsi="Arial"/>
          <w:sz w:val="20"/>
          <w:szCs w:val="20"/>
        </w:rPr>
        <w:t xml:space="preserve"> name</w:t>
      </w:r>
      <w:r>
        <w:rPr>
          <w:rFonts w:ascii="Arial" w:hAnsi="Arial"/>
          <w:sz w:val="20"/>
          <w:szCs w:val="20"/>
        </w:rPr>
        <w:t xml:space="preserve"> and switch to a different module (if any)</w:t>
      </w:r>
    </w:p>
    <w:p w14:paraId="741FA4E6" w14:textId="07AB3B68"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Ability to see form name and related type/</w:t>
      </w:r>
      <w:proofErr w:type="spellStart"/>
      <w:r w:rsidRPr="00A039A1">
        <w:rPr>
          <w:rFonts w:ascii="Arial" w:hAnsi="Arial"/>
          <w:sz w:val="20"/>
          <w:szCs w:val="20"/>
        </w:rPr>
        <w:t>mechs</w:t>
      </w:r>
      <w:proofErr w:type="spellEnd"/>
      <w:r w:rsidRPr="00A039A1">
        <w:rPr>
          <w:rFonts w:ascii="Arial" w:hAnsi="Arial"/>
          <w:sz w:val="20"/>
          <w:szCs w:val="20"/>
        </w:rPr>
        <w:t xml:space="preserve"> </w:t>
      </w:r>
    </w:p>
    <w:p w14:paraId="7D060CF4" w14:textId="2997F878"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Ability to view what changed in the module (type/</w:t>
      </w:r>
      <w:proofErr w:type="spellStart"/>
      <w:r w:rsidRPr="00A039A1">
        <w:rPr>
          <w:rFonts w:ascii="Arial" w:hAnsi="Arial"/>
          <w:sz w:val="20"/>
          <w:szCs w:val="20"/>
        </w:rPr>
        <w:t>mechs</w:t>
      </w:r>
      <w:proofErr w:type="spellEnd"/>
      <w:r w:rsidRPr="00A039A1">
        <w:rPr>
          <w:rFonts w:ascii="Arial" w:hAnsi="Arial"/>
          <w:sz w:val="20"/>
          <w:szCs w:val="20"/>
        </w:rPr>
        <w:t xml:space="preserve"> added/deleted and forms changed) </w:t>
      </w:r>
    </w:p>
    <w:p w14:paraId="6C2BE127" w14:textId="33A09559"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Ability to select forms and send email to tester(s), requesting to test selected forms. The system should capture the date when such email has been send</w:t>
      </w:r>
    </w:p>
    <w:p w14:paraId="334EEE1D" w14:textId="45DBB92A"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see the name of who marked the form as ‘tested’ </w:t>
      </w:r>
    </w:p>
    <w:p w14:paraId="7611A513" w14:textId="07CB91AB"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w:t>
      </w:r>
      <w:r w:rsidR="00BB163C" w:rsidRPr="00A039A1">
        <w:rPr>
          <w:rFonts w:ascii="Arial" w:hAnsi="Arial"/>
          <w:sz w:val="20"/>
          <w:szCs w:val="20"/>
        </w:rPr>
        <w:t xml:space="preserve">navigate to </w:t>
      </w:r>
      <w:r w:rsidR="00EB3FC5" w:rsidRPr="00A039A1">
        <w:rPr>
          <w:rFonts w:ascii="Arial" w:hAnsi="Arial"/>
          <w:sz w:val="20"/>
          <w:szCs w:val="20"/>
        </w:rPr>
        <w:t>“</w:t>
      </w:r>
      <w:r w:rsidR="00BB163C" w:rsidRPr="00A039A1">
        <w:rPr>
          <w:rFonts w:ascii="Arial" w:hAnsi="Arial"/>
          <w:sz w:val="20"/>
          <w:szCs w:val="20"/>
        </w:rPr>
        <w:t xml:space="preserve">Review and Test </w:t>
      </w:r>
      <w:proofErr w:type="spellStart"/>
      <w:r w:rsidR="00BB163C" w:rsidRPr="00A039A1">
        <w:rPr>
          <w:rFonts w:ascii="Arial" w:hAnsi="Arial"/>
          <w:sz w:val="20"/>
          <w:szCs w:val="20"/>
        </w:rPr>
        <w:t>Greensheet</w:t>
      </w:r>
      <w:proofErr w:type="spellEnd"/>
      <w:r w:rsidR="00EB3FC5" w:rsidRPr="00A039A1">
        <w:rPr>
          <w:rFonts w:ascii="Arial" w:hAnsi="Arial"/>
          <w:sz w:val="20"/>
          <w:szCs w:val="20"/>
        </w:rPr>
        <w:t>”</w:t>
      </w:r>
      <w:r w:rsidR="00BB163C" w:rsidRPr="00A039A1">
        <w:rPr>
          <w:rFonts w:ascii="Arial" w:hAnsi="Arial"/>
          <w:sz w:val="20"/>
          <w:szCs w:val="20"/>
        </w:rPr>
        <w:t xml:space="preserve"> page for </w:t>
      </w:r>
      <w:r w:rsidRPr="00A039A1">
        <w:rPr>
          <w:rFonts w:ascii="Arial" w:hAnsi="Arial"/>
          <w:sz w:val="20"/>
          <w:szCs w:val="20"/>
        </w:rPr>
        <w:t xml:space="preserve">a form </w:t>
      </w:r>
    </w:p>
    <w:p w14:paraId="328E5512" w14:textId="160D4B00"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promote/reject </w:t>
      </w:r>
      <w:r w:rsidR="00EB3FC5" w:rsidRPr="00A039A1">
        <w:rPr>
          <w:rFonts w:ascii="Arial" w:hAnsi="Arial"/>
          <w:sz w:val="20"/>
          <w:szCs w:val="20"/>
        </w:rPr>
        <w:t xml:space="preserve">a </w:t>
      </w:r>
      <w:r w:rsidRPr="00A039A1">
        <w:rPr>
          <w:rFonts w:ascii="Arial" w:hAnsi="Arial"/>
          <w:sz w:val="20"/>
          <w:szCs w:val="20"/>
        </w:rPr>
        <w:t xml:space="preserve">module should be provided to </w:t>
      </w:r>
      <w:r w:rsidR="00EB3FC5" w:rsidRPr="00A039A1">
        <w:rPr>
          <w:rFonts w:ascii="Arial" w:hAnsi="Arial"/>
          <w:sz w:val="20"/>
          <w:szCs w:val="20"/>
        </w:rPr>
        <w:t xml:space="preserve">Draft </w:t>
      </w:r>
      <w:r w:rsidRPr="00A039A1">
        <w:rPr>
          <w:rFonts w:ascii="Arial" w:hAnsi="Arial"/>
          <w:sz w:val="20"/>
          <w:szCs w:val="20"/>
        </w:rPr>
        <w:t xml:space="preserve">Admin only. NOTE: </w:t>
      </w:r>
      <w:r w:rsidR="00EB3FC5" w:rsidRPr="00A039A1">
        <w:rPr>
          <w:rFonts w:ascii="Arial" w:hAnsi="Arial"/>
          <w:sz w:val="20"/>
          <w:szCs w:val="20"/>
        </w:rPr>
        <w:t>When Draft Admin requests to promote/reject a module, t</w:t>
      </w:r>
      <w:r w:rsidRPr="00A039A1">
        <w:rPr>
          <w:rFonts w:ascii="Arial" w:hAnsi="Arial"/>
          <w:sz w:val="20"/>
          <w:szCs w:val="20"/>
        </w:rPr>
        <w:t>he system should NOT provide a warning, if form(s) are not tested.</w:t>
      </w:r>
    </w:p>
    <w:p w14:paraId="502364E0" w14:textId="50B2A0BD" w:rsidR="0088569A" w:rsidRDefault="008B64E5" w:rsidP="00600EFC">
      <w:pPr>
        <w:pStyle w:val="Heading3"/>
      </w:pPr>
      <w:bookmarkStart w:id="12" w:name="_Toc484078192"/>
      <w:r>
        <w:t>Email to testers</w:t>
      </w:r>
      <w:bookmarkEnd w:id="12"/>
    </w:p>
    <w:p w14:paraId="50E76926" w14:textId="6A917411" w:rsidR="00066D7F" w:rsidRDefault="00B00310" w:rsidP="00600EFC">
      <w:pPr>
        <w:pStyle w:val="BodyText"/>
      </w:pPr>
      <w:r>
        <w:t xml:space="preserve">When </w:t>
      </w:r>
      <w:r w:rsidR="00941B91">
        <w:t>Draft Viewer</w:t>
      </w:r>
      <w:r>
        <w:t xml:space="preserve"> or </w:t>
      </w:r>
      <w:r w:rsidRPr="00B00310">
        <w:t>Draft Admin</w:t>
      </w:r>
      <w:r>
        <w:t xml:space="preserve"> select form(s) on “Review and Test Module” screen and click “Send email to Testers” button, the system will</w:t>
      </w:r>
      <w:r w:rsidR="00066D7F">
        <w:t>:</w:t>
      </w:r>
    </w:p>
    <w:p w14:paraId="1DC0437D" w14:textId="17AC285F" w:rsidR="00066D7F" w:rsidRDefault="00066D7F" w:rsidP="00DD68C4">
      <w:pPr>
        <w:pStyle w:val="BodyText"/>
        <w:numPr>
          <w:ilvl w:val="0"/>
          <w:numId w:val="19"/>
        </w:numPr>
      </w:pPr>
      <w:r>
        <w:t>Check if Actor selected any checkboxes for the form(s)</w:t>
      </w:r>
    </w:p>
    <w:p w14:paraId="4295931D" w14:textId="21BDACB9" w:rsidR="00066D7F" w:rsidRDefault="00066D7F" w:rsidP="00DD68C4">
      <w:pPr>
        <w:pStyle w:val="BodyText"/>
        <w:numPr>
          <w:ilvl w:val="1"/>
          <w:numId w:val="19"/>
        </w:numPr>
      </w:pPr>
      <w:r>
        <w:t>If selected checkbox is NOT found, the system will provide an error message: “</w:t>
      </w:r>
      <w:r w:rsidRPr="00C14916">
        <w:rPr>
          <w:i/>
        </w:rPr>
        <w:t xml:space="preserve">Please select at least one form </w:t>
      </w:r>
      <w:r w:rsidR="00A17BFF" w:rsidRPr="00C14916">
        <w:rPr>
          <w:i/>
        </w:rPr>
        <w:t>to</w:t>
      </w:r>
      <w:r w:rsidRPr="00C14916">
        <w:rPr>
          <w:i/>
        </w:rPr>
        <w:t xml:space="preserve"> send email to testers</w:t>
      </w:r>
      <w:r>
        <w:t>”</w:t>
      </w:r>
    </w:p>
    <w:p w14:paraId="3EF9B7B9" w14:textId="4655D0A3" w:rsidR="00066D7F" w:rsidRDefault="00066D7F" w:rsidP="00DD68C4">
      <w:pPr>
        <w:pStyle w:val="BodyText"/>
        <w:numPr>
          <w:ilvl w:val="1"/>
          <w:numId w:val="19"/>
        </w:numPr>
      </w:pPr>
      <w:r>
        <w:t>If selected checkbox</w:t>
      </w:r>
      <w:r w:rsidR="00A17BFF">
        <w:t>(s) are</w:t>
      </w:r>
      <w:r>
        <w:t xml:space="preserve"> found, the system will:</w:t>
      </w:r>
    </w:p>
    <w:p w14:paraId="33EBB3A9" w14:textId="17F04667" w:rsidR="00066D7F" w:rsidRDefault="00066D7F" w:rsidP="00DD68C4">
      <w:pPr>
        <w:pStyle w:val="BodyText"/>
        <w:numPr>
          <w:ilvl w:val="2"/>
          <w:numId w:val="19"/>
        </w:numPr>
      </w:pPr>
      <w:r>
        <w:t xml:space="preserve">Generate URL(s) to “Review and Test </w:t>
      </w:r>
      <w:proofErr w:type="spellStart"/>
      <w:r>
        <w:t>Greensheet</w:t>
      </w:r>
      <w:proofErr w:type="spellEnd"/>
      <w:r w:rsidR="00EB3FC5">
        <w:t>”</w:t>
      </w:r>
      <w:r>
        <w:t xml:space="preserve"> screen for each selected form</w:t>
      </w:r>
    </w:p>
    <w:p w14:paraId="2B086D34" w14:textId="4CCAC7AC" w:rsidR="00C14916" w:rsidRDefault="00C14916" w:rsidP="00DD68C4">
      <w:pPr>
        <w:pStyle w:val="BodyText"/>
        <w:numPr>
          <w:ilvl w:val="2"/>
          <w:numId w:val="19"/>
        </w:numPr>
      </w:pPr>
      <w:r>
        <w:t>Record the date when user clicked “Send email to Testers” button and display it on the screen</w:t>
      </w:r>
    </w:p>
    <w:p w14:paraId="1A5AF8BD" w14:textId="3BBF1A97" w:rsidR="00A17BFF" w:rsidRDefault="00A17BFF" w:rsidP="00DD68C4">
      <w:pPr>
        <w:pStyle w:val="BodyText"/>
        <w:numPr>
          <w:ilvl w:val="2"/>
          <w:numId w:val="19"/>
        </w:numPr>
      </w:pPr>
      <w:r w:rsidRPr="00A17BFF">
        <w:t>Wipe up all name(s) in “Test Completed By:” column</w:t>
      </w:r>
      <w:r>
        <w:t xml:space="preserve"> (if any)</w:t>
      </w:r>
    </w:p>
    <w:p w14:paraId="408F356F" w14:textId="355C17F5" w:rsidR="00B00310" w:rsidRDefault="00C14916" w:rsidP="00DD68C4">
      <w:pPr>
        <w:pStyle w:val="BodyText"/>
        <w:numPr>
          <w:ilvl w:val="2"/>
          <w:numId w:val="19"/>
        </w:numPr>
      </w:pPr>
      <w:r>
        <w:t>O</w:t>
      </w:r>
      <w:r w:rsidR="00B00310">
        <w:t>pen user’s email client with pre-populated email. Something like:</w:t>
      </w:r>
    </w:p>
    <w:p w14:paraId="3111FDE7" w14:textId="08E08E40" w:rsidR="00B00310" w:rsidRDefault="00B00310" w:rsidP="00600EFC">
      <w:r w:rsidRPr="00CF260C">
        <w:t>TO:</w:t>
      </w:r>
      <w:r>
        <w:t xml:space="preserve"> </w:t>
      </w:r>
    </w:p>
    <w:p w14:paraId="1A465A51" w14:textId="78CF25FD" w:rsidR="00B00310" w:rsidRDefault="00B00310" w:rsidP="00600EFC">
      <w:r w:rsidRPr="00CF260C">
        <w:rPr>
          <w:b/>
        </w:rPr>
        <w:t>SUBJECT:</w:t>
      </w:r>
      <w:r>
        <w:t xml:space="preserve"> Request to test the new </w:t>
      </w:r>
      <w:proofErr w:type="spellStart"/>
      <w:r>
        <w:t>greensheet</w:t>
      </w:r>
      <w:proofErr w:type="spellEnd"/>
      <w:r>
        <w:t xml:space="preserve"> form</w:t>
      </w:r>
      <w:r w:rsidR="00350B08">
        <w:t>(s)</w:t>
      </w:r>
    </w:p>
    <w:p w14:paraId="18038F46" w14:textId="2BC1C484" w:rsidR="00B00310" w:rsidRDefault="00B00310" w:rsidP="00600EFC">
      <w:r w:rsidRPr="00CF260C">
        <w:rPr>
          <w:b/>
        </w:rPr>
        <w:t>BODY:</w:t>
      </w:r>
      <w:r>
        <w:t xml:space="preserve"> Please click:</w:t>
      </w:r>
    </w:p>
    <w:p w14:paraId="5B9C2C99" w14:textId="7151E258" w:rsidR="00B00310" w:rsidRDefault="00941B91" w:rsidP="00600EFC">
      <w:r>
        <w:t>T</w:t>
      </w:r>
      <w:r w:rsidR="00B00310">
        <w:t xml:space="preserve">o test </w:t>
      </w:r>
      <w:r w:rsidR="00B00310" w:rsidRPr="00947EDE">
        <w:rPr>
          <w:u w:val="single"/>
        </w:rPr>
        <w:t>&lt;</w:t>
      </w:r>
      <w:r>
        <w:rPr>
          <w:u w:val="single"/>
        </w:rPr>
        <w:t>F</w:t>
      </w:r>
      <w:r w:rsidR="00B00310" w:rsidRPr="00947EDE">
        <w:rPr>
          <w:u w:val="single"/>
        </w:rPr>
        <w:t xml:space="preserve">orm name </w:t>
      </w:r>
      <w:r>
        <w:rPr>
          <w:u w:val="single"/>
        </w:rPr>
        <w:t>X</w:t>
      </w:r>
      <w:r w:rsidR="00B00310" w:rsidRPr="00947EDE">
        <w:rPr>
          <w:u w:val="single"/>
        </w:rPr>
        <w:t>&gt;</w:t>
      </w:r>
      <w:r w:rsidR="00B00310" w:rsidRPr="00947EDE">
        <w:t xml:space="preserve"> </w:t>
      </w:r>
      <w:r w:rsidR="00B00310">
        <w:t>-</w:t>
      </w:r>
      <w:r w:rsidR="00B00310" w:rsidRPr="00947EDE">
        <w:t xml:space="preserve"> </w:t>
      </w:r>
      <w:r w:rsidR="00E132CF">
        <w:t>&lt;</w:t>
      </w:r>
      <w:r w:rsidR="00B00310">
        <w:t>form type</w:t>
      </w:r>
      <w:r w:rsidR="00E132CF">
        <w:t>&gt;</w:t>
      </w:r>
      <w:r w:rsidR="00B00310" w:rsidRPr="00947EDE">
        <w:t xml:space="preserve"> </w:t>
      </w:r>
      <w:r w:rsidR="00B00310" w:rsidRPr="00CF260C">
        <w:t xml:space="preserve">for </w:t>
      </w:r>
      <w:r w:rsidR="00E132CF">
        <w:t>&lt;list of related type/</w:t>
      </w:r>
      <w:proofErr w:type="spellStart"/>
      <w:r w:rsidR="00E132CF">
        <w:t>mech</w:t>
      </w:r>
      <w:proofErr w:type="spellEnd"/>
      <w:r w:rsidR="00E132CF">
        <w:t xml:space="preserve"> combination(s)&gt;</w:t>
      </w:r>
      <w:r w:rsidR="00B00310">
        <w:t xml:space="preserve"> </w:t>
      </w:r>
    </w:p>
    <w:p w14:paraId="1167BDF4" w14:textId="138DD651" w:rsidR="00B00310" w:rsidRDefault="00941B91" w:rsidP="00600EFC">
      <w:r w:rsidRPr="00941B91">
        <w:t>T</w:t>
      </w:r>
      <w:r w:rsidR="00B00310" w:rsidRPr="00941B91">
        <w:t>o</w:t>
      </w:r>
      <w:r w:rsidR="00B00310">
        <w:t xml:space="preserve"> test </w:t>
      </w:r>
      <w:r w:rsidR="00B00310" w:rsidRPr="00947EDE">
        <w:rPr>
          <w:u w:val="single"/>
        </w:rPr>
        <w:t>&lt;</w:t>
      </w:r>
      <w:r>
        <w:rPr>
          <w:u w:val="single"/>
        </w:rPr>
        <w:t>F</w:t>
      </w:r>
      <w:r w:rsidR="00B00310" w:rsidRPr="00947EDE">
        <w:rPr>
          <w:u w:val="single"/>
        </w:rPr>
        <w:t xml:space="preserve">orm name </w:t>
      </w:r>
      <w:r>
        <w:rPr>
          <w:u w:val="single"/>
        </w:rPr>
        <w:t>Y</w:t>
      </w:r>
      <w:r w:rsidR="00B00310" w:rsidRPr="00947EDE">
        <w:rPr>
          <w:u w:val="single"/>
        </w:rPr>
        <w:t>&gt;</w:t>
      </w:r>
      <w:r w:rsidR="00B00310" w:rsidRPr="00947EDE">
        <w:t xml:space="preserve"> </w:t>
      </w:r>
      <w:r w:rsidR="00B00310">
        <w:t>-</w:t>
      </w:r>
      <w:r w:rsidR="00B00310" w:rsidRPr="00947EDE">
        <w:t xml:space="preserve"> </w:t>
      </w:r>
      <w:r w:rsidR="00E132CF">
        <w:t>&lt;form type&gt;</w:t>
      </w:r>
      <w:r w:rsidR="00E132CF" w:rsidRPr="00947EDE">
        <w:t xml:space="preserve"> </w:t>
      </w:r>
      <w:r w:rsidR="00E132CF" w:rsidRPr="00CF260C">
        <w:t xml:space="preserve">for </w:t>
      </w:r>
      <w:r w:rsidR="00E132CF">
        <w:t>&lt;list of related type/</w:t>
      </w:r>
      <w:proofErr w:type="spellStart"/>
      <w:r w:rsidR="00E132CF">
        <w:t>mech</w:t>
      </w:r>
      <w:proofErr w:type="spellEnd"/>
      <w:r w:rsidR="00E132CF">
        <w:t xml:space="preserve"> combination(s)&gt;</w:t>
      </w:r>
    </w:p>
    <w:p w14:paraId="4A10C177" w14:textId="6290DD56" w:rsidR="00B00310" w:rsidRDefault="00B00310" w:rsidP="00600EFC">
      <w:pPr>
        <w:pStyle w:val="BodyText"/>
      </w:pPr>
      <w:r>
        <w:t xml:space="preserve"> and provide a feedback in a separate email to &lt;email of OGA user&gt;</w:t>
      </w:r>
    </w:p>
    <w:p w14:paraId="0BDD406F" w14:textId="560331BD" w:rsidR="00B00310" w:rsidRDefault="00EB3FC5" w:rsidP="00600EFC">
      <w:pPr>
        <w:pStyle w:val="BodyText"/>
      </w:pPr>
      <w:r w:rsidRPr="00F4592E">
        <w:rPr>
          <w:highlight w:val="lightGray"/>
        </w:rPr>
        <w:lastRenderedPageBreak/>
        <w:t>NOTE</w:t>
      </w:r>
      <w:r>
        <w:t xml:space="preserve">: </w:t>
      </w:r>
      <w:r w:rsidR="00B00310">
        <w:t xml:space="preserve">OGA will provide a boilerplate. </w:t>
      </w:r>
    </w:p>
    <w:p w14:paraId="6E9C6227" w14:textId="5944F26F" w:rsidR="00941B91" w:rsidRDefault="00941B91" w:rsidP="00600EFC">
      <w:pPr>
        <w:pStyle w:val="BodyText"/>
        <w:rPr>
          <w:noProof/>
        </w:rPr>
      </w:pPr>
    </w:p>
    <w:p w14:paraId="0CDD3B0E" w14:textId="451578AC" w:rsidR="002C33B9" w:rsidRPr="00B00310" w:rsidRDefault="00E40714" w:rsidP="00600EFC">
      <w:pPr>
        <w:pStyle w:val="BodyText"/>
      </w:pPr>
      <w:r w:rsidRPr="00F4592E">
        <w:rPr>
          <w:noProof/>
          <w:highlight w:val="lightGray"/>
        </w:rPr>
        <mc:AlternateContent>
          <mc:Choice Requires="wps">
            <w:drawing>
              <wp:anchor distT="0" distB="0" distL="114300" distR="114300" simplePos="0" relativeHeight="251665920" behindDoc="0" locked="0" layoutInCell="1" allowOverlap="1" wp14:anchorId="209E335A" wp14:editId="71B34D80">
                <wp:simplePos x="0" y="0"/>
                <wp:positionH relativeFrom="margin">
                  <wp:posOffset>0</wp:posOffset>
                </wp:positionH>
                <wp:positionV relativeFrom="paragraph">
                  <wp:posOffset>195564</wp:posOffset>
                </wp:positionV>
                <wp:extent cx="1212850" cy="1135395"/>
                <wp:effectExtent l="0" t="0" r="25400" b="26670"/>
                <wp:wrapNone/>
                <wp:docPr id="7" name="Rectangle 7"/>
                <wp:cNvGraphicFramePr/>
                <a:graphic xmlns:a="http://schemas.openxmlformats.org/drawingml/2006/main">
                  <a:graphicData uri="http://schemas.microsoft.com/office/word/2010/wordprocessingShape">
                    <wps:wsp>
                      <wps:cNvSpPr/>
                      <wps:spPr>
                        <a:xfrm>
                          <a:off x="0" y="0"/>
                          <a:ext cx="1212850" cy="113539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14822" id="Rectangle 7" o:spid="_x0000_s1026" style="position:absolute;margin-left:0;margin-top:15.4pt;width:95.5pt;height:89.4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" filled="f" strokecolor="red" strokeweight="2pt">
                <w10:wrap anchorx="margin"/>
              </v:rect>
            </w:pict>
          </mc:Fallback>
        </mc:AlternateContent>
      </w:r>
      <w:r w:rsidR="00941B91">
        <w:rPr>
          <w:noProof/>
        </w:rPr>
        <w:drawing>
          <wp:inline distT="0" distB="0" distL="0" distR="0" wp14:anchorId="419CE639" wp14:editId="6C91F87D">
            <wp:extent cx="5943519" cy="1236781"/>
            <wp:effectExtent l="0" t="0" r="63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4362" b="18433"/>
                    <a:stretch/>
                  </pic:blipFill>
                  <pic:spPr bwMode="auto">
                    <a:xfrm>
                      <a:off x="0" y="0"/>
                      <a:ext cx="5943600" cy="1236798"/>
                    </a:xfrm>
                    <a:prstGeom prst="rect">
                      <a:avLst/>
                    </a:prstGeom>
                    <a:ln>
                      <a:noFill/>
                    </a:ln>
                    <a:extLst>
                      <a:ext uri="{53640926-AAD7-44D8-BBD7-CCE9431645EC}">
                        <a14:shadowObscured xmlns:a14="http://schemas.microsoft.com/office/drawing/2010/main"/>
                      </a:ext>
                    </a:extLst>
                  </pic:spPr>
                </pic:pic>
              </a:graphicData>
            </a:graphic>
          </wp:inline>
        </w:drawing>
      </w:r>
    </w:p>
    <w:p w14:paraId="0C5D7BA5" w14:textId="7686F4B4" w:rsidR="008B64E5" w:rsidRDefault="008B64E5" w:rsidP="00600EFC">
      <w:pPr>
        <w:pStyle w:val="Heading2"/>
      </w:pPr>
      <w:bookmarkStart w:id="13" w:name="_Toc484078193"/>
      <w:r>
        <w:t>For a Tester</w:t>
      </w:r>
      <w:bookmarkEnd w:id="13"/>
    </w:p>
    <w:p w14:paraId="4EFAC260" w14:textId="00483812" w:rsidR="008B64E5" w:rsidRDefault="008B64E5" w:rsidP="00600EFC">
      <w:pPr>
        <w:pStyle w:val="BodyText"/>
      </w:pPr>
      <w:r>
        <w:t>The system provides ability to test to:</w:t>
      </w:r>
    </w:p>
    <w:p w14:paraId="14EC0A35" w14:textId="4FCCBD28" w:rsidR="008B64E5" w:rsidRDefault="00014CB8" w:rsidP="00DD68C4">
      <w:pPr>
        <w:pStyle w:val="BodyText"/>
        <w:numPr>
          <w:ilvl w:val="0"/>
          <w:numId w:val="16"/>
        </w:numPr>
      </w:pPr>
      <w:r>
        <w:t>Draft Viewer</w:t>
      </w:r>
      <w:r w:rsidR="008B64E5">
        <w:t xml:space="preserve"> – access</w:t>
      </w:r>
      <w:r w:rsidR="00EB3FC5">
        <w:t>es</w:t>
      </w:r>
      <w:r w:rsidR="008B64E5">
        <w:t xml:space="preserve"> </w:t>
      </w:r>
      <w:r w:rsidR="00EB3FC5">
        <w:t xml:space="preserve">testing page </w:t>
      </w:r>
      <w:r w:rsidR="00B00310">
        <w:t xml:space="preserve">by clicking </w:t>
      </w:r>
      <w:r w:rsidR="00EB3FC5">
        <w:t>a hyperlinked</w:t>
      </w:r>
      <w:r w:rsidR="00B00310">
        <w:t xml:space="preserve"> form name on “Review and Test Module” screen</w:t>
      </w:r>
      <w:r w:rsidR="008B64E5">
        <w:t xml:space="preserve"> </w:t>
      </w:r>
    </w:p>
    <w:p w14:paraId="58720E69" w14:textId="0A150832" w:rsidR="008B64E5" w:rsidRPr="00B00310" w:rsidRDefault="008B64E5" w:rsidP="00DD68C4">
      <w:pPr>
        <w:pStyle w:val="BodyText"/>
        <w:numPr>
          <w:ilvl w:val="0"/>
          <w:numId w:val="16"/>
        </w:numPr>
      </w:pPr>
      <w:r w:rsidRPr="00B00310">
        <w:t>Draft Admin</w:t>
      </w:r>
      <w:r w:rsidR="00B00310">
        <w:t xml:space="preserve"> – access</w:t>
      </w:r>
      <w:r w:rsidR="00EB3FC5">
        <w:t>es</w:t>
      </w:r>
      <w:r w:rsidR="00B00310">
        <w:t xml:space="preserve"> </w:t>
      </w:r>
      <w:r w:rsidR="00EB3FC5">
        <w:t xml:space="preserve">testing page </w:t>
      </w:r>
      <w:r w:rsidR="00B00310">
        <w:t xml:space="preserve">by clicking </w:t>
      </w:r>
      <w:r w:rsidR="00EB3FC5">
        <w:t>a hyperlinked</w:t>
      </w:r>
      <w:r w:rsidR="00B00310">
        <w:t xml:space="preserve"> form name on “Review and Test Module” screen</w:t>
      </w:r>
    </w:p>
    <w:p w14:paraId="2C9510C3" w14:textId="6AE57E88" w:rsidR="008B64E5" w:rsidRPr="00B00310" w:rsidRDefault="008B64E5" w:rsidP="00DD68C4">
      <w:pPr>
        <w:pStyle w:val="BodyText"/>
        <w:numPr>
          <w:ilvl w:val="0"/>
          <w:numId w:val="16"/>
        </w:numPr>
      </w:pPr>
      <w:r w:rsidRPr="00B00310">
        <w:t>Any Specialist</w:t>
      </w:r>
      <w:r w:rsidR="00014CB8">
        <w:t>, who received an email with the link to the page</w:t>
      </w:r>
      <w:r w:rsidR="00B00310">
        <w:t xml:space="preserve"> – access</w:t>
      </w:r>
      <w:r w:rsidR="00EB3FC5">
        <w:t>es testing page</w:t>
      </w:r>
      <w:r w:rsidR="00B00310">
        <w:t xml:space="preserve"> by clicking </w:t>
      </w:r>
      <w:r w:rsidR="00EB3FC5">
        <w:t>a hyperlinked</w:t>
      </w:r>
      <w:r w:rsidR="00B00310">
        <w:t xml:space="preserve"> form name in email</w:t>
      </w:r>
    </w:p>
    <w:p w14:paraId="29EB4FFC" w14:textId="7A8BC00F" w:rsidR="008B64E5" w:rsidRDefault="008B64E5" w:rsidP="00DD68C4">
      <w:pPr>
        <w:pStyle w:val="BodyText"/>
        <w:numPr>
          <w:ilvl w:val="0"/>
          <w:numId w:val="16"/>
        </w:numPr>
      </w:pPr>
      <w:r w:rsidRPr="00B00310">
        <w:t>Any Program staff</w:t>
      </w:r>
      <w:r w:rsidR="00014CB8">
        <w:t>, who received an email with the link to the page</w:t>
      </w:r>
      <w:r w:rsidR="00B00310">
        <w:t xml:space="preserve"> – access</w:t>
      </w:r>
      <w:r w:rsidR="00EB3FC5">
        <w:t>es testing page</w:t>
      </w:r>
      <w:r w:rsidR="00B00310">
        <w:t xml:space="preserve"> by clicking </w:t>
      </w:r>
      <w:r w:rsidR="00EB3FC5">
        <w:t>a hyperlinked</w:t>
      </w:r>
      <w:r w:rsidR="00B00310">
        <w:t xml:space="preserve"> form name in email</w:t>
      </w:r>
    </w:p>
    <w:p w14:paraId="72DABC7F" w14:textId="20AB6461" w:rsidR="00B00310" w:rsidRDefault="00B00310" w:rsidP="00600EFC">
      <w:pPr>
        <w:pStyle w:val="BodyText"/>
      </w:pPr>
      <w:r>
        <w:t xml:space="preserve">When user clicks the link, the system displays Review and Test </w:t>
      </w:r>
      <w:proofErr w:type="spellStart"/>
      <w:r>
        <w:t>Greensheet</w:t>
      </w:r>
      <w:proofErr w:type="spellEnd"/>
      <w:r>
        <w:t xml:space="preserve"> screen:</w:t>
      </w:r>
    </w:p>
    <w:p w14:paraId="2DC7FC2B" w14:textId="5B8D773B" w:rsidR="008B64E5" w:rsidRDefault="002F49CE" w:rsidP="00600EFC">
      <w:pPr>
        <w:pStyle w:val="BodyText"/>
      </w:pPr>
      <w:r>
        <w:rPr>
          <w:noProof/>
        </w:rPr>
        <w:drawing>
          <wp:inline distT="0" distB="0" distL="0" distR="0" wp14:anchorId="5D23FF3A" wp14:editId="676D3633">
            <wp:extent cx="5943600" cy="3324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24225"/>
                    </a:xfrm>
                    <a:prstGeom prst="rect">
                      <a:avLst/>
                    </a:prstGeom>
                  </pic:spPr>
                </pic:pic>
              </a:graphicData>
            </a:graphic>
          </wp:inline>
        </w:drawing>
      </w:r>
    </w:p>
    <w:p w14:paraId="450E9EDA" w14:textId="7F58970E" w:rsidR="002815CB" w:rsidRPr="00A039A1" w:rsidRDefault="008B64E5" w:rsidP="00600EFC">
      <w:pPr>
        <w:pStyle w:val="BodyText"/>
        <w:rPr>
          <w:b/>
        </w:rPr>
      </w:pPr>
      <w:r w:rsidRPr="00A039A1">
        <w:rPr>
          <w:b/>
        </w:rPr>
        <w:t>Functio</w:t>
      </w:r>
      <w:r w:rsidR="00B00310" w:rsidRPr="00A039A1">
        <w:rPr>
          <w:b/>
        </w:rPr>
        <w:t xml:space="preserve">nality, provided on </w:t>
      </w:r>
      <w:r w:rsidR="005D2440" w:rsidRPr="00A039A1">
        <w:rPr>
          <w:b/>
        </w:rPr>
        <w:t>“</w:t>
      </w:r>
      <w:r w:rsidR="00B00310" w:rsidRPr="00A039A1">
        <w:rPr>
          <w:b/>
        </w:rPr>
        <w:t>Review and T</w:t>
      </w:r>
      <w:r w:rsidRPr="00A039A1">
        <w:rPr>
          <w:b/>
        </w:rPr>
        <w:t xml:space="preserve">est </w:t>
      </w:r>
      <w:proofErr w:type="spellStart"/>
      <w:r w:rsidRPr="00A039A1">
        <w:rPr>
          <w:b/>
        </w:rPr>
        <w:t>G</w:t>
      </w:r>
      <w:r w:rsidR="00B00310" w:rsidRPr="00A039A1">
        <w:rPr>
          <w:b/>
        </w:rPr>
        <w:t>reensheet</w:t>
      </w:r>
      <w:proofErr w:type="spellEnd"/>
      <w:r w:rsidR="005D2440" w:rsidRPr="00A039A1">
        <w:rPr>
          <w:b/>
        </w:rPr>
        <w:t>”</w:t>
      </w:r>
      <w:r w:rsidRPr="00A039A1">
        <w:rPr>
          <w:b/>
        </w:rPr>
        <w:t xml:space="preserve"> screen:</w:t>
      </w:r>
    </w:p>
    <w:p w14:paraId="6D28839E" w14:textId="79F03FC7" w:rsidR="008B64E5" w:rsidRPr="00A039A1" w:rsidRDefault="00A039A1" w:rsidP="00DD68C4">
      <w:pPr>
        <w:pStyle w:val="ListParagraph"/>
        <w:numPr>
          <w:ilvl w:val="0"/>
          <w:numId w:val="15"/>
        </w:numPr>
        <w:rPr>
          <w:rFonts w:ascii="Arial" w:hAnsi="Arial"/>
          <w:sz w:val="20"/>
          <w:szCs w:val="20"/>
        </w:rPr>
      </w:pPr>
      <w:r w:rsidRPr="00A039A1">
        <w:rPr>
          <w:rFonts w:ascii="Arial" w:hAnsi="Arial"/>
          <w:sz w:val="20"/>
          <w:szCs w:val="20"/>
        </w:rPr>
        <w:t>Ability to f</w:t>
      </w:r>
      <w:r w:rsidR="008B64E5" w:rsidRPr="00A039A1">
        <w:rPr>
          <w:rFonts w:ascii="Arial" w:hAnsi="Arial"/>
          <w:sz w:val="20"/>
          <w:szCs w:val="20"/>
        </w:rPr>
        <w:t xml:space="preserve">ill the form </w:t>
      </w:r>
    </w:p>
    <w:p w14:paraId="464E2940" w14:textId="3936D722" w:rsidR="008B64E5" w:rsidRPr="00A039A1" w:rsidRDefault="008B64E5" w:rsidP="00DD68C4">
      <w:pPr>
        <w:pStyle w:val="ListParagraph"/>
        <w:numPr>
          <w:ilvl w:val="0"/>
          <w:numId w:val="15"/>
        </w:numPr>
        <w:rPr>
          <w:rFonts w:ascii="Arial" w:hAnsi="Arial"/>
          <w:sz w:val="20"/>
          <w:szCs w:val="20"/>
        </w:rPr>
      </w:pPr>
      <w:r w:rsidRPr="00A039A1">
        <w:rPr>
          <w:rFonts w:ascii="Arial" w:hAnsi="Arial"/>
          <w:sz w:val="20"/>
          <w:szCs w:val="20"/>
        </w:rPr>
        <w:t xml:space="preserve">Ability to test submission. Note: all validations on Save are repeated on submission, thus there is no </w:t>
      </w:r>
      <w:r w:rsidRPr="00A039A1">
        <w:rPr>
          <w:rFonts w:ascii="Arial" w:hAnsi="Arial"/>
          <w:sz w:val="20"/>
          <w:szCs w:val="20"/>
        </w:rPr>
        <w:lastRenderedPageBreak/>
        <w:t>need to have separate Save functionality; if submission test passed, the system should display success message</w:t>
      </w:r>
    </w:p>
    <w:p w14:paraId="3F9168F9" w14:textId="534DA5B7" w:rsidR="008B64E5" w:rsidRPr="00A039A1" w:rsidRDefault="008B64E5" w:rsidP="00DD68C4">
      <w:pPr>
        <w:pStyle w:val="ListParagraph"/>
        <w:numPr>
          <w:ilvl w:val="0"/>
          <w:numId w:val="15"/>
        </w:numPr>
        <w:rPr>
          <w:rFonts w:ascii="Arial" w:hAnsi="Arial"/>
          <w:sz w:val="20"/>
          <w:szCs w:val="20"/>
        </w:rPr>
      </w:pPr>
      <w:r w:rsidRPr="00A039A1">
        <w:rPr>
          <w:rFonts w:ascii="Arial" w:hAnsi="Arial"/>
          <w:sz w:val="20"/>
          <w:szCs w:val="20"/>
        </w:rPr>
        <w:t xml:space="preserve">Ability to manually mark the form as tested (click “Test Completed” button). No validations are needed for completion of the test. </w:t>
      </w:r>
      <w:r w:rsidR="006C5BAF" w:rsidRPr="00A039A1">
        <w:rPr>
          <w:rFonts w:ascii="Arial" w:hAnsi="Arial"/>
          <w:sz w:val="20"/>
          <w:szCs w:val="20"/>
        </w:rPr>
        <w:t>Even if the u</w:t>
      </w:r>
      <w:r w:rsidRPr="00A039A1">
        <w:rPr>
          <w:rFonts w:ascii="Arial" w:hAnsi="Arial"/>
          <w:sz w:val="20"/>
          <w:szCs w:val="20"/>
        </w:rPr>
        <w:t>ser never fill</w:t>
      </w:r>
      <w:r w:rsidR="006C5BAF" w:rsidRPr="00A039A1">
        <w:rPr>
          <w:rFonts w:ascii="Arial" w:hAnsi="Arial"/>
          <w:sz w:val="20"/>
          <w:szCs w:val="20"/>
        </w:rPr>
        <w:t>ed</w:t>
      </w:r>
      <w:r w:rsidRPr="00A039A1">
        <w:rPr>
          <w:rFonts w:ascii="Arial" w:hAnsi="Arial"/>
          <w:sz w:val="20"/>
          <w:szCs w:val="20"/>
        </w:rPr>
        <w:t xml:space="preserve"> the form or </w:t>
      </w:r>
      <w:r w:rsidR="006C5BAF" w:rsidRPr="00A039A1">
        <w:rPr>
          <w:rFonts w:ascii="Arial" w:hAnsi="Arial"/>
          <w:sz w:val="20"/>
          <w:szCs w:val="20"/>
        </w:rPr>
        <w:t>validated submission functionality</w:t>
      </w:r>
      <w:r w:rsidRPr="00A039A1">
        <w:rPr>
          <w:rFonts w:ascii="Arial" w:hAnsi="Arial"/>
          <w:sz w:val="20"/>
          <w:szCs w:val="20"/>
        </w:rPr>
        <w:t>, the system will still allow mark the form as tested. The system should capture the name of the user, who marked the form as tested</w:t>
      </w:r>
    </w:p>
    <w:p w14:paraId="1A743F7C" w14:textId="0B1E3173" w:rsidR="003A0203" w:rsidRPr="00A039A1" w:rsidRDefault="003A0203" w:rsidP="00DD68C4">
      <w:pPr>
        <w:pStyle w:val="ListParagraph"/>
        <w:numPr>
          <w:ilvl w:val="0"/>
          <w:numId w:val="15"/>
        </w:numPr>
        <w:rPr>
          <w:rFonts w:ascii="Arial" w:hAnsi="Arial"/>
          <w:sz w:val="20"/>
          <w:szCs w:val="20"/>
        </w:rPr>
      </w:pPr>
      <w:r w:rsidRPr="00A039A1">
        <w:rPr>
          <w:rFonts w:ascii="Arial" w:hAnsi="Arial"/>
          <w:sz w:val="20"/>
          <w:szCs w:val="20"/>
        </w:rPr>
        <w:t>The SAME u</w:t>
      </w:r>
      <w:r w:rsidR="00FE636E" w:rsidRPr="00A039A1">
        <w:rPr>
          <w:rFonts w:ascii="Arial" w:hAnsi="Arial"/>
          <w:sz w:val="20"/>
          <w:szCs w:val="20"/>
        </w:rPr>
        <w:t xml:space="preserve">ser can return and click “Test Completed” button multiple times. </w:t>
      </w:r>
    </w:p>
    <w:p w14:paraId="2110471C" w14:textId="77777777" w:rsidR="00BC33AD" w:rsidRDefault="00BC33AD" w:rsidP="00BC33AD">
      <w:pPr>
        <w:pStyle w:val="ListParagraph"/>
        <w:numPr>
          <w:ilvl w:val="0"/>
          <w:numId w:val="15"/>
        </w:numPr>
        <w:rPr>
          <w:rFonts w:ascii="Arial" w:hAnsi="Arial"/>
          <w:sz w:val="20"/>
          <w:szCs w:val="20"/>
        </w:rPr>
      </w:pPr>
      <w:r w:rsidRPr="000C6B2C">
        <w:rPr>
          <w:rFonts w:ascii="Arial" w:hAnsi="Arial"/>
          <w:sz w:val="20"/>
          <w:szCs w:val="20"/>
        </w:rPr>
        <w:t xml:space="preserve">Expand/collapse sub-questions. </w:t>
      </w:r>
      <w:r>
        <w:rPr>
          <w:rFonts w:ascii="Arial" w:hAnsi="Arial"/>
          <w:sz w:val="20"/>
          <w:szCs w:val="20"/>
        </w:rPr>
        <w:t xml:space="preserve">For business rules please refer to </w:t>
      </w:r>
      <w:hyperlink r:id="rId24" w:history="1">
        <w:r w:rsidRPr="00DE6C0A">
          <w:rPr>
            <w:rStyle w:val="Hyperlink"/>
            <w:rFonts w:ascii="Arial" w:hAnsi="Arial"/>
            <w:sz w:val="20"/>
            <w:szCs w:val="20"/>
          </w:rPr>
          <w:t>https://ncisvn.nci.nih.gov/svn/iscs/greensheets/Requirements/Use-cases/View%20and%20Manage%20a%20greensheet%20use-case_NEW.doc</w:t>
        </w:r>
      </w:hyperlink>
      <w:r>
        <w:rPr>
          <w:rFonts w:ascii="Arial" w:hAnsi="Arial"/>
          <w:sz w:val="20"/>
          <w:szCs w:val="20"/>
        </w:rPr>
        <w:t xml:space="preserve"> </w:t>
      </w:r>
    </w:p>
    <w:p w14:paraId="0E2D072F" w14:textId="0884B2F9" w:rsidR="006C5BAF" w:rsidRPr="00FA0566" w:rsidRDefault="00BC33AD" w:rsidP="00BC33AD">
      <w:pPr>
        <w:pStyle w:val="ListParagraph"/>
        <w:ind w:left="360"/>
        <w:rPr>
          <w:rFonts w:ascii="Arial" w:hAnsi="Arial"/>
          <w:sz w:val="20"/>
          <w:szCs w:val="20"/>
          <w:highlight w:val="yellow"/>
        </w:rPr>
      </w:pPr>
      <w:r>
        <w:rPr>
          <w:rFonts w:ascii="Arial" w:hAnsi="Arial"/>
          <w:sz w:val="20"/>
          <w:szCs w:val="20"/>
        </w:rPr>
        <w:t xml:space="preserve">Sec. </w:t>
      </w:r>
      <w:r w:rsidRPr="004A5C0B">
        <w:t>BUSINESS RULES and Corresponding Errors</w:t>
      </w:r>
      <w:r>
        <w:t xml:space="preserve"> =&gt; Display rules =&gt; Expand/Collapse questions</w:t>
      </w:r>
      <w:r w:rsidR="00324C5B" w:rsidRPr="00FA0566">
        <w:rPr>
          <w:rFonts w:ascii="Arial" w:hAnsi="Arial"/>
          <w:sz w:val="20"/>
          <w:szCs w:val="20"/>
          <w:highlight w:val="yellow"/>
        </w:rPr>
        <w:t xml:space="preserve"> </w:t>
      </w:r>
    </w:p>
    <w:p w14:paraId="4874E170" w14:textId="080617F9" w:rsidR="008B64E5" w:rsidRPr="00A039A1" w:rsidRDefault="00A039A1" w:rsidP="00DD68C4">
      <w:pPr>
        <w:pStyle w:val="ListParagraph"/>
        <w:numPr>
          <w:ilvl w:val="0"/>
          <w:numId w:val="15"/>
        </w:numPr>
        <w:rPr>
          <w:rFonts w:ascii="Arial" w:hAnsi="Arial"/>
          <w:sz w:val="20"/>
          <w:szCs w:val="20"/>
        </w:rPr>
      </w:pPr>
      <w:r w:rsidRPr="00A039A1">
        <w:rPr>
          <w:rFonts w:ascii="Arial" w:hAnsi="Arial"/>
          <w:sz w:val="20"/>
          <w:szCs w:val="20"/>
        </w:rPr>
        <w:t xml:space="preserve">Ability to </w:t>
      </w:r>
      <w:r w:rsidR="006C5BAF" w:rsidRPr="00A039A1">
        <w:rPr>
          <w:rFonts w:ascii="Arial" w:hAnsi="Arial"/>
          <w:sz w:val="20"/>
          <w:szCs w:val="20"/>
        </w:rPr>
        <w:t xml:space="preserve">Reset </w:t>
      </w:r>
      <w:proofErr w:type="spellStart"/>
      <w:r w:rsidR="006C5BAF" w:rsidRPr="00A039A1">
        <w:rPr>
          <w:rFonts w:ascii="Arial" w:hAnsi="Arial"/>
          <w:sz w:val="20"/>
          <w:szCs w:val="20"/>
        </w:rPr>
        <w:t>Grensheet</w:t>
      </w:r>
      <w:proofErr w:type="spellEnd"/>
      <w:r w:rsidR="008B64E5" w:rsidRPr="00A039A1">
        <w:rPr>
          <w:rFonts w:ascii="Arial" w:hAnsi="Arial"/>
          <w:sz w:val="20"/>
          <w:szCs w:val="20"/>
        </w:rPr>
        <w:t xml:space="preserve"> </w:t>
      </w:r>
    </w:p>
    <w:p w14:paraId="6759D525" w14:textId="3CC3EB87" w:rsidR="008B64E5" w:rsidRPr="00A039A1" w:rsidRDefault="008B64E5" w:rsidP="00DD68C4">
      <w:pPr>
        <w:pStyle w:val="ListParagraph"/>
        <w:numPr>
          <w:ilvl w:val="0"/>
          <w:numId w:val="15"/>
        </w:numPr>
        <w:rPr>
          <w:rFonts w:ascii="Arial" w:hAnsi="Arial"/>
          <w:sz w:val="20"/>
          <w:szCs w:val="20"/>
        </w:rPr>
      </w:pPr>
      <w:r w:rsidRPr="00A039A1">
        <w:rPr>
          <w:rFonts w:ascii="Arial" w:hAnsi="Arial"/>
          <w:sz w:val="20"/>
          <w:szCs w:val="20"/>
        </w:rPr>
        <w:t>User will be able to click URL</w:t>
      </w:r>
      <w:r w:rsidR="006C5BAF" w:rsidRPr="00A039A1">
        <w:rPr>
          <w:rFonts w:ascii="Arial" w:hAnsi="Arial"/>
          <w:sz w:val="20"/>
          <w:szCs w:val="20"/>
        </w:rPr>
        <w:t xml:space="preserve"> in the question;</w:t>
      </w:r>
      <w:r w:rsidRPr="00A039A1">
        <w:rPr>
          <w:rFonts w:ascii="Arial" w:hAnsi="Arial"/>
          <w:sz w:val="20"/>
          <w:szCs w:val="20"/>
        </w:rPr>
        <w:t xml:space="preserve"> it should open in the separate browser window </w:t>
      </w:r>
    </w:p>
    <w:p w14:paraId="0457207D" w14:textId="3F84FBFE" w:rsidR="008B64E5" w:rsidRPr="00A039A1" w:rsidRDefault="00A039A1" w:rsidP="00DD68C4">
      <w:pPr>
        <w:pStyle w:val="ListParagraph"/>
        <w:numPr>
          <w:ilvl w:val="0"/>
          <w:numId w:val="15"/>
        </w:numPr>
        <w:rPr>
          <w:rFonts w:ascii="Arial" w:hAnsi="Arial"/>
          <w:sz w:val="20"/>
          <w:szCs w:val="20"/>
        </w:rPr>
      </w:pPr>
      <w:r w:rsidRPr="00A039A1">
        <w:rPr>
          <w:rFonts w:ascii="Arial" w:hAnsi="Arial"/>
          <w:sz w:val="20"/>
          <w:szCs w:val="20"/>
        </w:rPr>
        <w:t xml:space="preserve">Ability to </w:t>
      </w:r>
      <w:r w:rsidR="008B64E5" w:rsidRPr="00A039A1">
        <w:rPr>
          <w:rFonts w:ascii="Arial" w:hAnsi="Arial"/>
          <w:sz w:val="20"/>
          <w:szCs w:val="20"/>
        </w:rPr>
        <w:t>“Close” or (if applicable</w:t>
      </w:r>
      <w:r w:rsidR="00DA6C59" w:rsidRPr="00A039A1">
        <w:rPr>
          <w:rFonts w:ascii="Arial" w:hAnsi="Arial"/>
          <w:sz w:val="20"/>
          <w:szCs w:val="20"/>
        </w:rPr>
        <w:t>, to a user with Draft Viewer and/or Draft Admin role</w:t>
      </w:r>
      <w:r w:rsidR="008B64E5" w:rsidRPr="00A039A1">
        <w:rPr>
          <w:rFonts w:ascii="Arial" w:hAnsi="Arial"/>
          <w:sz w:val="20"/>
          <w:szCs w:val="20"/>
        </w:rPr>
        <w:t xml:space="preserve">) </w:t>
      </w:r>
      <w:r w:rsidRPr="00A039A1">
        <w:rPr>
          <w:rFonts w:ascii="Arial" w:hAnsi="Arial"/>
          <w:sz w:val="20"/>
          <w:szCs w:val="20"/>
        </w:rPr>
        <w:t xml:space="preserve">to </w:t>
      </w:r>
      <w:r w:rsidR="006C5BAF" w:rsidRPr="00A039A1">
        <w:rPr>
          <w:rFonts w:ascii="Arial" w:hAnsi="Arial"/>
          <w:sz w:val="20"/>
          <w:szCs w:val="20"/>
        </w:rPr>
        <w:t>return to Review and Test Module screen</w:t>
      </w:r>
      <w:r w:rsidR="00DA6C59" w:rsidRPr="00A039A1">
        <w:rPr>
          <w:rFonts w:ascii="Arial" w:hAnsi="Arial"/>
          <w:sz w:val="20"/>
          <w:szCs w:val="20"/>
        </w:rPr>
        <w:t xml:space="preserve">. </w:t>
      </w:r>
    </w:p>
    <w:p w14:paraId="4308FD0B" w14:textId="7A670CAB" w:rsidR="00DE6D4E" w:rsidRDefault="00DE6D4E" w:rsidP="00600EFC">
      <w:pPr>
        <w:pStyle w:val="Heading1"/>
        <w:rPr>
          <w:noProof/>
        </w:rPr>
      </w:pPr>
      <w:bookmarkStart w:id="14" w:name="_Toc484078194"/>
      <w:r>
        <w:rPr>
          <w:noProof/>
        </w:rPr>
        <w:t>Review &amp; Test Draft Module functionality</w:t>
      </w:r>
      <w:bookmarkEnd w:id="14"/>
    </w:p>
    <w:p w14:paraId="6B789B26" w14:textId="66FBFAFA" w:rsidR="002409CD" w:rsidRPr="00B013F2" w:rsidRDefault="002409CD" w:rsidP="00600EFC">
      <w:r w:rsidRPr="00B013F2">
        <w:t xml:space="preserve">Actor with </w:t>
      </w:r>
      <w:r w:rsidR="00663C94" w:rsidRPr="00B013F2">
        <w:t>Draft Viewer</w:t>
      </w:r>
      <w:r w:rsidRPr="00B013F2">
        <w:t xml:space="preserve"> and/or Draft Administrator role </w:t>
      </w:r>
      <w:r w:rsidR="00663C94" w:rsidRPr="00B013F2">
        <w:t>navigates to DRAFT area by clicking Admin navigation tab</w:t>
      </w:r>
      <w:r w:rsidRPr="00B013F2">
        <w:t>.</w:t>
      </w:r>
    </w:p>
    <w:p w14:paraId="4F0758E9" w14:textId="2B08897F" w:rsidR="002409CD" w:rsidRPr="00B013F2" w:rsidRDefault="002409CD" w:rsidP="00DD68C4">
      <w:pPr>
        <w:pStyle w:val="ListParagraph"/>
        <w:numPr>
          <w:ilvl w:val="0"/>
          <w:numId w:val="20"/>
        </w:numPr>
        <w:rPr>
          <w:rFonts w:ascii="Arial" w:hAnsi="Arial"/>
          <w:sz w:val="20"/>
          <w:szCs w:val="20"/>
        </w:rPr>
      </w:pPr>
      <w:r w:rsidRPr="00B013F2">
        <w:rPr>
          <w:rFonts w:ascii="Arial" w:hAnsi="Arial"/>
          <w:sz w:val="20"/>
          <w:szCs w:val="20"/>
        </w:rPr>
        <w:t xml:space="preserve">The system displays </w:t>
      </w:r>
      <w:r w:rsidR="00663C94" w:rsidRPr="00B013F2">
        <w:rPr>
          <w:rFonts w:ascii="Arial" w:hAnsi="Arial"/>
          <w:sz w:val="20"/>
          <w:szCs w:val="20"/>
        </w:rPr>
        <w:t>“</w:t>
      </w:r>
      <w:r w:rsidRPr="00B013F2">
        <w:rPr>
          <w:rFonts w:ascii="Arial" w:hAnsi="Arial"/>
          <w:sz w:val="20"/>
          <w:szCs w:val="20"/>
        </w:rPr>
        <w:t xml:space="preserve">Review </w:t>
      </w:r>
      <w:r w:rsidR="00663C94" w:rsidRPr="00B013F2">
        <w:rPr>
          <w:rFonts w:ascii="Arial" w:hAnsi="Arial"/>
          <w:sz w:val="20"/>
          <w:szCs w:val="20"/>
        </w:rPr>
        <w:t>&amp; Test Draft Module”</w:t>
      </w:r>
      <w:r w:rsidRPr="00B013F2">
        <w:rPr>
          <w:rFonts w:ascii="Arial" w:hAnsi="Arial"/>
          <w:sz w:val="20"/>
          <w:szCs w:val="20"/>
        </w:rPr>
        <w:t xml:space="preserve"> screen</w:t>
      </w:r>
    </w:p>
    <w:p w14:paraId="11AEC64A" w14:textId="33A446B3" w:rsidR="002409CD" w:rsidRPr="00B013F2" w:rsidRDefault="002409CD" w:rsidP="00DD68C4">
      <w:pPr>
        <w:pStyle w:val="ListParagraph"/>
        <w:numPr>
          <w:ilvl w:val="0"/>
          <w:numId w:val="20"/>
        </w:numPr>
        <w:rPr>
          <w:rFonts w:ascii="Arial" w:hAnsi="Arial"/>
          <w:sz w:val="20"/>
          <w:szCs w:val="20"/>
        </w:rPr>
      </w:pPr>
      <w:r w:rsidRPr="00B013F2">
        <w:rPr>
          <w:rFonts w:ascii="Arial" w:hAnsi="Arial"/>
          <w:sz w:val="20"/>
          <w:szCs w:val="20"/>
        </w:rPr>
        <w:t xml:space="preserve"> The system checks if there are module(s) that have been </w:t>
      </w:r>
      <w:r w:rsidR="00663C94" w:rsidRPr="00B013F2">
        <w:rPr>
          <w:rFonts w:ascii="Arial" w:hAnsi="Arial"/>
          <w:sz w:val="20"/>
          <w:szCs w:val="20"/>
        </w:rPr>
        <w:t>imported from the</w:t>
      </w:r>
      <w:r w:rsidRPr="00B013F2">
        <w:rPr>
          <w:rFonts w:ascii="Arial" w:hAnsi="Arial"/>
          <w:sz w:val="20"/>
          <w:szCs w:val="20"/>
        </w:rPr>
        <w:t xml:space="preserve"> Form Builder, but not yet processed (promoted or rejected) in </w:t>
      </w:r>
      <w:proofErr w:type="spellStart"/>
      <w:r w:rsidRPr="00B013F2">
        <w:rPr>
          <w:rFonts w:ascii="Arial" w:hAnsi="Arial"/>
          <w:sz w:val="20"/>
          <w:szCs w:val="20"/>
        </w:rPr>
        <w:t>Greensheets</w:t>
      </w:r>
      <w:proofErr w:type="spellEnd"/>
      <w:r w:rsidRPr="00B013F2">
        <w:rPr>
          <w:rFonts w:ascii="Arial" w:hAnsi="Arial"/>
          <w:sz w:val="20"/>
          <w:szCs w:val="20"/>
        </w:rPr>
        <w:t xml:space="preserve"> (draft modules):</w:t>
      </w:r>
    </w:p>
    <w:p w14:paraId="14131C1F" w14:textId="77777777" w:rsidR="00663C94" w:rsidRPr="00B013F2" w:rsidRDefault="002409CD" w:rsidP="00DD68C4">
      <w:pPr>
        <w:pStyle w:val="ListParagraph"/>
        <w:numPr>
          <w:ilvl w:val="0"/>
          <w:numId w:val="21"/>
        </w:numPr>
        <w:rPr>
          <w:rFonts w:ascii="Arial" w:hAnsi="Arial"/>
          <w:sz w:val="20"/>
          <w:szCs w:val="20"/>
        </w:rPr>
      </w:pPr>
      <w:r w:rsidRPr="00B013F2">
        <w:rPr>
          <w:rFonts w:ascii="Arial" w:hAnsi="Arial"/>
          <w:sz w:val="20"/>
          <w:szCs w:val="20"/>
        </w:rPr>
        <w:t xml:space="preserve">If there are NO draft module(s) that have been </w:t>
      </w:r>
      <w:r w:rsidR="00663C94" w:rsidRPr="00B013F2">
        <w:rPr>
          <w:rFonts w:ascii="Arial" w:hAnsi="Arial"/>
          <w:sz w:val="20"/>
          <w:szCs w:val="20"/>
        </w:rPr>
        <w:t>imported from the</w:t>
      </w:r>
      <w:r w:rsidRPr="00B013F2">
        <w:rPr>
          <w:rFonts w:ascii="Arial" w:hAnsi="Arial"/>
          <w:sz w:val="20"/>
          <w:szCs w:val="20"/>
        </w:rPr>
        <w:t xml:space="preserve"> Form Builder, but not yet processed (promoted or rejected) in </w:t>
      </w:r>
      <w:proofErr w:type="spellStart"/>
      <w:r w:rsidRPr="00B013F2">
        <w:rPr>
          <w:rFonts w:ascii="Arial" w:hAnsi="Arial"/>
          <w:sz w:val="20"/>
          <w:szCs w:val="20"/>
        </w:rPr>
        <w:t>Greensheets</w:t>
      </w:r>
      <w:proofErr w:type="spellEnd"/>
      <w:r w:rsidRPr="00B013F2">
        <w:rPr>
          <w:rFonts w:ascii="Arial" w:hAnsi="Arial"/>
          <w:sz w:val="20"/>
          <w:szCs w:val="20"/>
        </w:rPr>
        <w:t xml:space="preserve">, then </w:t>
      </w:r>
      <w:r w:rsidR="00663C94" w:rsidRPr="00B013F2">
        <w:rPr>
          <w:rFonts w:ascii="Arial" w:hAnsi="Arial"/>
          <w:sz w:val="20"/>
          <w:szCs w:val="20"/>
        </w:rPr>
        <w:t>the system displays the message “Currently there are no imported draft modules for review”</w:t>
      </w:r>
    </w:p>
    <w:p w14:paraId="3C2A9D9D" w14:textId="77777777" w:rsidR="00663C94" w:rsidRPr="003820D7" w:rsidRDefault="00663C94" w:rsidP="00600EFC">
      <w:r>
        <w:rPr>
          <w:noProof/>
        </w:rPr>
        <w:drawing>
          <wp:inline distT="0" distB="0" distL="0" distR="0" wp14:anchorId="49ED6D65" wp14:editId="348AA1F8">
            <wp:extent cx="3239328" cy="152223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362" r="64873" b="64124"/>
                    <a:stretch/>
                  </pic:blipFill>
                  <pic:spPr bwMode="auto">
                    <a:xfrm>
                      <a:off x="0" y="0"/>
                      <a:ext cx="3247811" cy="1526224"/>
                    </a:xfrm>
                    <a:prstGeom prst="rect">
                      <a:avLst/>
                    </a:prstGeom>
                    <a:ln>
                      <a:noFill/>
                    </a:ln>
                    <a:extLst>
                      <a:ext uri="{53640926-AAD7-44D8-BBD7-CCE9431645EC}">
                        <a14:shadowObscured xmlns:a14="http://schemas.microsoft.com/office/drawing/2010/main"/>
                      </a:ext>
                    </a:extLst>
                  </pic:spPr>
                </pic:pic>
              </a:graphicData>
            </a:graphic>
          </wp:inline>
        </w:drawing>
      </w:r>
    </w:p>
    <w:p w14:paraId="111F59AD" w14:textId="341D91B4" w:rsidR="00663C94" w:rsidRPr="00B013F2" w:rsidRDefault="002409CD" w:rsidP="00DD68C4">
      <w:pPr>
        <w:pStyle w:val="ListParagraph"/>
        <w:numPr>
          <w:ilvl w:val="0"/>
          <w:numId w:val="21"/>
        </w:numPr>
        <w:rPr>
          <w:rFonts w:ascii="Arial" w:hAnsi="Arial"/>
          <w:sz w:val="20"/>
          <w:szCs w:val="20"/>
        </w:rPr>
      </w:pPr>
      <w:r w:rsidRPr="00B013F2">
        <w:rPr>
          <w:rFonts w:ascii="Arial" w:hAnsi="Arial"/>
          <w:sz w:val="20"/>
          <w:szCs w:val="20"/>
        </w:rPr>
        <w:t xml:space="preserve">If there ARE draft module(s) that have been </w:t>
      </w:r>
      <w:r w:rsidR="00663C94" w:rsidRPr="00B013F2">
        <w:rPr>
          <w:rFonts w:ascii="Arial" w:hAnsi="Arial"/>
          <w:sz w:val="20"/>
          <w:szCs w:val="20"/>
        </w:rPr>
        <w:t>imported from the</w:t>
      </w:r>
      <w:r w:rsidRPr="00B013F2">
        <w:rPr>
          <w:rFonts w:ascii="Arial" w:hAnsi="Arial"/>
          <w:sz w:val="20"/>
          <w:szCs w:val="20"/>
        </w:rPr>
        <w:t xml:space="preserve"> Form Builder, but not yet processed (promoted or rejected) in </w:t>
      </w:r>
      <w:proofErr w:type="spellStart"/>
      <w:r w:rsidRPr="00B013F2">
        <w:rPr>
          <w:rFonts w:ascii="Arial" w:hAnsi="Arial"/>
          <w:sz w:val="20"/>
          <w:szCs w:val="20"/>
        </w:rPr>
        <w:t>Greensheets</w:t>
      </w:r>
      <w:proofErr w:type="spellEnd"/>
      <w:r w:rsidRPr="00B013F2">
        <w:rPr>
          <w:rFonts w:ascii="Arial" w:hAnsi="Arial"/>
          <w:sz w:val="20"/>
          <w:szCs w:val="20"/>
        </w:rPr>
        <w:t xml:space="preserve">, then </w:t>
      </w:r>
      <w:r w:rsidR="00663C94" w:rsidRPr="00B013F2">
        <w:rPr>
          <w:rFonts w:ascii="Arial" w:hAnsi="Arial"/>
          <w:sz w:val="20"/>
          <w:szCs w:val="20"/>
        </w:rPr>
        <w:t>the screen provides access to the imported module(s)</w:t>
      </w:r>
      <w:r w:rsidR="000E6AA7" w:rsidRPr="00B013F2">
        <w:rPr>
          <w:rFonts w:ascii="Arial" w:hAnsi="Arial"/>
          <w:sz w:val="20"/>
          <w:szCs w:val="20"/>
        </w:rPr>
        <w:t>. The system provides with ability to switch to other not yet processed module (if any).</w:t>
      </w:r>
    </w:p>
    <w:p w14:paraId="7ABFFBFD" w14:textId="77777777" w:rsidR="00663C94" w:rsidRDefault="00663C94" w:rsidP="00600EFC">
      <w:r>
        <w:rPr>
          <w:noProof/>
        </w:rPr>
        <w:lastRenderedPageBreak/>
        <w:drawing>
          <wp:inline distT="0" distB="0" distL="0" distR="0" wp14:anchorId="6D124262" wp14:editId="7089A023">
            <wp:extent cx="5943600" cy="13425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9614"/>
                    <a:stretch/>
                  </pic:blipFill>
                  <pic:spPr bwMode="auto">
                    <a:xfrm>
                      <a:off x="0" y="0"/>
                      <a:ext cx="5943600" cy="1342529"/>
                    </a:xfrm>
                    <a:prstGeom prst="rect">
                      <a:avLst/>
                    </a:prstGeom>
                    <a:ln>
                      <a:noFill/>
                    </a:ln>
                    <a:extLst>
                      <a:ext uri="{53640926-AAD7-44D8-BBD7-CCE9431645EC}">
                        <a14:shadowObscured xmlns:a14="http://schemas.microsoft.com/office/drawing/2010/main"/>
                      </a:ext>
                    </a:extLst>
                  </pic:spPr>
                </pic:pic>
              </a:graphicData>
            </a:graphic>
          </wp:inline>
        </w:drawing>
      </w:r>
    </w:p>
    <w:p w14:paraId="36F1B393" w14:textId="4A0FA5FD" w:rsidR="00F4592E" w:rsidRPr="00B013F2" w:rsidRDefault="00F4592E" w:rsidP="00DD68C4">
      <w:pPr>
        <w:pStyle w:val="ListParagraph"/>
        <w:numPr>
          <w:ilvl w:val="1"/>
          <w:numId w:val="20"/>
        </w:numPr>
        <w:rPr>
          <w:rFonts w:ascii="Arial" w:hAnsi="Arial"/>
          <w:sz w:val="20"/>
          <w:szCs w:val="20"/>
        </w:rPr>
      </w:pPr>
      <w:r w:rsidRPr="00B013F2">
        <w:rPr>
          <w:rFonts w:ascii="Arial" w:hAnsi="Arial"/>
          <w:sz w:val="20"/>
          <w:szCs w:val="20"/>
        </w:rPr>
        <w:t xml:space="preserve">If this is a Revision module, then refer to sec. </w:t>
      </w:r>
      <w:r w:rsidRPr="00B013F2">
        <w:rPr>
          <w:rFonts w:ascii="Arial" w:hAnsi="Arial"/>
          <w:noProof/>
          <w:sz w:val="20"/>
          <w:szCs w:val="20"/>
        </w:rPr>
        <w:t xml:space="preserve">Review </w:t>
      </w:r>
      <w:r w:rsidR="00852154" w:rsidRPr="00B013F2">
        <w:rPr>
          <w:rFonts w:ascii="Arial" w:hAnsi="Arial"/>
          <w:noProof/>
          <w:sz w:val="20"/>
          <w:szCs w:val="20"/>
        </w:rPr>
        <w:t>&amp; Test Draft</w:t>
      </w:r>
      <w:r w:rsidRPr="00B013F2">
        <w:rPr>
          <w:rFonts w:ascii="Arial" w:hAnsi="Arial"/>
          <w:noProof/>
          <w:sz w:val="20"/>
          <w:szCs w:val="20"/>
        </w:rPr>
        <w:t xml:space="preserve"> Module screen</w:t>
      </w:r>
      <w:r w:rsidR="00DE6D4E" w:rsidRPr="00B013F2">
        <w:rPr>
          <w:rFonts w:ascii="Arial" w:hAnsi="Arial"/>
          <w:noProof/>
          <w:sz w:val="20"/>
          <w:szCs w:val="20"/>
        </w:rPr>
        <w:t>s</w:t>
      </w:r>
      <w:r w:rsidRPr="00B013F2">
        <w:rPr>
          <w:rFonts w:ascii="Arial" w:hAnsi="Arial"/>
          <w:noProof/>
          <w:sz w:val="20"/>
          <w:szCs w:val="20"/>
        </w:rPr>
        <w:t xml:space="preserve"> mockups =&gt; </w:t>
      </w:r>
      <w:r w:rsidRPr="00B013F2">
        <w:rPr>
          <w:rFonts w:ascii="Arial" w:hAnsi="Arial"/>
          <w:sz w:val="20"/>
          <w:szCs w:val="20"/>
        </w:rPr>
        <w:t>Revision module mockup</w:t>
      </w:r>
    </w:p>
    <w:p w14:paraId="3F22AA08" w14:textId="26A3295C" w:rsidR="00F4592E" w:rsidRPr="00B013F2" w:rsidRDefault="00F4592E" w:rsidP="00DD68C4">
      <w:pPr>
        <w:pStyle w:val="ListParagraph"/>
        <w:numPr>
          <w:ilvl w:val="1"/>
          <w:numId w:val="20"/>
        </w:numPr>
        <w:rPr>
          <w:rFonts w:ascii="Arial" w:hAnsi="Arial"/>
          <w:sz w:val="20"/>
          <w:szCs w:val="20"/>
        </w:rPr>
      </w:pPr>
      <w:r w:rsidRPr="00B013F2">
        <w:rPr>
          <w:rFonts w:ascii="Arial" w:hAnsi="Arial"/>
          <w:sz w:val="20"/>
          <w:szCs w:val="20"/>
        </w:rPr>
        <w:t xml:space="preserve">If this is any module, except Revision, then refer to sec. </w:t>
      </w:r>
      <w:r w:rsidRPr="00B013F2">
        <w:rPr>
          <w:rFonts w:ascii="Arial" w:hAnsi="Arial"/>
          <w:noProof/>
          <w:sz w:val="20"/>
          <w:szCs w:val="20"/>
        </w:rPr>
        <w:t xml:space="preserve">Review </w:t>
      </w:r>
      <w:r w:rsidR="00852154" w:rsidRPr="00B013F2">
        <w:rPr>
          <w:rFonts w:ascii="Arial" w:hAnsi="Arial"/>
          <w:noProof/>
          <w:sz w:val="20"/>
          <w:szCs w:val="20"/>
        </w:rPr>
        <w:t>&amp; Test Draft</w:t>
      </w:r>
      <w:r w:rsidRPr="00B013F2">
        <w:rPr>
          <w:rFonts w:ascii="Arial" w:hAnsi="Arial"/>
          <w:noProof/>
          <w:sz w:val="20"/>
          <w:szCs w:val="20"/>
        </w:rPr>
        <w:t xml:space="preserve"> Module screens mockups =&gt; “</w:t>
      </w:r>
      <w:r w:rsidRPr="00B013F2">
        <w:rPr>
          <w:rFonts w:ascii="Arial" w:hAnsi="Arial"/>
          <w:sz w:val="20"/>
          <w:szCs w:val="20"/>
        </w:rPr>
        <w:t>General mockup for all modules, except Revision” and “Existing Type/Mechanism combinations with no changes” section mockup”</w:t>
      </w:r>
    </w:p>
    <w:p w14:paraId="2707F83F" w14:textId="203E9949" w:rsidR="00F4592E" w:rsidRPr="00B013F2" w:rsidRDefault="00DE6D4E" w:rsidP="00DD68C4">
      <w:pPr>
        <w:pStyle w:val="ListParagraph"/>
        <w:numPr>
          <w:ilvl w:val="0"/>
          <w:numId w:val="20"/>
        </w:numPr>
        <w:rPr>
          <w:rFonts w:ascii="Arial" w:hAnsi="Arial"/>
          <w:sz w:val="20"/>
          <w:szCs w:val="20"/>
        </w:rPr>
      </w:pPr>
      <w:r w:rsidRPr="00B013F2">
        <w:rPr>
          <w:rFonts w:ascii="Arial" w:hAnsi="Arial"/>
          <w:noProof/>
          <w:sz w:val="20"/>
          <w:szCs w:val="20"/>
        </w:rPr>
        <w:t>Review &amp; Test Draft Module screen</w:t>
      </w:r>
      <w:r w:rsidR="00A157E7" w:rsidRPr="00B013F2">
        <w:rPr>
          <w:rFonts w:ascii="Arial" w:hAnsi="Arial"/>
          <w:sz w:val="20"/>
          <w:szCs w:val="20"/>
        </w:rPr>
        <w:t xml:space="preserve"> </w:t>
      </w:r>
      <w:r w:rsidR="00F4592E" w:rsidRPr="00B013F2">
        <w:rPr>
          <w:rFonts w:ascii="Arial" w:hAnsi="Arial"/>
          <w:sz w:val="20"/>
          <w:szCs w:val="20"/>
        </w:rPr>
        <w:t>provide</w:t>
      </w:r>
      <w:r w:rsidR="00A157E7" w:rsidRPr="00B013F2">
        <w:rPr>
          <w:rFonts w:ascii="Arial" w:hAnsi="Arial"/>
          <w:sz w:val="20"/>
          <w:szCs w:val="20"/>
        </w:rPr>
        <w:t>s</w:t>
      </w:r>
      <w:r w:rsidR="00F4592E" w:rsidRPr="00B013F2">
        <w:rPr>
          <w:rFonts w:ascii="Arial" w:hAnsi="Arial"/>
          <w:sz w:val="20"/>
          <w:szCs w:val="20"/>
        </w:rPr>
        <w:t xml:space="preserve"> ability to: </w:t>
      </w:r>
    </w:p>
    <w:p w14:paraId="6C90B734" w14:textId="1F52BF3D" w:rsidR="00F4592E" w:rsidRPr="00B013F2" w:rsidRDefault="00A20F2A" w:rsidP="00DD68C4">
      <w:pPr>
        <w:pStyle w:val="ListParagraph"/>
        <w:numPr>
          <w:ilvl w:val="1"/>
          <w:numId w:val="20"/>
        </w:numPr>
        <w:rPr>
          <w:rFonts w:ascii="Arial" w:hAnsi="Arial"/>
          <w:sz w:val="20"/>
          <w:szCs w:val="20"/>
        </w:rPr>
      </w:pPr>
      <w:r w:rsidRPr="00B013F2">
        <w:rPr>
          <w:rFonts w:ascii="Arial" w:hAnsi="Arial"/>
          <w:sz w:val="20"/>
          <w:szCs w:val="20"/>
        </w:rPr>
        <w:t>S</w:t>
      </w:r>
      <w:r w:rsidR="00F4592E" w:rsidRPr="00B013F2">
        <w:rPr>
          <w:rFonts w:ascii="Arial" w:hAnsi="Arial"/>
          <w:sz w:val="20"/>
          <w:szCs w:val="20"/>
        </w:rPr>
        <w:t>elect form</w:t>
      </w:r>
      <w:r w:rsidRPr="00B013F2">
        <w:rPr>
          <w:rFonts w:ascii="Arial" w:hAnsi="Arial"/>
          <w:sz w:val="20"/>
          <w:szCs w:val="20"/>
        </w:rPr>
        <w:t>(</w:t>
      </w:r>
      <w:r w:rsidR="00F4592E" w:rsidRPr="00B013F2">
        <w:rPr>
          <w:rFonts w:ascii="Arial" w:hAnsi="Arial"/>
          <w:sz w:val="20"/>
          <w:szCs w:val="20"/>
        </w:rPr>
        <w:t>s</w:t>
      </w:r>
      <w:r w:rsidRPr="00B013F2">
        <w:rPr>
          <w:rFonts w:ascii="Arial" w:hAnsi="Arial"/>
          <w:sz w:val="20"/>
          <w:szCs w:val="20"/>
        </w:rPr>
        <w:t>)</w:t>
      </w:r>
      <w:r w:rsidR="00F4592E" w:rsidRPr="00B013F2">
        <w:rPr>
          <w:rFonts w:ascii="Arial" w:hAnsi="Arial"/>
          <w:sz w:val="20"/>
          <w:szCs w:val="20"/>
        </w:rPr>
        <w:t xml:space="preserve"> and send email to tester(s), requesting to test selected forms. For details see this document, sec. </w:t>
      </w:r>
      <w:r w:rsidR="003E2B2C" w:rsidRPr="00B013F2">
        <w:rPr>
          <w:rFonts w:ascii="Arial" w:hAnsi="Arial"/>
          <w:sz w:val="20"/>
          <w:szCs w:val="20"/>
        </w:rPr>
        <w:t xml:space="preserve">Overall business flow description =&gt; For user with </w:t>
      </w:r>
      <w:r w:rsidR="00A94854">
        <w:rPr>
          <w:rFonts w:ascii="Arial" w:hAnsi="Arial"/>
          <w:sz w:val="20"/>
          <w:szCs w:val="20"/>
        </w:rPr>
        <w:t>Draft Viewer</w:t>
      </w:r>
      <w:r w:rsidR="003E2B2C" w:rsidRPr="00B013F2">
        <w:rPr>
          <w:rFonts w:ascii="Arial" w:hAnsi="Arial"/>
          <w:sz w:val="20"/>
          <w:szCs w:val="20"/>
        </w:rPr>
        <w:t xml:space="preserve"> or Draft Administrator role =&gt; Email to testers</w:t>
      </w:r>
      <w:r w:rsidR="00A94854">
        <w:rPr>
          <w:rFonts w:ascii="Arial" w:hAnsi="Arial"/>
          <w:sz w:val="20"/>
          <w:szCs w:val="20"/>
        </w:rPr>
        <w:t xml:space="preserve">. </w:t>
      </w:r>
      <w:r w:rsidR="00A94854" w:rsidRPr="00B013F2">
        <w:rPr>
          <w:rFonts w:ascii="Arial" w:hAnsi="Arial"/>
          <w:sz w:val="20"/>
          <w:szCs w:val="20"/>
        </w:rPr>
        <w:t xml:space="preserve">The system should capture the date when </w:t>
      </w:r>
      <w:r w:rsidR="00A94854">
        <w:rPr>
          <w:rFonts w:ascii="Arial" w:hAnsi="Arial"/>
          <w:sz w:val="20"/>
          <w:szCs w:val="20"/>
        </w:rPr>
        <w:t>user clicked “Send Email to Testers” button for selected form</w:t>
      </w:r>
      <w:r w:rsidR="009C16BA">
        <w:rPr>
          <w:rFonts w:ascii="Arial" w:hAnsi="Arial"/>
          <w:sz w:val="20"/>
          <w:szCs w:val="20"/>
        </w:rPr>
        <w:t>(</w:t>
      </w:r>
      <w:r w:rsidR="00A94854">
        <w:rPr>
          <w:rFonts w:ascii="Arial" w:hAnsi="Arial"/>
          <w:sz w:val="20"/>
          <w:szCs w:val="20"/>
        </w:rPr>
        <w:t>s</w:t>
      </w:r>
      <w:r w:rsidR="009C16BA">
        <w:rPr>
          <w:rFonts w:ascii="Arial" w:hAnsi="Arial"/>
          <w:sz w:val="20"/>
          <w:szCs w:val="20"/>
        </w:rPr>
        <w:t>)</w:t>
      </w:r>
      <w:r w:rsidR="00A94854" w:rsidRPr="00B013F2">
        <w:rPr>
          <w:rFonts w:ascii="Arial" w:hAnsi="Arial"/>
          <w:sz w:val="20"/>
          <w:szCs w:val="20"/>
        </w:rPr>
        <w:t>.</w:t>
      </w:r>
      <w:r w:rsidR="00A94854">
        <w:rPr>
          <w:rFonts w:ascii="Arial" w:hAnsi="Arial"/>
          <w:sz w:val="20"/>
          <w:szCs w:val="20"/>
        </w:rPr>
        <w:t xml:space="preserve"> The latest date for each form (if any) should be displayed on </w:t>
      </w:r>
      <w:r w:rsidR="00A94854" w:rsidRPr="00B013F2">
        <w:rPr>
          <w:rFonts w:ascii="Arial" w:hAnsi="Arial"/>
          <w:noProof/>
          <w:sz w:val="20"/>
          <w:szCs w:val="20"/>
        </w:rPr>
        <w:t>Review &amp; Test Draft Module screen</w:t>
      </w:r>
    </w:p>
    <w:p w14:paraId="209E308A" w14:textId="46153DFD" w:rsidR="00F4592E" w:rsidRPr="00B013F2" w:rsidRDefault="000A0C30" w:rsidP="00DD68C4">
      <w:pPr>
        <w:pStyle w:val="ListParagraph"/>
        <w:numPr>
          <w:ilvl w:val="1"/>
          <w:numId w:val="20"/>
        </w:numPr>
        <w:rPr>
          <w:rFonts w:ascii="Arial" w:hAnsi="Arial"/>
          <w:sz w:val="20"/>
          <w:szCs w:val="20"/>
        </w:rPr>
      </w:pPr>
      <w:r w:rsidRPr="00B013F2">
        <w:rPr>
          <w:rFonts w:ascii="Arial" w:hAnsi="Arial"/>
          <w:sz w:val="20"/>
          <w:szCs w:val="20"/>
        </w:rPr>
        <w:t>N</w:t>
      </w:r>
      <w:r w:rsidR="00F4592E" w:rsidRPr="00B013F2">
        <w:rPr>
          <w:rFonts w:ascii="Arial" w:hAnsi="Arial"/>
          <w:sz w:val="20"/>
          <w:szCs w:val="20"/>
        </w:rPr>
        <w:t xml:space="preserve">avigate to “Review and Test </w:t>
      </w:r>
      <w:proofErr w:type="spellStart"/>
      <w:r w:rsidR="00F4592E" w:rsidRPr="00B013F2">
        <w:rPr>
          <w:rFonts w:ascii="Arial" w:hAnsi="Arial"/>
          <w:sz w:val="20"/>
          <w:szCs w:val="20"/>
        </w:rPr>
        <w:t>Greensheet</w:t>
      </w:r>
      <w:proofErr w:type="spellEnd"/>
      <w:r w:rsidR="00F4592E" w:rsidRPr="00B013F2">
        <w:rPr>
          <w:rFonts w:ascii="Arial" w:hAnsi="Arial"/>
          <w:sz w:val="20"/>
          <w:szCs w:val="20"/>
        </w:rPr>
        <w:t xml:space="preserve">” </w:t>
      </w:r>
      <w:r w:rsidR="00A94854">
        <w:rPr>
          <w:rFonts w:ascii="Arial" w:hAnsi="Arial"/>
          <w:sz w:val="20"/>
          <w:szCs w:val="20"/>
        </w:rPr>
        <w:t>screen</w:t>
      </w:r>
      <w:r w:rsidR="00F4592E" w:rsidRPr="00B013F2">
        <w:rPr>
          <w:rFonts w:ascii="Arial" w:hAnsi="Arial"/>
          <w:sz w:val="20"/>
          <w:szCs w:val="20"/>
        </w:rPr>
        <w:t xml:space="preserve"> for a form</w:t>
      </w:r>
      <w:r w:rsidR="003E2B2C" w:rsidRPr="00B013F2">
        <w:rPr>
          <w:rFonts w:ascii="Arial" w:hAnsi="Arial"/>
          <w:sz w:val="20"/>
          <w:szCs w:val="20"/>
        </w:rPr>
        <w:t>. If Actor selects this option, refer to this document, sec. “</w:t>
      </w:r>
      <w:r w:rsidR="003E2B2C" w:rsidRPr="00B013F2">
        <w:rPr>
          <w:rFonts w:ascii="Arial" w:hAnsi="Arial"/>
          <w:noProof/>
          <w:sz w:val="20"/>
          <w:szCs w:val="20"/>
        </w:rPr>
        <w:t>Test Greensheet functionality”</w:t>
      </w:r>
      <w:r w:rsidR="00F4592E" w:rsidRPr="00B013F2">
        <w:rPr>
          <w:rFonts w:ascii="Arial" w:hAnsi="Arial"/>
          <w:sz w:val="20"/>
          <w:szCs w:val="20"/>
        </w:rPr>
        <w:t xml:space="preserve"> </w:t>
      </w:r>
    </w:p>
    <w:p w14:paraId="6FB8F2CD" w14:textId="5951E511" w:rsidR="00F4592E" w:rsidRPr="00B013F2" w:rsidRDefault="000A0C30" w:rsidP="00DD68C4">
      <w:pPr>
        <w:pStyle w:val="ListParagraph"/>
        <w:numPr>
          <w:ilvl w:val="1"/>
          <w:numId w:val="20"/>
        </w:numPr>
        <w:rPr>
          <w:rFonts w:ascii="Arial" w:hAnsi="Arial"/>
          <w:sz w:val="20"/>
          <w:szCs w:val="20"/>
        </w:rPr>
      </w:pPr>
      <w:r w:rsidRPr="00B013F2">
        <w:rPr>
          <w:rFonts w:ascii="Arial" w:hAnsi="Arial"/>
          <w:sz w:val="20"/>
          <w:szCs w:val="20"/>
        </w:rPr>
        <w:t>P</w:t>
      </w:r>
      <w:r w:rsidR="00F4592E" w:rsidRPr="00B013F2">
        <w:rPr>
          <w:rFonts w:ascii="Arial" w:hAnsi="Arial"/>
          <w:sz w:val="20"/>
          <w:szCs w:val="20"/>
        </w:rPr>
        <w:t xml:space="preserve">romote/reject a module </w:t>
      </w:r>
      <w:r w:rsidRPr="00B013F2">
        <w:rPr>
          <w:rFonts w:ascii="Arial" w:hAnsi="Arial"/>
          <w:sz w:val="20"/>
          <w:szCs w:val="20"/>
        </w:rPr>
        <w:t>(</w:t>
      </w:r>
      <w:r w:rsidR="00F4592E" w:rsidRPr="00B013F2">
        <w:rPr>
          <w:rFonts w:ascii="Arial" w:hAnsi="Arial"/>
          <w:sz w:val="20"/>
          <w:szCs w:val="20"/>
        </w:rPr>
        <w:t>provided to Draft Admin only</w:t>
      </w:r>
      <w:r w:rsidRPr="00B013F2">
        <w:rPr>
          <w:rFonts w:ascii="Arial" w:hAnsi="Arial"/>
          <w:sz w:val="20"/>
          <w:szCs w:val="20"/>
        </w:rPr>
        <w:t>)</w:t>
      </w:r>
      <w:r w:rsidR="00F4592E" w:rsidRPr="00B013F2">
        <w:rPr>
          <w:rFonts w:ascii="Arial" w:hAnsi="Arial"/>
          <w:sz w:val="20"/>
          <w:szCs w:val="20"/>
        </w:rPr>
        <w:t xml:space="preserve">. NOTE: When Draft Admin requests to promote/reject a module, the system should NOT provide a warning, if form(s) are not tested. </w:t>
      </w:r>
      <w:r w:rsidR="004E7F43" w:rsidRPr="00B013F2">
        <w:rPr>
          <w:rFonts w:ascii="Arial" w:hAnsi="Arial"/>
          <w:sz w:val="20"/>
          <w:szCs w:val="20"/>
        </w:rPr>
        <w:t xml:space="preserve">For details see this document, sec. </w:t>
      </w:r>
      <w:r w:rsidR="004E7F43" w:rsidRPr="00B013F2">
        <w:rPr>
          <w:rFonts w:ascii="Arial" w:hAnsi="Arial"/>
          <w:noProof/>
          <w:sz w:val="20"/>
          <w:szCs w:val="20"/>
        </w:rPr>
        <w:t>Promote or Reject the module functionality</w:t>
      </w:r>
    </w:p>
    <w:p w14:paraId="61D61281" w14:textId="70FC858E" w:rsidR="00F4592E" w:rsidRPr="00B013F2" w:rsidRDefault="003E2B2C" w:rsidP="00DD68C4">
      <w:pPr>
        <w:pStyle w:val="ListParagraph"/>
        <w:numPr>
          <w:ilvl w:val="0"/>
          <w:numId w:val="20"/>
        </w:numPr>
        <w:rPr>
          <w:rFonts w:ascii="Arial" w:hAnsi="Arial"/>
          <w:sz w:val="20"/>
          <w:szCs w:val="20"/>
        </w:rPr>
      </w:pPr>
      <w:r w:rsidRPr="00B013F2">
        <w:rPr>
          <w:rFonts w:ascii="Arial" w:hAnsi="Arial"/>
          <w:sz w:val="20"/>
          <w:szCs w:val="20"/>
        </w:rPr>
        <w:t>Use-case ends.</w:t>
      </w:r>
    </w:p>
    <w:p w14:paraId="5FEEDEAC" w14:textId="50087B1C" w:rsidR="003A277A" w:rsidRDefault="003A277A" w:rsidP="00600EFC">
      <w:pPr>
        <w:pStyle w:val="Heading2"/>
        <w:rPr>
          <w:noProof/>
        </w:rPr>
      </w:pPr>
      <w:bookmarkStart w:id="15" w:name="_Toc484078195"/>
      <w:r>
        <w:rPr>
          <w:noProof/>
        </w:rPr>
        <w:lastRenderedPageBreak/>
        <w:t xml:space="preserve">Review </w:t>
      </w:r>
      <w:r w:rsidR="00A623DB">
        <w:rPr>
          <w:noProof/>
        </w:rPr>
        <w:t>&amp; Test Draft</w:t>
      </w:r>
      <w:r>
        <w:rPr>
          <w:noProof/>
        </w:rPr>
        <w:t xml:space="preserve"> Module screens mockup</w:t>
      </w:r>
      <w:r w:rsidR="00434DFA">
        <w:rPr>
          <w:noProof/>
        </w:rPr>
        <w:t>s</w:t>
      </w:r>
      <w:bookmarkEnd w:id="15"/>
    </w:p>
    <w:p w14:paraId="1E2B125F" w14:textId="16855D4D" w:rsidR="00A20307" w:rsidRDefault="00A20307" w:rsidP="00600EFC">
      <w:pPr>
        <w:pStyle w:val="Heading3"/>
      </w:pPr>
      <w:bookmarkStart w:id="16" w:name="_Toc484078196"/>
      <w:r>
        <w:t>General mockup for all modules, except Revision</w:t>
      </w:r>
      <w:bookmarkEnd w:id="16"/>
    </w:p>
    <w:p w14:paraId="7274144A" w14:textId="01D100D8" w:rsidR="00E73E07" w:rsidRPr="00E73E07" w:rsidRDefault="00E73E07" w:rsidP="00600EFC">
      <w:pPr>
        <w:pStyle w:val="BodyText"/>
      </w:pPr>
      <w:r>
        <w:rPr>
          <w:noProof/>
        </w:rPr>
        <w:drawing>
          <wp:inline distT="0" distB="0" distL="0" distR="0" wp14:anchorId="4A1A0C1A" wp14:editId="3D84B0EC">
            <wp:extent cx="5943600" cy="4118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18610"/>
                    </a:xfrm>
                    <a:prstGeom prst="rect">
                      <a:avLst/>
                    </a:prstGeom>
                  </pic:spPr>
                </pic:pic>
              </a:graphicData>
            </a:graphic>
          </wp:inline>
        </w:drawing>
      </w:r>
    </w:p>
    <w:p w14:paraId="1BC4C47D" w14:textId="68BF0DC2" w:rsidR="00A20307" w:rsidRDefault="00A20307" w:rsidP="00600EFC">
      <w:pPr>
        <w:pStyle w:val="Heading3"/>
      </w:pPr>
      <w:bookmarkStart w:id="17" w:name="_Toc484078197"/>
      <w:r>
        <w:t>“Existing Type/Mechanism combinations with no changes” section mockup</w:t>
      </w:r>
      <w:bookmarkEnd w:id="17"/>
    </w:p>
    <w:p w14:paraId="291684E8" w14:textId="6EB578CD" w:rsidR="00A20307" w:rsidRDefault="00A20307" w:rsidP="00600EFC">
      <w:pPr>
        <w:pStyle w:val="BodyText"/>
      </w:pPr>
      <w:r>
        <w:t>When expanded:</w:t>
      </w:r>
    </w:p>
    <w:p w14:paraId="42E83EFE" w14:textId="200CC920" w:rsidR="00E73E07" w:rsidRDefault="00E73E07" w:rsidP="00600EFC">
      <w:pPr>
        <w:pStyle w:val="BodyText"/>
      </w:pPr>
      <w:r>
        <w:rPr>
          <w:noProof/>
        </w:rPr>
        <w:drawing>
          <wp:inline distT="0" distB="0" distL="0" distR="0" wp14:anchorId="67FD8F5D" wp14:editId="505151E9">
            <wp:extent cx="5942765" cy="802923"/>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63662" b="16840"/>
                    <a:stretch/>
                  </pic:blipFill>
                  <pic:spPr bwMode="auto">
                    <a:xfrm>
                      <a:off x="0" y="0"/>
                      <a:ext cx="5943600" cy="803036"/>
                    </a:xfrm>
                    <a:prstGeom prst="rect">
                      <a:avLst/>
                    </a:prstGeom>
                    <a:ln>
                      <a:noFill/>
                    </a:ln>
                    <a:extLst>
                      <a:ext uri="{53640926-AAD7-44D8-BBD7-CCE9431645EC}">
                        <a14:shadowObscured xmlns:a14="http://schemas.microsoft.com/office/drawing/2010/main"/>
                      </a:ext>
                    </a:extLst>
                  </pic:spPr>
                </pic:pic>
              </a:graphicData>
            </a:graphic>
          </wp:inline>
        </w:drawing>
      </w:r>
    </w:p>
    <w:p w14:paraId="2C551B43" w14:textId="208CDD37" w:rsidR="00A20307" w:rsidRDefault="00AD48E5" w:rsidP="00600EFC">
      <w:pPr>
        <w:pStyle w:val="BodyText"/>
      </w:pPr>
      <w:r>
        <w:t xml:space="preserve">NOTE: For the forms in this section, the system will display “Review and Test </w:t>
      </w:r>
      <w:proofErr w:type="spellStart"/>
      <w:r>
        <w:t>Greensheet</w:t>
      </w:r>
      <w:proofErr w:type="spellEnd"/>
      <w:r>
        <w:t xml:space="preserve">” screen </w:t>
      </w:r>
      <w:r w:rsidR="00F011FB">
        <w:t xml:space="preserve">without “Testing Completed” button. All other functionality is the same. </w:t>
      </w:r>
      <w:r>
        <w:t xml:space="preserve">  </w:t>
      </w:r>
    </w:p>
    <w:p w14:paraId="5D7638E2" w14:textId="2A6237AE" w:rsidR="00F01C3C" w:rsidRDefault="00F01C3C" w:rsidP="00600EFC">
      <w:pPr>
        <w:pStyle w:val="Heading3"/>
      </w:pPr>
      <w:bookmarkStart w:id="18" w:name="_Toc484078198"/>
      <w:r>
        <w:lastRenderedPageBreak/>
        <w:t>Revision module mockup</w:t>
      </w:r>
      <w:bookmarkEnd w:id="18"/>
    </w:p>
    <w:p w14:paraId="0E83D5D3" w14:textId="1B084F50" w:rsidR="005D2440" w:rsidRDefault="00E73E07" w:rsidP="00600EFC">
      <w:pPr>
        <w:pStyle w:val="BodyText"/>
      </w:pPr>
      <w:r>
        <w:rPr>
          <w:noProof/>
        </w:rPr>
        <w:drawing>
          <wp:inline distT="0" distB="0" distL="0" distR="0" wp14:anchorId="28D76BB5" wp14:editId="19FA8B54">
            <wp:extent cx="5943600" cy="3324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24225"/>
                    </a:xfrm>
                    <a:prstGeom prst="rect">
                      <a:avLst/>
                    </a:prstGeom>
                  </pic:spPr>
                </pic:pic>
              </a:graphicData>
            </a:graphic>
          </wp:inline>
        </w:drawing>
      </w:r>
    </w:p>
    <w:p w14:paraId="51E5B964" w14:textId="0C8CB143" w:rsidR="003A277A" w:rsidRDefault="003A277A" w:rsidP="00DD68C4">
      <w:pPr>
        <w:pStyle w:val="Heading2"/>
        <w:numPr>
          <w:ilvl w:val="1"/>
          <w:numId w:val="18"/>
        </w:numPr>
      </w:pPr>
      <w:bookmarkStart w:id="19" w:name="_Toc484078199"/>
      <w:r>
        <w:t xml:space="preserve">Review </w:t>
      </w:r>
      <w:r w:rsidR="00E73E07">
        <w:t>&amp;</w:t>
      </w:r>
      <w:r>
        <w:t xml:space="preserve"> Test </w:t>
      </w:r>
      <w:r w:rsidR="00E73E07">
        <w:t xml:space="preserve">Draft </w:t>
      </w:r>
      <w:r>
        <w:t>Module Screen Data elements</w:t>
      </w:r>
      <w:bookmarkEnd w:id="19"/>
    </w:p>
    <w:p w14:paraId="0C7915AF" w14:textId="1BD0343E" w:rsidR="00D42244" w:rsidRPr="00D42244" w:rsidRDefault="00D42244" w:rsidP="00D42244">
      <w:pPr>
        <w:pStyle w:val="Heading3"/>
      </w:pPr>
      <w:bookmarkStart w:id="20" w:name="_Toc484078200"/>
      <w:r>
        <w:t>Applicable to all modules, except Revision</w:t>
      </w:r>
      <w:bookmarkEnd w:id="20"/>
    </w:p>
    <w:tbl>
      <w:tblPr>
        <w:tblStyle w:val="TableGrid"/>
        <w:tblW w:w="0" w:type="auto"/>
        <w:tblLayout w:type="fixed"/>
        <w:tblLook w:val="04A0" w:firstRow="1" w:lastRow="0" w:firstColumn="1" w:lastColumn="0" w:noHBand="0" w:noVBand="1"/>
      </w:tblPr>
      <w:tblGrid>
        <w:gridCol w:w="2538"/>
        <w:gridCol w:w="2970"/>
        <w:gridCol w:w="1350"/>
        <w:gridCol w:w="2718"/>
      </w:tblGrid>
      <w:tr w:rsidR="00EC5443" w:rsidRPr="004A5C0B" w14:paraId="32FC80AE" w14:textId="77777777" w:rsidTr="003628EC">
        <w:tc>
          <w:tcPr>
            <w:tcW w:w="2538" w:type="dxa"/>
            <w:shd w:val="clear" w:color="auto" w:fill="DDD9C3" w:themeFill="background2" w:themeFillShade="E6"/>
          </w:tcPr>
          <w:p w14:paraId="1DBA65E7" w14:textId="77777777" w:rsidR="00EC5443" w:rsidRPr="004A5C0B" w:rsidRDefault="00EC5443" w:rsidP="00600EFC">
            <w:r w:rsidRPr="004A5C0B">
              <w:t>Element Name</w:t>
            </w:r>
          </w:p>
        </w:tc>
        <w:tc>
          <w:tcPr>
            <w:tcW w:w="2970" w:type="dxa"/>
            <w:shd w:val="clear" w:color="auto" w:fill="DDD9C3" w:themeFill="background2" w:themeFillShade="E6"/>
          </w:tcPr>
          <w:p w14:paraId="12E4205E" w14:textId="77777777" w:rsidR="00EC5443" w:rsidRPr="004A5C0B" w:rsidRDefault="00EC5443" w:rsidP="00600EFC">
            <w:r w:rsidRPr="004A5C0B">
              <w:t>Description</w:t>
            </w:r>
          </w:p>
        </w:tc>
        <w:tc>
          <w:tcPr>
            <w:tcW w:w="1350" w:type="dxa"/>
            <w:shd w:val="clear" w:color="auto" w:fill="DDD9C3" w:themeFill="background2" w:themeFillShade="E6"/>
          </w:tcPr>
          <w:p w14:paraId="54BA7AA2" w14:textId="77777777" w:rsidR="00EC5443" w:rsidRPr="004A5C0B" w:rsidRDefault="00EC5443" w:rsidP="00600EFC">
            <w:r w:rsidRPr="004A5C0B">
              <w:t>Element Type</w:t>
            </w:r>
          </w:p>
        </w:tc>
        <w:tc>
          <w:tcPr>
            <w:tcW w:w="2718" w:type="dxa"/>
            <w:shd w:val="clear" w:color="auto" w:fill="DDD9C3" w:themeFill="background2" w:themeFillShade="E6"/>
          </w:tcPr>
          <w:p w14:paraId="10FF7371" w14:textId="77777777" w:rsidR="00EC5443" w:rsidRPr="004A5C0B" w:rsidRDefault="00EC5443" w:rsidP="00600EFC">
            <w:r w:rsidRPr="004A5C0B">
              <w:t>Comments</w:t>
            </w:r>
          </w:p>
        </w:tc>
      </w:tr>
      <w:tr w:rsidR="00EC5443" w:rsidRPr="00DE06BD" w14:paraId="52B98D13" w14:textId="77777777" w:rsidTr="003628EC">
        <w:trPr>
          <w:trHeight w:val="314"/>
        </w:trPr>
        <w:tc>
          <w:tcPr>
            <w:tcW w:w="2538" w:type="dxa"/>
          </w:tcPr>
          <w:p w14:paraId="1BE169C1" w14:textId="11DE5480" w:rsidR="00EC5443" w:rsidRDefault="00B309AC" w:rsidP="00600EFC">
            <w:r>
              <w:t xml:space="preserve">Review </w:t>
            </w:r>
            <w:r w:rsidR="00A623DB">
              <w:t>&amp;</w:t>
            </w:r>
            <w:r>
              <w:t xml:space="preserve"> </w:t>
            </w:r>
            <w:r w:rsidRPr="00A623DB">
              <w:t xml:space="preserve">Test </w:t>
            </w:r>
            <w:r w:rsidR="00A623DB" w:rsidRPr="00A623DB">
              <w:t>Draft</w:t>
            </w:r>
            <w:r w:rsidRPr="00A623DB">
              <w:t xml:space="preserve"> </w:t>
            </w:r>
            <w:r>
              <w:t>Module</w:t>
            </w:r>
          </w:p>
        </w:tc>
        <w:tc>
          <w:tcPr>
            <w:tcW w:w="2970" w:type="dxa"/>
          </w:tcPr>
          <w:p w14:paraId="31A2E316" w14:textId="77777777" w:rsidR="00EC5443" w:rsidRDefault="00EC5443" w:rsidP="00600EFC">
            <w:r>
              <w:t>Screen title</w:t>
            </w:r>
          </w:p>
        </w:tc>
        <w:tc>
          <w:tcPr>
            <w:tcW w:w="1350" w:type="dxa"/>
          </w:tcPr>
          <w:p w14:paraId="50EE91E4" w14:textId="77777777" w:rsidR="00EC5443" w:rsidRDefault="00EC5443" w:rsidP="00600EFC">
            <w:r>
              <w:t>Read-only</w:t>
            </w:r>
          </w:p>
        </w:tc>
        <w:tc>
          <w:tcPr>
            <w:tcW w:w="2718" w:type="dxa"/>
          </w:tcPr>
          <w:p w14:paraId="6B5FBBEE" w14:textId="26921DA1" w:rsidR="00EC5443" w:rsidRPr="00DE06BD" w:rsidRDefault="00A623DB" w:rsidP="00600EFC">
            <w:r>
              <w:t>Module name displayed as a tab at the top of the screen</w:t>
            </w:r>
          </w:p>
        </w:tc>
      </w:tr>
      <w:tr w:rsidR="00DE6D4E" w:rsidRPr="00DE06BD" w14:paraId="2208337D" w14:textId="77777777" w:rsidTr="003628EC">
        <w:tc>
          <w:tcPr>
            <w:tcW w:w="2538" w:type="dxa"/>
          </w:tcPr>
          <w:p w14:paraId="1CD2A3CA" w14:textId="541D4A68" w:rsidR="00DE6D4E" w:rsidRDefault="00DE6D4E" w:rsidP="00600EFC">
            <w:r>
              <w:t>Reject Module</w:t>
            </w:r>
          </w:p>
        </w:tc>
        <w:tc>
          <w:tcPr>
            <w:tcW w:w="2970" w:type="dxa"/>
          </w:tcPr>
          <w:p w14:paraId="57E24AAF" w14:textId="02BC5B71" w:rsidR="00DE6D4E" w:rsidRDefault="00DE6D4E" w:rsidP="00600EFC">
            <w:r>
              <w:t>Allow rejecting this module</w:t>
            </w:r>
          </w:p>
        </w:tc>
        <w:tc>
          <w:tcPr>
            <w:tcW w:w="1350" w:type="dxa"/>
          </w:tcPr>
          <w:p w14:paraId="1F57EE4C" w14:textId="0F0CA17F" w:rsidR="00DE6D4E" w:rsidRDefault="00DE6D4E" w:rsidP="00600EFC">
            <w:r>
              <w:t>Button</w:t>
            </w:r>
          </w:p>
        </w:tc>
        <w:tc>
          <w:tcPr>
            <w:tcW w:w="2718" w:type="dxa"/>
          </w:tcPr>
          <w:p w14:paraId="620A7834" w14:textId="77777777" w:rsidR="00DE6D4E" w:rsidRDefault="00DE6D4E" w:rsidP="00600EFC">
            <w:r>
              <w:t>Provided only to a user with Draft Admin role;</w:t>
            </w:r>
          </w:p>
          <w:p w14:paraId="0B5DA178" w14:textId="002F8289" w:rsidR="00DE6D4E" w:rsidRPr="00DE06BD" w:rsidRDefault="00DE6D4E" w:rsidP="00600EFC">
            <w:r>
              <w:t>Displayed at the top and the bottom of the screen</w:t>
            </w:r>
          </w:p>
        </w:tc>
      </w:tr>
      <w:tr w:rsidR="00120A59" w:rsidRPr="00DE06BD" w14:paraId="1DA49175" w14:textId="77777777" w:rsidTr="003628EC">
        <w:tc>
          <w:tcPr>
            <w:tcW w:w="2538" w:type="dxa"/>
          </w:tcPr>
          <w:p w14:paraId="5F88486F" w14:textId="62EC82B0" w:rsidR="00120A59" w:rsidRDefault="00120A59" w:rsidP="00600EFC">
            <w:r>
              <w:t>Promote Module</w:t>
            </w:r>
          </w:p>
        </w:tc>
        <w:tc>
          <w:tcPr>
            <w:tcW w:w="2970" w:type="dxa"/>
          </w:tcPr>
          <w:p w14:paraId="0A4FAA76" w14:textId="265E87B6" w:rsidR="00120A59" w:rsidRDefault="00120A59" w:rsidP="00600EFC">
            <w:r>
              <w:t>Allow promoting this module</w:t>
            </w:r>
          </w:p>
        </w:tc>
        <w:tc>
          <w:tcPr>
            <w:tcW w:w="1350" w:type="dxa"/>
          </w:tcPr>
          <w:p w14:paraId="2D4B2611" w14:textId="13890891" w:rsidR="00120A59" w:rsidRDefault="00120A59" w:rsidP="00600EFC">
            <w:r>
              <w:t>Button</w:t>
            </w:r>
          </w:p>
        </w:tc>
        <w:tc>
          <w:tcPr>
            <w:tcW w:w="2718" w:type="dxa"/>
          </w:tcPr>
          <w:p w14:paraId="56CC8C4B" w14:textId="77777777" w:rsidR="00120A59" w:rsidRDefault="00120A59" w:rsidP="00600EFC">
            <w:r>
              <w:t>Provided only to a user with Draft Admin role</w:t>
            </w:r>
          </w:p>
          <w:p w14:paraId="370032AB" w14:textId="2DC924CC" w:rsidR="00120A59" w:rsidRPr="00DE06BD" w:rsidRDefault="00120A59" w:rsidP="00600EFC">
            <w:r>
              <w:t>Displayed at the top and the bottom of the screen</w:t>
            </w:r>
          </w:p>
        </w:tc>
      </w:tr>
      <w:tr w:rsidR="00DE6D4E" w:rsidRPr="00DE06BD" w14:paraId="5F18FE79" w14:textId="77777777" w:rsidTr="00DE6D4E">
        <w:tc>
          <w:tcPr>
            <w:tcW w:w="9576" w:type="dxa"/>
            <w:gridSpan w:val="4"/>
            <w:shd w:val="clear" w:color="auto" w:fill="DBE5F1" w:themeFill="accent1" w:themeFillTint="33"/>
          </w:tcPr>
          <w:p w14:paraId="65AE4F37" w14:textId="22F27906" w:rsidR="00DE6D4E" w:rsidRDefault="00120A59" w:rsidP="00600EFC">
            <w:r>
              <w:t xml:space="preserve">Section: </w:t>
            </w:r>
            <w:r w:rsidR="00DE6D4E">
              <w:t>New &amp; Existing Type/Mechanism Combinations Added/Changed</w:t>
            </w:r>
          </w:p>
          <w:p w14:paraId="3ED622D0" w14:textId="77777777" w:rsidR="0091216B" w:rsidRPr="0091216B" w:rsidRDefault="00120A59" w:rsidP="00DD68C4">
            <w:pPr>
              <w:pStyle w:val="ListParagraph"/>
              <w:numPr>
                <w:ilvl w:val="0"/>
                <w:numId w:val="21"/>
              </w:numPr>
            </w:pPr>
            <w:r w:rsidRPr="00EE70EB">
              <w:rPr>
                <w:rFonts w:ascii="Arial" w:hAnsi="Arial"/>
                <w:sz w:val="20"/>
                <w:szCs w:val="20"/>
              </w:rPr>
              <w:t>Expandable/collapsible</w:t>
            </w:r>
          </w:p>
          <w:p w14:paraId="3FB4F237" w14:textId="77777777" w:rsidR="0091216B" w:rsidRPr="0091216B" w:rsidRDefault="00120A59" w:rsidP="00DD68C4">
            <w:pPr>
              <w:pStyle w:val="ListParagraph"/>
              <w:numPr>
                <w:ilvl w:val="0"/>
                <w:numId w:val="21"/>
              </w:numPr>
            </w:pPr>
            <w:r w:rsidRPr="00EE70EB">
              <w:rPr>
                <w:rFonts w:ascii="Arial" w:hAnsi="Arial"/>
                <w:sz w:val="20"/>
                <w:szCs w:val="20"/>
              </w:rPr>
              <w:t>Expanded by Default</w:t>
            </w:r>
          </w:p>
          <w:p w14:paraId="7AAD22B2" w14:textId="2CAE2A6D" w:rsidR="00120A59" w:rsidRPr="00120A59" w:rsidRDefault="00120A59" w:rsidP="00DD68C4">
            <w:pPr>
              <w:pStyle w:val="ListParagraph"/>
              <w:numPr>
                <w:ilvl w:val="0"/>
                <w:numId w:val="21"/>
              </w:numPr>
            </w:pPr>
            <w:r w:rsidRPr="00EE70EB">
              <w:rPr>
                <w:rFonts w:ascii="Arial" w:hAnsi="Arial"/>
                <w:sz w:val="20"/>
                <w:szCs w:val="20"/>
              </w:rPr>
              <w:t>Divided into 2 subsections: “New Type Mechanism Combinations Added” and “Existing Type Mechanism Combinations Where Questionnaire is Updated”</w:t>
            </w:r>
          </w:p>
        </w:tc>
      </w:tr>
      <w:tr w:rsidR="00DE6D4E" w:rsidRPr="00DE06BD" w14:paraId="5C4A9DEE" w14:textId="77777777" w:rsidTr="003628EC">
        <w:tc>
          <w:tcPr>
            <w:tcW w:w="2538" w:type="dxa"/>
          </w:tcPr>
          <w:p w14:paraId="5448340A" w14:textId="4B5CE114" w:rsidR="00DE6D4E" w:rsidRDefault="00DE6D4E" w:rsidP="00600EFC">
            <w:r>
              <w:lastRenderedPageBreak/>
              <w:t>Send email to Testers</w:t>
            </w:r>
          </w:p>
        </w:tc>
        <w:tc>
          <w:tcPr>
            <w:tcW w:w="2970" w:type="dxa"/>
          </w:tcPr>
          <w:p w14:paraId="710157B2" w14:textId="6FE643F9" w:rsidR="00DE6D4E" w:rsidRDefault="00DE6D4E" w:rsidP="00600EFC">
            <w:r>
              <w:t>See this doc., sec. Overall business flow description =&gt; For user with Draft Viewer or Draft</w:t>
            </w:r>
            <w:r w:rsidRPr="009B76C6">
              <w:t xml:space="preserve"> Administrator </w:t>
            </w:r>
            <w:r>
              <w:t>role =&gt; Email to testers</w:t>
            </w:r>
          </w:p>
        </w:tc>
        <w:tc>
          <w:tcPr>
            <w:tcW w:w="1350" w:type="dxa"/>
          </w:tcPr>
          <w:p w14:paraId="5B8E2F5D" w14:textId="67AD947F" w:rsidR="00DE6D4E" w:rsidRDefault="00DE6D4E" w:rsidP="00600EFC">
            <w:r>
              <w:t>Button</w:t>
            </w:r>
          </w:p>
        </w:tc>
        <w:tc>
          <w:tcPr>
            <w:tcW w:w="2718" w:type="dxa"/>
          </w:tcPr>
          <w:p w14:paraId="78BBEB9B" w14:textId="148CD91D" w:rsidR="00DE6D4E" w:rsidRPr="00DE06BD" w:rsidRDefault="00120A59" w:rsidP="00600EFC">
            <w:r>
              <w:t xml:space="preserve">Displayed </w:t>
            </w:r>
            <w:r w:rsidR="00DE6D4E">
              <w:t>at the top and the bottom of the hitlist</w:t>
            </w:r>
          </w:p>
        </w:tc>
      </w:tr>
      <w:tr w:rsidR="00DB1C18" w:rsidRPr="00DE06BD" w14:paraId="4E34E309" w14:textId="77777777" w:rsidTr="003628EC">
        <w:tc>
          <w:tcPr>
            <w:tcW w:w="2538" w:type="dxa"/>
          </w:tcPr>
          <w:p w14:paraId="2B172277" w14:textId="3C399794" w:rsidR="00DB1C18" w:rsidRDefault="00DB1C18" w:rsidP="00600EFC">
            <w:r>
              <w:t>Select</w:t>
            </w:r>
          </w:p>
        </w:tc>
        <w:tc>
          <w:tcPr>
            <w:tcW w:w="2970" w:type="dxa"/>
          </w:tcPr>
          <w:p w14:paraId="3191FB0F" w14:textId="0878DB7D" w:rsidR="00DB1C18" w:rsidRDefault="00DB1C18" w:rsidP="00600EFC">
            <w:r>
              <w:t>Allows to select form(s) for which email should be send to testers</w:t>
            </w:r>
          </w:p>
        </w:tc>
        <w:tc>
          <w:tcPr>
            <w:tcW w:w="1350" w:type="dxa"/>
          </w:tcPr>
          <w:p w14:paraId="48594165" w14:textId="1F891245" w:rsidR="00DB1C18" w:rsidRDefault="00DB1C18" w:rsidP="00600EFC">
            <w:r>
              <w:t>Checkbox</w:t>
            </w:r>
          </w:p>
        </w:tc>
        <w:tc>
          <w:tcPr>
            <w:tcW w:w="2718" w:type="dxa"/>
          </w:tcPr>
          <w:p w14:paraId="232E9C74" w14:textId="2F2F053B" w:rsidR="00DB1C18" w:rsidRPr="00DE06BD" w:rsidRDefault="00DB1C18" w:rsidP="00600EFC">
            <w:r>
              <w:t>Ability to select all in both subsections is provided</w:t>
            </w:r>
          </w:p>
        </w:tc>
      </w:tr>
      <w:tr w:rsidR="00DB1C18" w:rsidRPr="00DE06BD" w14:paraId="092FF245" w14:textId="77777777" w:rsidTr="003628EC">
        <w:tc>
          <w:tcPr>
            <w:tcW w:w="2538" w:type="dxa"/>
          </w:tcPr>
          <w:p w14:paraId="68EE7C56" w14:textId="31EC900D" w:rsidR="00DB1C18" w:rsidRDefault="00DB1C18" w:rsidP="00600EFC">
            <w:r>
              <w:t>Related type/mechanism</w:t>
            </w:r>
          </w:p>
        </w:tc>
        <w:tc>
          <w:tcPr>
            <w:tcW w:w="2970" w:type="dxa"/>
          </w:tcPr>
          <w:p w14:paraId="2024D55F" w14:textId="2A05982C" w:rsidR="00DB1C18" w:rsidRDefault="00DB1C18" w:rsidP="00600EFC">
            <w:r>
              <w:t xml:space="preserve">Set of Application type/Application mechanism combinations, </w:t>
            </w:r>
            <w:r w:rsidR="00AD48E5">
              <w:t>that were added or where the form has been changed</w:t>
            </w:r>
            <w:r>
              <w:t xml:space="preserve"> in Form Builder</w:t>
            </w:r>
          </w:p>
        </w:tc>
        <w:tc>
          <w:tcPr>
            <w:tcW w:w="1350" w:type="dxa"/>
          </w:tcPr>
          <w:p w14:paraId="401A6717" w14:textId="4610EC55" w:rsidR="00DB1C18" w:rsidRDefault="00DB1C18" w:rsidP="00600EFC">
            <w:r>
              <w:t>Read-only</w:t>
            </w:r>
          </w:p>
        </w:tc>
        <w:tc>
          <w:tcPr>
            <w:tcW w:w="2718" w:type="dxa"/>
          </w:tcPr>
          <w:p w14:paraId="4FF1C56E" w14:textId="49855DCB" w:rsidR="00DB1C18" w:rsidRPr="00DE06BD" w:rsidRDefault="00DB1C18" w:rsidP="00600EFC"/>
        </w:tc>
      </w:tr>
      <w:tr w:rsidR="00DB1C18" w:rsidRPr="00DE06BD" w14:paraId="3F5ECDC7" w14:textId="77777777" w:rsidTr="003628EC">
        <w:tc>
          <w:tcPr>
            <w:tcW w:w="2538" w:type="dxa"/>
          </w:tcPr>
          <w:p w14:paraId="56C6B6D5" w14:textId="1CC93871" w:rsidR="00DB1C18" w:rsidRDefault="00DB1C18" w:rsidP="00600EFC">
            <w:r>
              <w:t>Sent for testing</w:t>
            </w:r>
          </w:p>
        </w:tc>
        <w:tc>
          <w:tcPr>
            <w:tcW w:w="2970" w:type="dxa"/>
          </w:tcPr>
          <w:p w14:paraId="2060F5BA" w14:textId="456116B8" w:rsidR="00DB1C18" w:rsidRDefault="00DB1C18" w:rsidP="00600EFC">
            <w:r>
              <w:t>Latest date when Actor selected the checkbox for this form and clicked “Send email to Testers” button</w:t>
            </w:r>
          </w:p>
        </w:tc>
        <w:tc>
          <w:tcPr>
            <w:tcW w:w="1350" w:type="dxa"/>
          </w:tcPr>
          <w:p w14:paraId="42BFAD12" w14:textId="1322B43D" w:rsidR="00DB1C18" w:rsidRDefault="00DB1C18" w:rsidP="00600EFC">
            <w:r>
              <w:t>Read-only</w:t>
            </w:r>
          </w:p>
        </w:tc>
        <w:tc>
          <w:tcPr>
            <w:tcW w:w="2718" w:type="dxa"/>
          </w:tcPr>
          <w:p w14:paraId="1D449B8B" w14:textId="77777777" w:rsidR="00DB1C18" w:rsidRDefault="00DB1C18" w:rsidP="00600EFC">
            <w:r>
              <w:t>Format MM/DD/YYYY</w:t>
            </w:r>
          </w:p>
          <w:p w14:paraId="24049F93" w14:textId="77777777" w:rsidR="00DB1C18" w:rsidRDefault="00DB1C18" w:rsidP="00600EFC"/>
          <w:p w14:paraId="4E5F76D6" w14:textId="742E01B6" w:rsidR="00DB1C18" w:rsidRPr="00DE06BD" w:rsidRDefault="00DB1C18" w:rsidP="00600EFC"/>
        </w:tc>
      </w:tr>
      <w:tr w:rsidR="00DB1C18" w:rsidRPr="00DE06BD" w14:paraId="5F7D2F88" w14:textId="77777777" w:rsidTr="003628EC">
        <w:tc>
          <w:tcPr>
            <w:tcW w:w="2538" w:type="dxa"/>
          </w:tcPr>
          <w:p w14:paraId="79778119" w14:textId="52BD2991" w:rsidR="00DB1C18" w:rsidRDefault="00DB1C18" w:rsidP="00600EFC">
            <w:r>
              <w:t>Form Name</w:t>
            </w:r>
          </w:p>
        </w:tc>
        <w:tc>
          <w:tcPr>
            <w:tcW w:w="2970" w:type="dxa"/>
          </w:tcPr>
          <w:p w14:paraId="78A082BB" w14:textId="34C428D1" w:rsidR="00DB1C18" w:rsidRDefault="00AD48E5" w:rsidP="00600EFC">
            <w:r>
              <w:t>F</w:t>
            </w:r>
            <w:r w:rsidR="00DB1C18">
              <w:t xml:space="preserve">orm name, </w:t>
            </w:r>
            <w:r>
              <w:t>imported</w:t>
            </w:r>
            <w:r w:rsidR="00DB1C18">
              <w:t xml:space="preserve"> from Form Builder</w:t>
            </w:r>
          </w:p>
        </w:tc>
        <w:tc>
          <w:tcPr>
            <w:tcW w:w="1350" w:type="dxa"/>
          </w:tcPr>
          <w:p w14:paraId="40C43A71" w14:textId="32D39E07" w:rsidR="00DB1C18" w:rsidRDefault="00DB1C18" w:rsidP="00600EFC">
            <w:r>
              <w:t xml:space="preserve">Hyperlink </w:t>
            </w:r>
          </w:p>
        </w:tc>
        <w:tc>
          <w:tcPr>
            <w:tcW w:w="2718" w:type="dxa"/>
          </w:tcPr>
          <w:p w14:paraId="4302DA4A" w14:textId="4DF9A563" w:rsidR="00DB1C18" w:rsidRPr="00DB1C18" w:rsidRDefault="00DB1C18" w:rsidP="00600EFC">
            <w:r>
              <w:t xml:space="preserve">Hyperlinked to Review and Test </w:t>
            </w:r>
            <w:proofErr w:type="spellStart"/>
            <w:r>
              <w:t>Greensheet</w:t>
            </w:r>
            <w:proofErr w:type="spellEnd"/>
            <w:r>
              <w:t xml:space="preserve"> screen for </w:t>
            </w:r>
            <w:r w:rsidR="00AD48E5">
              <w:t xml:space="preserve">this </w:t>
            </w:r>
            <w:r>
              <w:t xml:space="preserve">form </w:t>
            </w:r>
          </w:p>
        </w:tc>
      </w:tr>
      <w:tr w:rsidR="00DB1C18" w:rsidRPr="00DE06BD" w14:paraId="6BF9F446" w14:textId="77777777" w:rsidTr="003628EC">
        <w:tc>
          <w:tcPr>
            <w:tcW w:w="2538" w:type="dxa"/>
          </w:tcPr>
          <w:p w14:paraId="297C64BD" w14:textId="2720D551" w:rsidR="00DB1C18" w:rsidRDefault="00DB1C18" w:rsidP="00600EFC">
            <w:r>
              <w:t>Test Completed By:</w:t>
            </w:r>
          </w:p>
        </w:tc>
        <w:tc>
          <w:tcPr>
            <w:tcW w:w="2970" w:type="dxa"/>
          </w:tcPr>
          <w:p w14:paraId="24315F4F" w14:textId="434EC2F2" w:rsidR="00DB1C18" w:rsidRPr="00E15CCA" w:rsidRDefault="00DB1C18" w:rsidP="00600EFC">
            <w:r>
              <w:t>Display the name of the user, who marked the form as tested</w:t>
            </w:r>
          </w:p>
        </w:tc>
        <w:tc>
          <w:tcPr>
            <w:tcW w:w="1350" w:type="dxa"/>
          </w:tcPr>
          <w:p w14:paraId="15221977" w14:textId="48316D30" w:rsidR="00DB1C18" w:rsidRDefault="00DB1C18" w:rsidP="00600EFC">
            <w:r>
              <w:t>Hyperlink</w:t>
            </w:r>
          </w:p>
        </w:tc>
        <w:tc>
          <w:tcPr>
            <w:tcW w:w="2718" w:type="dxa"/>
          </w:tcPr>
          <w:p w14:paraId="5C50233B" w14:textId="77777777" w:rsidR="00DB1C18" w:rsidRDefault="00DB1C18" w:rsidP="00600EFC">
            <w:r>
              <w:t>Hyperlinked to email client, allowing to send email to this tester</w:t>
            </w:r>
          </w:p>
          <w:p w14:paraId="5837B3CF" w14:textId="4967DF7B" w:rsidR="00DB1C18" w:rsidRPr="00DE06BD" w:rsidRDefault="00DB1C18" w:rsidP="00600EFC">
            <w:r>
              <w:t>Format &lt;Last Name&gt;, &lt;First Name&gt;</w:t>
            </w:r>
          </w:p>
        </w:tc>
      </w:tr>
      <w:tr w:rsidR="00DB1C18" w:rsidRPr="00DE06BD" w14:paraId="7041D957" w14:textId="77777777" w:rsidTr="00DB1C18">
        <w:tc>
          <w:tcPr>
            <w:tcW w:w="9576" w:type="dxa"/>
            <w:gridSpan w:val="4"/>
            <w:shd w:val="clear" w:color="auto" w:fill="DBE5F1" w:themeFill="accent1" w:themeFillTint="33"/>
          </w:tcPr>
          <w:p w14:paraId="1121022A" w14:textId="244A9517" w:rsidR="00DB1C18" w:rsidRDefault="00DB1C18" w:rsidP="00600EFC">
            <w:r>
              <w:t xml:space="preserve">Section: Existing Type/Mechanism </w:t>
            </w:r>
            <w:r w:rsidR="00AD48E5">
              <w:t>Deleted</w:t>
            </w:r>
          </w:p>
          <w:p w14:paraId="3A5CCE77" w14:textId="77777777" w:rsidR="00DB1C18" w:rsidRPr="0091216B" w:rsidRDefault="00DB1C18" w:rsidP="00DD68C4">
            <w:pPr>
              <w:pStyle w:val="ListParagraph"/>
              <w:numPr>
                <w:ilvl w:val="0"/>
                <w:numId w:val="21"/>
              </w:numPr>
              <w:rPr>
                <w:rFonts w:ascii="Arial" w:hAnsi="Arial"/>
                <w:sz w:val="20"/>
                <w:szCs w:val="20"/>
              </w:rPr>
            </w:pPr>
            <w:r w:rsidRPr="0091216B">
              <w:rPr>
                <w:rFonts w:ascii="Arial" w:hAnsi="Arial"/>
                <w:sz w:val="20"/>
                <w:szCs w:val="20"/>
              </w:rPr>
              <w:t>Expandable/collapsible</w:t>
            </w:r>
          </w:p>
          <w:p w14:paraId="5CF64F02" w14:textId="4F0F57BC" w:rsidR="00DB1C18" w:rsidRDefault="00DB1C18" w:rsidP="00DD68C4">
            <w:pPr>
              <w:pStyle w:val="ListParagraph"/>
              <w:numPr>
                <w:ilvl w:val="0"/>
                <w:numId w:val="21"/>
              </w:numPr>
            </w:pPr>
            <w:r w:rsidRPr="0091216B">
              <w:rPr>
                <w:rFonts w:ascii="Arial" w:hAnsi="Arial"/>
                <w:sz w:val="20"/>
                <w:szCs w:val="20"/>
              </w:rPr>
              <w:t>Expanded by Default</w:t>
            </w:r>
          </w:p>
        </w:tc>
      </w:tr>
      <w:tr w:rsidR="00AD48E5" w:rsidRPr="00DE06BD" w14:paraId="2D3D78C1" w14:textId="77777777" w:rsidTr="003628EC">
        <w:tc>
          <w:tcPr>
            <w:tcW w:w="2538" w:type="dxa"/>
          </w:tcPr>
          <w:p w14:paraId="10264936" w14:textId="0A29C9CF" w:rsidR="00AD48E5" w:rsidRDefault="00AD48E5" w:rsidP="00600EFC">
            <w:r>
              <w:t>Related type/mechanism</w:t>
            </w:r>
          </w:p>
        </w:tc>
        <w:tc>
          <w:tcPr>
            <w:tcW w:w="2970" w:type="dxa"/>
          </w:tcPr>
          <w:p w14:paraId="27D36094" w14:textId="5CFBE911" w:rsidR="00AD48E5" w:rsidRDefault="00AD48E5" w:rsidP="00600EFC">
            <w:r>
              <w:t>Set of Application type/Application mechanism combinations, that were deleted from this module in Form Builder</w:t>
            </w:r>
          </w:p>
        </w:tc>
        <w:tc>
          <w:tcPr>
            <w:tcW w:w="1350" w:type="dxa"/>
          </w:tcPr>
          <w:p w14:paraId="732CDDF0" w14:textId="4589051E" w:rsidR="00AD48E5" w:rsidRDefault="00AD48E5" w:rsidP="00600EFC">
            <w:r>
              <w:t>Read-only</w:t>
            </w:r>
          </w:p>
        </w:tc>
        <w:tc>
          <w:tcPr>
            <w:tcW w:w="2718" w:type="dxa"/>
          </w:tcPr>
          <w:p w14:paraId="1B4B27AB" w14:textId="77777777" w:rsidR="00AD48E5" w:rsidRDefault="00AD48E5" w:rsidP="00600EFC"/>
        </w:tc>
      </w:tr>
      <w:tr w:rsidR="00AD48E5" w:rsidRPr="00DE06BD" w14:paraId="7201402B" w14:textId="77777777" w:rsidTr="00AD48E5">
        <w:tc>
          <w:tcPr>
            <w:tcW w:w="9576" w:type="dxa"/>
            <w:gridSpan w:val="4"/>
            <w:shd w:val="clear" w:color="auto" w:fill="DBE5F1" w:themeFill="accent1" w:themeFillTint="33"/>
          </w:tcPr>
          <w:p w14:paraId="445E6E6B" w14:textId="4037157D" w:rsidR="00AD48E5" w:rsidRDefault="00AD48E5" w:rsidP="00600EFC">
            <w:r>
              <w:t>Section: Existing Type/Mechanism Combinations With No Changes</w:t>
            </w:r>
          </w:p>
          <w:p w14:paraId="75BED0FD" w14:textId="60CCC836" w:rsidR="00AD48E5" w:rsidRPr="0091216B" w:rsidRDefault="00AD48E5" w:rsidP="00DD68C4">
            <w:pPr>
              <w:pStyle w:val="ListParagraph"/>
              <w:numPr>
                <w:ilvl w:val="0"/>
                <w:numId w:val="21"/>
              </w:numPr>
              <w:rPr>
                <w:rFonts w:ascii="Arial" w:hAnsi="Arial"/>
                <w:sz w:val="20"/>
                <w:szCs w:val="20"/>
              </w:rPr>
            </w:pPr>
            <w:r w:rsidRPr="0091216B">
              <w:rPr>
                <w:rFonts w:ascii="Arial" w:hAnsi="Arial"/>
                <w:sz w:val="20"/>
                <w:szCs w:val="20"/>
              </w:rPr>
              <w:t>Expandable/collapsible</w:t>
            </w:r>
          </w:p>
          <w:p w14:paraId="0153416A" w14:textId="3CF932A5" w:rsidR="00AD48E5" w:rsidRPr="00AD48E5" w:rsidRDefault="00AD48E5" w:rsidP="00DD68C4">
            <w:pPr>
              <w:pStyle w:val="ListParagraph"/>
              <w:numPr>
                <w:ilvl w:val="0"/>
                <w:numId w:val="21"/>
              </w:numPr>
            </w:pPr>
            <w:r w:rsidRPr="0091216B">
              <w:rPr>
                <w:rFonts w:ascii="Arial" w:hAnsi="Arial"/>
                <w:sz w:val="20"/>
                <w:szCs w:val="20"/>
              </w:rPr>
              <w:t>Collapsed by Default</w:t>
            </w:r>
          </w:p>
        </w:tc>
      </w:tr>
      <w:tr w:rsidR="00AD48E5" w:rsidRPr="00DE06BD" w14:paraId="0E426B3C" w14:textId="77777777" w:rsidTr="003628EC">
        <w:tc>
          <w:tcPr>
            <w:tcW w:w="2538" w:type="dxa"/>
          </w:tcPr>
          <w:p w14:paraId="7A986421" w14:textId="43B431E5" w:rsidR="00AD48E5" w:rsidRDefault="00AD48E5" w:rsidP="00600EFC">
            <w:r>
              <w:t>Related type/mechanism</w:t>
            </w:r>
          </w:p>
        </w:tc>
        <w:tc>
          <w:tcPr>
            <w:tcW w:w="2970" w:type="dxa"/>
          </w:tcPr>
          <w:p w14:paraId="434645BE" w14:textId="5978ABAF" w:rsidR="00AD48E5" w:rsidRDefault="00AD48E5" w:rsidP="00600EFC">
            <w:r>
              <w:t>Set of Application type/Application mechanism combinations, without any changes in this module in Form Builder</w:t>
            </w:r>
          </w:p>
        </w:tc>
        <w:tc>
          <w:tcPr>
            <w:tcW w:w="1350" w:type="dxa"/>
          </w:tcPr>
          <w:p w14:paraId="79EE5852" w14:textId="385FFD6D" w:rsidR="00AD48E5" w:rsidRDefault="00AD48E5" w:rsidP="00600EFC">
            <w:r>
              <w:t>Read-only</w:t>
            </w:r>
          </w:p>
        </w:tc>
        <w:tc>
          <w:tcPr>
            <w:tcW w:w="2718" w:type="dxa"/>
          </w:tcPr>
          <w:p w14:paraId="47BF3ADF" w14:textId="77777777" w:rsidR="00AD48E5" w:rsidRDefault="00AD48E5" w:rsidP="00600EFC"/>
        </w:tc>
      </w:tr>
      <w:tr w:rsidR="00AD48E5" w:rsidRPr="00DE06BD" w14:paraId="631FE05D" w14:textId="77777777" w:rsidTr="003628EC">
        <w:tc>
          <w:tcPr>
            <w:tcW w:w="2538" w:type="dxa"/>
          </w:tcPr>
          <w:p w14:paraId="1B7424D4" w14:textId="7E157448" w:rsidR="00AD48E5" w:rsidRDefault="00AD48E5" w:rsidP="00600EFC">
            <w:r>
              <w:t>Form Name</w:t>
            </w:r>
          </w:p>
        </w:tc>
        <w:tc>
          <w:tcPr>
            <w:tcW w:w="2970" w:type="dxa"/>
          </w:tcPr>
          <w:p w14:paraId="51B594BC" w14:textId="181AD6D5" w:rsidR="00AD48E5" w:rsidRDefault="00AD48E5" w:rsidP="00600EFC">
            <w:r>
              <w:t>Form name, imported from Form Builder</w:t>
            </w:r>
          </w:p>
        </w:tc>
        <w:tc>
          <w:tcPr>
            <w:tcW w:w="1350" w:type="dxa"/>
          </w:tcPr>
          <w:p w14:paraId="3E17C138" w14:textId="58B079C7" w:rsidR="00AD48E5" w:rsidRDefault="00AD48E5" w:rsidP="00600EFC">
            <w:r>
              <w:t xml:space="preserve">Hyperlink </w:t>
            </w:r>
          </w:p>
        </w:tc>
        <w:tc>
          <w:tcPr>
            <w:tcW w:w="2718" w:type="dxa"/>
          </w:tcPr>
          <w:p w14:paraId="305C61C7" w14:textId="1A717506" w:rsidR="00AD48E5" w:rsidRDefault="00AD48E5" w:rsidP="00600EFC">
            <w:r>
              <w:t xml:space="preserve">Hyperlinked to “Review and Test </w:t>
            </w:r>
            <w:proofErr w:type="spellStart"/>
            <w:r>
              <w:t>Greensheet</w:t>
            </w:r>
            <w:proofErr w:type="spellEnd"/>
            <w:r>
              <w:t xml:space="preserve">” screen for this form; For the forms in </w:t>
            </w:r>
            <w:r>
              <w:lastRenderedPageBreak/>
              <w:t xml:space="preserve">this section, the system will display “Review and Test </w:t>
            </w:r>
            <w:proofErr w:type="spellStart"/>
            <w:r>
              <w:t>Greensheet</w:t>
            </w:r>
            <w:proofErr w:type="spellEnd"/>
            <w:r>
              <w:t xml:space="preserve">” screen in read-only mode (there is no need to test forms without any changes)  </w:t>
            </w:r>
          </w:p>
        </w:tc>
      </w:tr>
    </w:tbl>
    <w:p w14:paraId="41FCF45A" w14:textId="09AFDDDE" w:rsidR="00EC5443" w:rsidRDefault="00EC5443" w:rsidP="00600EFC">
      <w:pPr>
        <w:pStyle w:val="BodyText"/>
      </w:pPr>
    </w:p>
    <w:p w14:paraId="531585D3" w14:textId="109D8F06" w:rsidR="00D42244" w:rsidRPr="00D42244" w:rsidRDefault="00D42244" w:rsidP="00D42244">
      <w:pPr>
        <w:pStyle w:val="Heading3"/>
      </w:pPr>
      <w:bookmarkStart w:id="21" w:name="_Toc484078201"/>
      <w:r>
        <w:t>Applicable to Revision module</w:t>
      </w:r>
      <w:bookmarkEnd w:id="21"/>
    </w:p>
    <w:p w14:paraId="3ADF3CC7" w14:textId="59D7E858" w:rsidR="00D42244" w:rsidRDefault="00D42244" w:rsidP="00600EFC">
      <w:pPr>
        <w:pStyle w:val="BodyText"/>
      </w:pPr>
      <w:r>
        <w:t>Review &amp; Test Draft Module screen for Revision module has only one section.</w:t>
      </w:r>
    </w:p>
    <w:tbl>
      <w:tblPr>
        <w:tblStyle w:val="TableGrid"/>
        <w:tblW w:w="0" w:type="auto"/>
        <w:tblLayout w:type="fixed"/>
        <w:tblLook w:val="04A0" w:firstRow="1" w:lastRow="0" w:firstColumn="1" w:lastColumn="0" w:noHBand="0" w:noVBand="1"/>
      </w:tblPr>
      <w:tblGrid>
        <w:gridCol w:w="2538"/>
        <w:gridCol w:w="2970"/>
        <w:gridCol w:w="1350"/>
        <w:gridCol w:w="2718"/>
      </w:tblGrid>
      <w:tr w:rsidR="00D42244" w:rsidRPr="00120A59" w14:paraId="773222DD" w14:textId="77777777" w:rsidTr="00F011FB">
        <w:tc>
          <w:tcPr>
            <w:tcW w:w="9576" w:type="dxa"/>
            <w:gridSpan w:val="4"/>
            <w:shd w:val="clear" w:color="auto" w:fill="DBE5F1" w:themeFill="accent1" w:themeFillTint="33"/>
          </w:tcPr>
          <w:p w14:paraId="1FE6E028" w14:textId="5C04A5C6" w:rsidR="00D42244" w:rsidRPr="00120A59" w:rsidRDefault="00D42244" w:rsidP="00921DCF">
            <w:r>
              <w:t xml:space="preserve">Section: </w:t>
            </w:r>
            <w:r w:rsidR="00921DCF">
              <w:t xml:space="preserve">Revision </w:t>
            </w:r>
            <w:proofErr w:type="spellStart"/>
            <w:r w:rsidR="00921DCF">
              <w:t>Greensheet</w:t>
            </w:r>
            <w:proofErr w:type="spellEnd"/>
            <w:r w:rsidR="00921DCF">
              <w:t xml:space="preserve"> Form</w:t>
            </w:r>
          </w:p>
        </w:tc>
      </w:tr>
      <w:tr w:rsidR="00D42244" w:rsidRPr="00DE06BD" w14:paraId="72F2B3D5" w14:textId="77777777" w:rsidTr="00F011FB">
        <w:tc>
          <w:tcPr>
            <w:tcW w:w="2538" w:type="dxa"/>
          </w:tcPr>
          <w:p w14:paraId="25402491" w14:textId="77777777" w:rsidR="00D42244" w:rsidRDefault="00D42244" w:rsidP="00F011FB">
            <w:r>
              <w:t>Select</w:t>
            </w:r>
          </w:p>
        </w:tc>
        <w:tc>
          <w:tcPr>
            <w:tcW w:w="2970" w:type="dxa"/>
          </w:tcPr>
          <w:p w14:paraId="28C7842D" w14:textId="0A9318CC" w:rsidR="00D42244" w:rsidRDefault="00D42244" w:rsidP="00F011FB">
            <w:r>
              <w:t>Allows to select revision form; email should be send to testers</w:t>
            </w:r>
          </w:p>
        </w:tc>
        <w:tc>
          <w:tcPr>
            <w:tcW w:w="1350" w:type="dxa"/>
          </w:tcPr>
          <w:p w14:paraId="0926805A" w14:textId="77777777" w:rsidR="00D42244" w:rsidRDefault="00D42244" w:rsidP="00F011FB">
            <w:r>
              <w:t>Checkbox</w:t>
            </w:r>
          </w:p>
        </w:tc>
        <w:tc>
          <w:tcPr>
            <w:tcW w:w="2718" w:type="dxa"/>
          </w:tcPr>
          <w:p w14:paraId="2516B38B" w14:textId="0E860B9B" w:rsidR="00D42244" w:rsidRPr="00DE06BD" w:rsidRDefault="00D42244" w:rsidP="00F011FB"/>
        </w:tc>
      </w:tr>
      <w:tr w:rsidR="00D42244" w:rsidRPr="00DE06BD" w14:paraId="7A4863F8" w14:textId="77777777" w:rsidTr="00F011FB">
        <w:tc>
          <w:tcPr>
            <w:tcW w:w="2538" w:type="dxa"/>
          </w:tcPr>
          <w:p w14:paraId="63E9F880" w14:textId="77777777" w:rsidR="00D42244" w:rsidRDefault="00D42244" w:rsidP="00F011FB">
            <w:r>
              <w:t>Related type/mechanism</w:t>
            </w:r>
          </w:p>
        </w:tc>
        <w:tc>
          <w:tcPr>
            <w:tcW w:w="2970" w:type="dxa"/>
          </w:tcPr>
          <w:p w14:paraId="21EF25BC" w14:textId="5554AE04" w:rsidR="00D42244" w:rsidRDefault="00D42244" w:rsidP="00F011FB">
            <w:r>
              <w:t>Always display All/All</w:t>
            </w:r>
          </w:p>
        </w:tc>
        <w:tc>
          <w:tcPr>
            <w:tcW w:w="1350" w:type="dxa"/>
          </w:tcPr>
          <w:p w14:paraId="6E8771F7" w14:textId="77777777" w:rsidR="00D42244" w:rsidRDefault="00D42244" w:rsidP="00F011FB">
            <w:r>
              <w:t>Read-only</w:t>
            </w:r>
          </w:p>
        </w:tc>
        <w:tc>
          <w:tcPr>
            <w:tcW w:w="2718" w:type="dxa"/>
          </w:tcPr>
          <w:p w14:paraId="5D2BF44F" w14:textId="77777777" w:rsidR="00D42244" w:rsidRPr="00DE06BD" w:rsidRDefault="00D42244" w:rsidP="00F011FB"/>
        </w:tc>
      </w:tr>
      <w:tr w:rsidR="00D42244" w:rsidRPr="00DE06BD" w14:paraId="7992D8F5" w14:textId="77777777" w:rsidTr="00F011FB">
        <w:tc>
          <w:tcPr>
            <w:tcW w:w="2538" w:type="dxa"/>
          </w:tcPr>
          <w:p w14:paraId="4630292A" w14:textId="77777777" w:rsidR="00D42244" w:rsidRDefault="00D42244" w:rsidP="00F011FB">
            <w:r>
              <w:t>Sent for testing</w:t>
            </w:r>
          </w:p>
        </w:tc>
        <w:tc>
          <w:tcPr>
            <w:tcW w:w="2970" w:type="dxa"/>
          </w:tcPr>
          <w:p w14:paraId="40A804B4" w14:textId="77777777" w:rsidR="00D42244" w:rsidRDefault="00D42244" w:rsidP="00F011FB">
            <w:r>
              <w:t>Latest date when Actor selected the checkbox for this form and clicked “Send email to Testers” button</w:t>
            </w:r>
          </w:p>
        </w:tc>
        <w:tc>
          <w:tcPr>
            <w:tcW w:w="1350" w:type="dxa"/>
          </w:tcPr>
          <w:p w14:paraId="08C93C12" w14:textId="77777777" w:rsidR="00D42244" w:rsidRDefault="00D42244" w:rsidP="00F011FB">
            <w:r>
              <w:t>Read-only</w:t>
            </w:r>
          </w:p>
        </w:tc>
        <w:tc>
          <w:tcPr>
            <w:tcW w:w="2718" w:type="dxa"/>
          </w:tcPr>
          <w:p w14:paraId="2B122760" w14:textId="77777777" w:rsidR="00D42244" w:rsidRDefault="00D42244" w:rsidP="00F011FB">
            <w:r>
              <w:t>Format MM/DD/YYYY</w:t>
            </w:r>
          </w:p>
          <w:p w14:paraId="727D677D" w14:textId="77777777" w:rsidR="00D42244" w:rsidRDefault="00D42244" w:rsidP="00F011FB"/>
          <w:p w14:paraId="4FF8098A" w14:textId="77777777" w:rsidR="00D42244" w:rsidRPr="00DE06BD" w:rsidRDefault="00D42244" w:rsidP="00F011FB"/>
        </w:tc>
      </w:tr>
      <w:tr w:rsidR="00D42244" w:rsidRPr="00DB1C18" w14:paraId="098B04F7" w14:textId="77777777" w:rsidTr="00F011FB">
        <w:tc>
          <w:tcPr>
            <w:tcW w:w="2538" w:type="dxa"/>
          </w:tcPr>
          <w:p w14:paraId="119A2971" w14:textId="77777777" w:rsidR="00D42244" w:rsidRDefault="00D42244" w:rsidP="00F011FB">
            <w:r>
              <w:t>Form Name</w:t>
            </w:r>
          </w:p>
        </w:tc>
        <w:tc>
          <w:tcPr>
            <w:tcW w:w="2970" w:type="dxa"/>
          </w:tcPr>
          <w:p w14:paraId="62348008" w14:textId="77777777" w:rsidR="00D42244" w:rsidRDefault="00D42244" w:rsidP="00F011FB">
            <w:r>
              <w:t>Form name, imported from Form Builder</w:t>
            </w:r>
          </w:p>
        </w:tc>
        <w:tc>
          <w:tcPr>
            <w:tcW w:w="1350" w:type="dxa"/>
          </w:tcPr>
          <w:p w14:paraId="1320A4A7" w14:textId="77777777" w:rsidR="00D42244" w:rsidRDefault="00D42244" w:rsidP="00F011FB">
            <w:r>
              <w:t xml:space="preserve">Hyperlink </w:t>
            </w:r>
          </w:p>
        </w:tc>
        <w:tc>
          <w:tcPr>
            <w:tcW w:w="2718" w:type="dxa"/>
          </w:tcPr>
          <w:p w14:paraId="665943CD" w14:textId="77777777" w:rsidR="00D42244" w:rsidRPr="00DB1C18" w:rsidRDefault="00D42244" w:rsidP="00F011FB">
            <w:r>
              <w:t xml:space="preserve">Hyperlinked to Review and Test </w:t>
            </w:r>
            <w:proofErr w:type="spellStart"/>
            <w:r>
              <w:t>Greensheet</w:t>
            </w:r>
            <w:proofErr w:type="spellEnd"/>
            <w:r>
              <w:t xml:space="preserve"> screen for this form </w:t>
            </w:r>
          </w:p>
        </w:tc>
      </w:tr>
      <w:tr w:rsidR="00D42244" w:rsidRPr="00DE06BD" w14:paraId="45B433F2" w14:textId="77777777" w:rsidTr="00F011FB">
        <w:tc>
          <w:tcPr>
            <w:tcW w:w="2538" w:type="dxa"/>
          </w:tcPr>
          <w:p w14:paraId="354A2404" w14:textId="77777777" w:rsidR="00D42244" w:rsidRDefault="00D42244" w:rsidP="00F011FB">
            <w:r>
              <w:t>Test Completed By:</w:t>
            </w:r>
          </w:p>
        </w:tc>
        <w:tc>
          <w:tcPr>
            <w:tcW w:w="2970" w:type="dxa"/>
          </w:tcPr>
          <w:p w14:paraId="78546E57" w14:textId="77777777" w:rsidR="00D42244" w:rsidRPr="00E15CCA" w:rsidRDefault="00D42244" w:rsidP="00F011FB">
            <w:r>
              <w:t>Display the name of the user, who marked the form as tested</w:t>
            </w:r>
          </w:p>
        </w:tc>
        <w:tc>
          <w:tcPr>
            <w:tcW w:w="1350" w:type="dxa"/>
          </w:tcPr>
          <w:p w14:paraId="5A19E4FB" w14:textId="77777777" w:rsidR="00D42244" w:rsidRDefault="00D42244" w:rsidP="00F011FB">
            <w:r>
              <w:t>Hyperlink</w:t>
            </w:r>
          </w:p>
        </w:tc>
        <w:tc>
          <w:tcPr>
            <w:tcW w:w="2718" w:type="dxa"/>
          </w:tcPr>
          <w:p w14:paraId="2E72683F" w14:textId="77777777" w:rsidR="00D42244" w:rsidRDefault="00D42244" w:rsidP="00F011FB">
            <w:r>
              <w:t>Hyperlinked to email client, allowing to send email to this tester</w:t>
            </w:r>
          </w:p>
          <w:p w14:paraId="76160469" w14:textId="77777777" w:rsidR="00D42244" w:rsidRPr="00DE06BD" w:rsidRDefault="00D42244" w:rsidP="00F011FB">
            <w:r>
              <w:t>Format &lt;Last Name&gt;, &lt;First Name&gt;</w:t>
            </w:r>
          </w:p>
        </w:tc>
      </w:tr>
      <w:tr w:rsidR="00921DCF" w:rsidRPr="00DE06BD" w14:paraId="47EA84C0" w14:textId="77777777" w:rsidTr="00F011FB">
        <w:tc>
          <w:tcPr>
            <w:tcW w:w="2538" w:type="dxa"/>
          </w:tcPr>
          <w:p w14:paraId="681CF2AB" w14:textId="02FDE3DE" w:rsidR="00921DCF" w:rsidRDefault="00921DCF" w:rsidP="00921DCF">
            <w:r>
              <w:t>Send email to Testers</w:t>
            </w:r>
          </w:p>
        </w:tc>
        <w:tc>
          <w:tcPr>
            <w:tcW w:w="2970" w:type="dxa"/>
          </w:tcPr>
          <w:p w14:paraId="39967D96" w14:textId="611B6B14" w:rsidR="00921DCF" w:rsidRDefault="00921DCF" w:rsidP="00921DCF">
            <w:r>
              <w:t>See this doc., sec. Overall business flow description =&gt; For user with Draft Viewer or Draft</w:t>
            </w:r>
            <w:r w:rsidRPr="009B76C6">
              <w:t xml:space="preserve"> Administrator </w:t>
            </w:r>
            <w:r>
              <w:t>role =&gt; Email to testers</w:t>
            </w:r>
          </w:p>
        </w:tc>
        <w:tc>
          <w:tcPr>
            <w:tcW w:w="1350" w:type="dxa"/>
          </w:tcPr>
          <w:p w14:paraId="5D5CB9CF" w14:textId="73E7B748" w:rsidR="00921DCF" w:rsidRDefault="00921DCF" w:rsidP="00921DCF">
            <w:r>
              <w:t>Button</w:t>
            </w:r>
          </w:p>
        </w:tc>
        <w:tc>
          <w:tcPr>
            <w:tcW w:w="2718" w:type="dxa"/>
          </w:tcPr>
          <w:p w14:paraId="49511DA1" w14:textId="658E678F" w:rsidR="00921DCF" w:rsidRDefault="00921DCF" w:rsidP="00921DCF">
            <w:r>
              <w:t>Displayed below the section</w:t>
            </w:r>
          </w:p>
        </w:tc>
      </w:tr>
    </w:tbl>
    <w:p w14:paraId="4AF959FA" w14:textId="77777777" w:rsidR="00D42244" w:rsidRPr="00EC5443" w:rsidRDefault="00D42244" w:rsidP="00600EFC">
      <w:pPr>
        <w:pStyle w:val="BodyText"/>
      </w:pPr>
    </w:p>
    <w:p w14:paraId="743B769C" w14:textId="5B55C224" w:rsidR="00EC5443" w:rsidRDefault="00EC5443" w:rsidP="00600EFC">
      <w:pPr>
        <w:pStyle w:val="Heading1"/>
        <w:rPr>
          <w:noProof/>
        </w:rPr>
      </w:pPr>
      <w:bookmarkStart w:id="22" w:name="_Toc484078202"/>
      <w:r>
        <w:rPr>
          <w:noProof/>
        </w:rPr>
        <w:t>Test Greensheet functionality</w:t>
      </w:r>
      <w:bookmarkEnd w:id="22"/>
    </w:p>
    <w:p w14:paraId="26A5C7D7" w14:textId="57D289B5" w:rsidR="00EC5443" w:rsidRDefault="00EC5443" w:rsidP="00600EFC">
      <w:pPr>
        <w:pStyle w:val="Heading2"/>
      </w:pPr>
      <w:bookmarkStart w:id="23" w:name="_Toc484078203"/>
      <w:r>
        <w:t>“Test” flow of events</w:t>
      </w:r>
      <w:bookmarkEnd w:id="23"/>
    </w:p>
    <w:p w14:paraId="6CA9F59E" w14:textId="77777777" w:rsidR="00600EFC" w:rsidRPr="00855463" w:rsidRDefault="00BB163C" w:rsidP="00DD68C4">
      <w:pPr>
        <w:pStyle w:val="ListParagraph"/>
        <w:numPr>
          <w:ilvl w:val="0"/>
          <w:numId w:val="26"/>
        </w:numPr>
        <w:rPr>
          <w:rFonts w:ascii="Arial" w:hAnsi="Arial"/>
          <w:sz w:val="20"/>
          <w:szCs w:val="20"/>
        </w:rPr>
      </w:pPr>
      <w:r w:rsidRPr="00855463">
        <w:rPr>
          <w:rFonts w:ascii="Arial" w:hAnsi="Arial"/>
          <w:sz w:val="20"/>
          <w:szCs w:val="20"/>
        </w:rPr>
        <w:t xml:space="preserve">Actor navigates to Review and Test </w:t>
      </w:r>
      <w:proofErr w:type="spellStart"/>
      <w:r w:rsidRPr="00855463">
        <w:rPr>
          <w:rFonts w:ascii="Arial" w:hAnsi="Arial"/>
          <w:sz w:val="20"/>
          <w:szCs w:val="20"/>
        </w:rPr>
        <w:t>Greensheet</w:t>
      </w:r>
      <w:proofErr w:type="spellEnd"/>
      <w:r w:rsidRPr="00855463">
        <w:rPr>
          <w:rFonts w:ascii="Arial" w:hAnsi="Arial"/>
          <w:sz w:val="20"/>
          <w:szCs w:val="20"/>
        </w:rPr>
        <w:t xml:space="preserve"> page</w:t>
      </w:r>
      <w:r w:rsidR="00600EFC" w:rsidRPr="00855463">
        <w:rPr>
          <w:rFonts w:ascii="Arial" w:hAnsi="Arial"/>
          <w:sz w:val="20"/>
          <w:szCs w:val="20"/>
        </w:rPr>
        <w:t>.</w:t>
      </w:r>
    </w:p>
    <w:p w14:paraId="0D8C4695" w14:textId="182FA545" w:rsidR="00BB163C" w:rsidRPr="00855463" w:rsidRDefault="00600EFC" w:rsidP="00DD68C4">
      <w:pPr>
        <w:pStyle w:val="ListParagraph"/>
        <w:numPr>
          <w:ilvl w:val="0"/>
          <w:numId w:val="26"/>
        </w:numPr>
        <w:rPr>
          <w:rFonts w:ascii="Arial" w:hAnsi="Arial"/>
          <w:sz w:val="20"/>
          <w:szCs w:val="20"/>
        </w:rPr>
      </w:pPr>
      <w:r w:rsidRPr="00855463">
        <w:rPr>
          <w:rFonts w:ascii="Arial" w:hAnsi="Arial"/>
          <w:sz w:val="20"/>
          <w:szCs w:val="20"/>
        </w:rPr>
        <w:t xml:space="preserve">The system determines if this screen should </w:t>
      </w:r>
      <w:r w:rsidR="00F011FB">
        <w:rPr>
          <w:rFonts w:ascii="Arial" w:hAnsi="Arial"/>
          <w:sz w:val="20"/>
          <w:szCs w:val="20"/>
        </w:rPr>
        <w:t>provide ability to mark the form as tested or not:</w:t>
      </w:r>
    </w:p>
    <w:p w14:paraId="64AD1F85" w14:textId="39B2A590" w:rsidR="00600EFC" w:rsidRPr="00855463" w:rsidRDefault="00F011FB" w:rsidP="00DD68C4">
      <w:pPr>
        <w:pStyle w:val="ListParagraph"/>
        <w:numPr>
          <w:ilvl w:val="1"/>
          <w:numId w:val="26"/>
        </w:numPr>
        <w:rPr>
          <w:rFonts w:ascii="Arial" w:hAnsi="Arial"/>
          <w:sz w:val="20"/>
          <w:szCs w:val="20"/>
        </w:rPr>
      </w:pPr>
      <w:r w:rsidRPr="00855463">
        <w:rPr>
          <w:rFonts w:ascii="Arial" w:hAnsi="Arial"/>
          <w:sz w:val="20"/>
          <w:szCs w:val="20"/>
        </w:rPr>
        <w:t>If Actor navigated from “</w:t>
      </w:r>
      <w:r>
        <w:t>New &amp; Existing Type/Mechanism Combinations Added/Changed</w:t>
      </w:r>
      <w:r w:rsidRPr="00855463">
        <w:rPr>
          <w:rFonts w:ascii="Arial" w:hAnsi="Arial"/>
          <w:sz w:val="20"/>
          <w:szCs w:val="20"/>
        </w:rPr>
        <w:t>” section</w:t>
      </w:r>
      <w:r>
        <w:rPr>
          <w:rFonts w:ascii="Arial" w:hAnsi="Arial"/>
          <w:sz w:val="20"/>
          <w:szCs w:val="20"/>
        </w:rPr>
        <w:t>,</w:t>
      </w:r>
      <w:r w:rsidR="00855463" w:rsidRPr="00855463">
        <w:rPr>
          <w:rFonts w:ascii="Arial" w:hAnsi="Arial"/>
          <w:sz w:val="20"/>
          <w:szCs w:val="20"/>
        </w:rPr>
        <w:t xml:space="preserve"> Actor can:</w:t>
      </w:r>
    </w:p>
    <w:p w14:paraId="0EB2F3F0" w14:textId="77777777" w:rsidR="003A277A" w:rsidRPr="00855463" w:rsidRDefault="003A277A" w:rsidP="00DD68C4">
      <w:pPr>
        <w:pStyle w:val="ListParagraph"/>
        <w:numPr>
          <w:ilvl w:val="2"/>
          <w:numId w:val="15"/>
        </w:numPr>
        <w:rPr>
          <w:rFonts w:ascii="Arial" w:hAnsi="Arial"/>
          <w:sz w:val="20"/>
          <w:szCs w:val="20"/>
        </w:rPr>
      </w:pPr>
      <w:r w:rsidRPr="00855463">
        <w:rPr>
          <w:rFonts w:ascii="Arial" w:hAnsi="Arial"/>
          <w:sz w:val="20"/>
          <w:szCs w:val="20"/>
        </w:rPr>
        <w:t xml:space="preserve">Fill the form </w:t>
      </w:r>
    </w:p>
    <w:p w14:paraId="42CC8B67" w14:textId="77777777" w:rsidR="00293154" w:rsidRPr="00293154" w:rsidRDefault="00855463" w:rsidP="00DD68C4">
      <w:pPr>
        <w:pStyle w:val="ListParagraph"/>
        <w:numPr>
          <w:ilvl w:val="2"/>
          <w:numId w:val="15"/>
        </w:numPr>
        <w:rPr>
          <w:rFonts w:ascii="Arial" w:hAnsi="Arial"/>
          <w:sz w:val="20"/>
          <w:szCs w:val="20"/>
        </w:rPr>
      </w:pPr>
      <w:r w:rsidRPr="00855463">
        <w:rPr>
          <w:rFonts w:ascii="Arial" w:hAnsi="Arial"/>
          <w:sz w:val="20"/>
          <w:szCs w:val="20"/>
        </w:rPr>
        <w:lastRenderedPageBreak/>
        <w:t>T</w:t>
      </w:r>
      <w:r w:rsidR="003A277A" w:rsidRPr="00855463">
        <w:rPr>
          <w:rFonts w:ascii="Arial" w:hAnsi="Arial"/>
          <w:sz w:val="20"/>
          <w:szCs w:val="20"/>
        </w:rPr>
        <w:t xml:space="preserve">est submission. </w:t>
      </w:r>
      <w:r w:rsidR="00293154" w:rsidRPr="00293154">
        <w:rPr>
          <w:rFonts w:ascii="Arial" w:hAnsi="Arial"/>
          <w:sz w:val="20"/>
          <w:szCs w:val="20"/>
        </w:rPr>
        <w:t xml:space="preserve">The system performs the same validations as on Save and additional validations on Submit. Refer to </w:t>
      </w:r>
      <w:hyperlink r:id="rId29" w:history="1">
        <w:r w:rsidR="00293154" w:rsidRPr="00026835">
          <w:rPr>
            <w:rStyle w:val="Hyperlink"/>
          </w:rPr>
          <w:t>https://ncisvn.nci.nih.gov/svn/iscs/greensheets/Requirements/Use-cases/View%20and%20Manage%20a%20greensheet%20use-case_NEW.doc</w:t>
        </w:r>
      </w:hyperlink>
      <w:r w:rsidR="00293154">
        <w:rPr>
          <w:b/>
        </w:rPr>
        <w:t xml:space="preserve"> </w:t>
      </w:r>
    </w:p>
    <w:p w14:paraId="1C031153" w14:textId="03DCA5AD" w:rsidR="00293154" w:rsidRDefault="00293154" w:rsidP="00293154">
      <w:pPr>
        <w:pStyle w:val="ListParagraph"/>
        <w:ind w:left="1800"/>
        <w:rPr>
          <w:rFonts w:ascii="Arial" w:hAnsi="Arial"/>
          <w:sz w:val="20"/>
          <w:szCs w:val="20"/>
        </w:rPr>
      </w:pPr>
      <w:r w:rsidRPr="00293154">
        <w:rPr>
          <w:rFonts w:ascii="Arial" w:hAnsi="Arial"/>
          <w:sz w:val="20"/>
          <w:szCs w:val="20"/>
        </w:rPr>
        <w:t>sec. BUSINESS RULES and Corresponding Errors =&gt; Validation rules =&gt; Validations on Save/ Validations on Submit</w:t>
      </w:r>
      <w:r w:rsidR="003A277A" w:rsidRPr="00855463">
        <w:rPr>
          <w:rFonts w:ascii="Arial" w:hAnsi="Arial"/>
          <w:sz w:val="20"/>
          <w:szCs w:val="20"/>
        </w:rPr>
        <w:t xml:space="preserve"> </w:t>
      </w:r>
    </w:p>
    <w:p w14:paraId="0244F6FD" w14:textId="3B4A39DF" w:rsidR="003A277A" w:rsidRPr="00855463" w:rsidRDefault="00293154" w:rsidP="00DD68C4">
      <w:pPr>
        <w:pStyle w:val="ListParagraph"/>
        <w:numPr>
          <w:ilvl w:val="3"/>
          <w:numId w:val="29"/>
        </w:numPr>
        <w:rPr>
          <w:rFonts w:ascii="Arial" w:hAnsi="Arial"/>
          <w:sz w:val="20"/>
          <w:szCs w:val="20"/>
        </w:rPr>
      </w:pPr>
      <w:r>
        <w:rPr>
          <w:rFonts w:ascii="Arial" w:hAnsi="Arial"/>
          <w:sz w:val="20"/>
          <w:szCs w:val="20"/>
        </w:rPr>
        <w:t>I</w:t>
      </w:r>
      <w:r w:rsidR="003A277A" w:rsidRPr="00855463">
        <w:rPr>
          <w:rFonts w:ascii="Arial" w:hAnsi="Arial"/>
          <w:sz w:val="20"/>
          <w:szCs w:val="20"/>
        </w:rPr>
        <w:t>f submission test passed, the system should display success message</w:t>
      </w:r>
      <w:r>
        <w:rPr>
          <w:rFonts w:ascii="Arial" w:hAnsi="Arial"/>
          <w:sz w:val="20"/>
          <w:szCs w:val="20"/>
        </w:rPr>
        <w:t xml:space="preserve">: “Successfully Validated! The </w:t>
      </w:r>
      <w:proofErr w:type="spellStart"/>
      <w:r>
        <w:rPr>
          <w:rFonts w:ascii="Arial" w:hAnsi="Arial"/>
          <w:sz w:val="20"/>
          <w:szCs w:val="20"/>
        </w:rPr>
        <w:t>greensheet</w:t>
      </w:r>
      <w:proofErr w:type="spellEnd"/>
      <w:r>
        <w:rPr>
          <w:rFonts w:ascii="Arial" w:hAnsi="Arial"/>
          <w:sz w:val="20"/>
          <w:szCs w:val="20"/>
        </w:rPr>
        <w:t xml:space="preserve"> has been successfully validated.”</w:t>
      </w:r>
    </w:p>
    <w:p w14:paraId="18A02828" w14:textId="52C479DE" w:rsidR="00855463" w:rsidRDefault="00855463" w:rsidP="00DD68C4">
      <w:pPr>
        <w:pStyle w:val="ListParagraph"/>
        <w:numPr>
          <w:ilvl w:val="2"/>
          <w:numId w:val="15"/>
        </w:numPr>
        <w:rPr>
          <w:rFonts w:ascii="Arial" w:hAnsi="Arial"/>
          <w:sz w:val="20"/>
          <w:szCs w:val="20"/>
        </w:rPr>
      </w:pPr>
      <w:r w:rsidRPr="00855463">
        <w:rPr>
          <w:rFonts w:ascii="Arial" w:hAnsi="Arial"/>
          <w:sz w:val="20"/>
          <w:szCs w:val="20"/>
        </w:rPr>
        <w:t>M</w:t>
      </w:r>
      <w:r w:rsidR="003A277A" w:rsidRPr="00855463">
        <w:rPr>
          <w:rFonts w:ascii="Arial" w:hAnsi="Arial"/>
          <w:sz w:val="20"/>
          <w:szCs w:val="20"/>
        </w:rPr>
        <w:t xml:space="preserve">anually mark the form as tested (click “Test Completed” button). No validations are needed for completion of the test. </w:t>
      </w:r>
      <w:r w:rsidR="00A94854">
        <w:rPr>
          <w:rFonts w:ascii="Arial" w:hAnsi="Arial"/>
          <w:sz w:val="20"/>
          <w:szCs w:val="20"/>
        </w:rPr>
        <w:t>If the u</w:t>
      </w:r>
      <w:r w:rsidR="003A277A" w:rsidRPr="00855463">
        <w:rPr>
          <w:rFonts w:ascii="Arial" w:hAnsi="Arial"/>
          <w:sz w:val="20"/>
          <w:szCs w:val="20"/>
        </w:rPr>
        <w:t>ser never fill</w:t>
      </w:r>
      <w:r w:rsidR="00A94854">
        <w:rPr>
          <w:rFonts w:ascii="Arial" w:hAnsi="Arial"/>
          <w:sz w:val="20"/>
          <w:szCs w:val="20"/>
        </w:rPr>
        <w:t>ed</w:t>
      </w:r>
      <w:r w:rsidR="003A277A" w:rsidRPr="00855463">
        <w:rPr>
          <w:rFonts w:ascii="Arial" w:hAnsi="Arial"/>
          <w:sz w:val="20"/>
          <w:szCs w:val="20"/>
        </w:rPr>
        <w:t xml:space="preserve"> the form or </w:t>
      </w:r>
      <w:r w:rsidR="00A94854">
        <w:rPr>
          <w:rFonts w:ascii="Arial" w:hAnsi="Arial"/>
          <w:sz w:val="20"/>
          <w:szCs w:val="20"/>
        </w:rPr>
        <w:t xml:space="preserve">validated </w:t>
      </w:r>
      <w:r w:rsidR="003A277A" w:rsidRPr="00855463">
        <w:rPr>
          <w:rFonts w:ascii="Arial" w:hAnsi="Arial"/>
          <w:sz w:val="20"/>
          <w:szCs w:val="20"/>
        </w:rPr>
        <w:t>submi</w:t>
      </w:r>
      <w:r w:rsidR="00A94854">
        <w:rPr>
          <w:rFonts w:ascii="Arial" w:hAnsi="Arial"/>
          <w:sz w:val="20"/>
          <w:szCs w:val="20"/>
        </w:rPr>
        <w:t>ssion</w:t>
      </w:r>
      <w:r w:rsidR="003A277A" w:rsidRPr="00855463">
        <w:rPr>
          <w:rFonts w:ascii="Arial" w:hAnsi="Arial"/>
          <w:sz w:val="20"/>
          <w:szCs w:val="20"/>
        </w:rPr>
        <w:t>, the system will still allow mark the form as tested. The system should capture the name of the user, who marked the form as tested</w:t>
      </w:r>
      <w:r w:rsidRPr="00855463">
        <w:rPr>
          <w:rFonts w:ascii="Arial" w:hAnsi="Arial"/>
          <w:sz w:val="20"/>
          <w:szCs w:val="20"/>
        </w:rPr>
        <w:t xml:space="preserve">. The SAME user can return and click “Test Completed” button multiple times. </w:t>
      </w:r>
    </w:p>
    <w:p w14:paraId="56841702" w14:textId="759213B4" w:rsidR="00A94854" w:rsidRDefault="00A94854" w:rsidP="00A94854">
      <w:pPr>
        <w:pStyle w:val="ListParagraph"/>
        <w:ind w:left="1800"/>
        <w:rPr>
          <w:rFonts w:ascii="Arial" w:hAnsi="Arial"/>
          <w:sz w:val="20"/>
          <w:szCs w:val="20"/>
        </w:rPr>
      </w:pPr>
      <w:r>
        <w:rPr>
          <w:rFonts w:ascii="Arial" w:hAnsi="Arial"/>
          <w:sz w:val="20"/>
          <w:szCs w:val="20"/>
        </w:rPr>
        <w:t>After the user clicked “Testing Completed” button:</w:t>
      </w:r>
    </w:p>
    <w:p w14:paraId="000AE9BD" w14:textId="118B89CA" w:rsidR="00A94854" w:rsidRDefault="00A94854" w:rsidP="00DD68C4">
      <w:pPr>
        <w:pStyle w:val="ListParagraph"/>
        <w:numPr>
          <w:ilvl w:val="0"/>
          <w:numId w:val="28"/>
        </w:numPr>
        <w:rPr>
          <w:rFonts w:ascii="Arial" w:hAnsi="Arial"/>
          <w:sz w:val="20"/>
          <w:szCs w:val="20"/>
        </w:rPr>
      </w:pPr>
      <w:r>
        <w:rPr>
          <w:rFonts w:ascii="Arial" w:hAnsi="Arial"/>
          <w:sz w:val="20"/>
          <w:szCs w:val="20"/>
        </w:rPr>
        <w:t xml:space="preserve">Success message is displayed on the “Review and Test </w:t>
      </w:r>
      <w:proofErr w:type="spellStart"/>
      <w:r>
        <w:rPr>
          <w:rFonts w:ascii="Arial" w:hAnsi="Arial"/>
          <w:sz w:val="20"/>
          <w:szCs w:val="20"/>
        </w:rPr>
        <w:t>Greensheet</w:t>
      </w:r>
      <w:proofErr w:type="spellEnd"/>
      <w:r>
        <w:rPr>
          <w:rFonts w:ascii="Arial" w:hAnsi="Arial"/>
          <w:sz w:val="20"/>
          <w:szCs w:val="20"/>
        </w:rPr>
        <w:t>” screen “Testing Completed: &lt;date&gt; &lt;time&gt;</w:t>
      </w:r>
    </w:p>
    <w:p w14:paraId="3131C341" w14:textId="4A3F1017" w:rsidR="00A94854" w:rsidRPr="000C6B2C" w:rsidRDefault="00A94854" w:rsidP="00DD68C4">
      <w:pPr>
        <w:pStyle w:val="ListParagraph"/>
        <w:numPr>
          <w:ilvl w:val="0"/>
          <w:numId w:val="28"/>
        </w:numPr>
        <w:rPr>
          <w:rFonts w:ascii="Arial" w:hAnsi="Arial"/>
          <w:sz w:val="20"/>
          <w:szCs w:val="20"/>
        </w:rPr>
      </w:pPr>
      <w:r w:rsidRPr="000C6B2C">
        <w:rPr>
          <w:rFonts w:ascii="Arial" w:hAnsi="Arial"/>
          <w:sz w:val="20"/>
          <w:szCs w:val="20"/>
        </w:rPr>
        <w:t>The system will display this user’s name on the “Review &amp; Test Draft Module” screen for this form</w:t>
      </w:r>
    </w:p>
    <w:p w14:paraId="53315342" w14:textId="1D6ADDD1" w:rsidR="00855463" w:rsidRDefault="000C6B2C" w:rsidP="00BC33AD">
      <w:pPr>
        <w:pStyle w:val="ListParagraph"/>
        <w:numPr>
          <w:ilvl w:val="2"/>
          <w:numId w:val="15"/>
        </w:numPr>
        <w:rPr>
          <w:rFonts w:ascii="Arial" w:hAnsi="Arial"/>
          <w:sz w:val="20"/>
          <w:szCs w:val="20"/>
        </w:rPr>
      </w:pPr>
      <w:r w:rsidRPr="000C6B2C">
        <w:rPr>
          <w:rFonts w:ascii="Arial" w:hAnsi="Arial"/>
          <w:sz w:val="20"/>
          <w:szCs w:val="20"/>
        </w:rPr>
        <w:t>Expand/collapse</w:t>
      </w:r>
      <w:r w:rsidR="00855463" w:rsidRPr="000C6B2C">
        <w:rPr>
          <w:rFonts w:ascii="Arial" w:hAnsi="Arial"/>
          <w:sz w:val="20"/>
          <w:szCs w:val="20"/>
        </w:rPr>
        <w:t xml:space="preserve"> sub-questions. </w:t>
      </w:r>
      <w:r>
        <w:rPr>
          <w:rFonts w:ascii="Arial" w:hAnsi="Arial"/>
          <w:sz w:val="20"/>
          <w:szCs w:val="20"/>
        </w:rPr>
        <w:t xml:space="preserve">For </w:t>
      </w:r>
      <w:r w:rsidR="00BC33AD">
        <w:rPr>
          <w:rFonts w:ascii="Arial" w:hAnsi="Arial"/>
          <w:sz w:val="20"/>
          <w:szCs w:val="20"/>
        </w:rPr>
        <w:t xml:space="preserve">business rules please refer to </w:t>
      </w:r>
      <w:hyperlink r:id="rId30" w:history="1">
        <w:r w:rsidR="00BC33AD" w:rsidRPr="00DE6C0A">
          <w:rPr>
            <w:rStyle w:val="Hyperlink"/>
            <w:rFonts w:ascii="Arial" w:hAnsi="Arial"/>
            <w:sz w:val="20"/>
            <w:szCs w:val="20"/>
          </w:rPr>
          <w:t>https://ncisvn.nci.nih.gov/svn/iscs/greensheets/Requirements/Use-cases/View%20and%20Manage%20a%20greensheet%20use-case_NEW.doc</w:t>
        </w:r>
      </w:hyperlink>
      <w:r w:rsidR="00BC33AD">
        <w:rPr>
          <w:rFonts w:ascii="Arial" w:hAnsi="Arial"/>
          <w:sz w:val="20"/>
          <w:szCs w:val="20"/>
        </w:rPr>
        <w:t xml:space="preserve"> </w:t>
      </w:r>
    </w:p>
    <w:p w14:paraId="27CC4F4D" w14:textId="1306E19F" w:rsidR="00BC33AD" w:rsidRPr="000C6B2C" w:rsidRDefault="00BC33AD" w:rsidP="00BC33AD">
      <w:pPr>
        <w:pStyle w:val="ListParagraph"/>
        <w:ind w:left="1800"/>
        <w:rPr>
          <w:rFonts w:ascii="Arial" w:hAnsi="Arial"/>
          <w:sz w:val="20"/>
          <w:szCs w:val="20"/>
        </w:rPr>
      </w:pPr>
      <w:r>
        <w:rPr>
          <w:rFonts w:ascii="Arial" w:hAnsi="Arial"/>
          <w:sz w:val="20"/>
          <w:szCs w:val="20"/>
        </w:rPr>
        <w:t xml:space="preserve">Sec. </w:t>
      </w:r>
      <w:bookmarkStart w:id="24" w:name="_Toc481661897"/>
      <w:r w:rsidRPr="004A5C0B">
        <w:t>BUSINESS RULES and Corresponding Errors</w:t>
      </w:r>
      <w:bookmarkEnd w:id="24"/>
      <w:r>
        <w:t xml:space="preserve"> =&gt; </w:t>
      </w:r>
      <w:bookmarkStart w:id="25" w:name="_Toc481661898"/>
      <w:r>
        <w:t>Display rules</w:t>
      </w:r>
      <w:bookmarkEnd w:id="25"/>
      <w:r>
        <w:t xml:space="preserve"> =&gt; Expand/Collapse questions</w:t>
      </w:r>
    </w:p>
    <w:p w14:paraId="7B7DF798" w14:textId="35B3614C" w:rsidR="00855463" w:rsidRPr="00855463" w:rsidRDefault="00855463" w:rsidP="00DD68C4">
      <w:pPr>
        <w:pStyle w:val="ListParagraph"/>
        <w:numPr>
          <w:ilvl w:val="2"/>
          <w:numId w:val="15"/>
        </w:numPr>
        <w:rPr>
          <w:rFonts w:ascii="Arial" w:hAnsi="Arial"/>
          <w:sz w:val="20"/>
          <w:szCs w:val="20"/>
        </w:rPr>
      </w:pPr>
      <w:r w:rsidRPr="00855463">
        <w:rPr>
          <w:rFonts w:ascii="Arial" w:hAnsi="Arial"/>
          <w:sz w:val="20"/>
          <w:szCs w:val="20"/>
        </w:rPr>
        <w:t xml:space="preserve">Reset </w:t>
      </w:r>
      <w:proofErr w:type="spellStart"/>
      <w:r w:rsidRPr="00855463">
        <w:rPr>
          <w:rFonts w:ascii="Arial" w:hAnsi="Arial"/>
          <w:sz w:val="20"/>
          <w:szCs w:val="20"/>
        </w:rPr>
        <w:t>Grensheet</w:t>
      </w:r>
      <w:proofErr w:type="spellEnd"/>
      <w:r w:rsidR="00A966E1">
        <w:rPr>
          <w:rFonts w:ascii="Arial" w:hAnsi="Arial"/>
          <w:sz w:val="20"/>
          <w:szCs w:val="20"/>
        </w:rPr>
        <w:t xml:space="preserve">. In this case the system </w:t>
      </w:r>
      <w:r w:rsidR="007E12AD">
        <w:rPr>
          <w:rFonts w:ascii="Arial" w:hAnsi="Arial"/>
          <w:sz w:val="20"/>
          <w:szCs w:val="20"/>
        </w:rPr>
        <w:t xml:space="preserve">provides a warning message and, after Actor confirms, </w:t>
      </w:r>
      <w:r w:rsidR="00A966E1">
        <w:rPr>
          <w:rFonts w:ascii="Arial" w:hAnsi="Arial"/>
          <w:sz w:val="20"/>
          <w:szCs w:val="20"/>
        </w:rPr>
        <w:t>d</w:t>
      </w:r>
      <w:r w:rsidR="00A966E1" w:rsidRPr="00A966E1">
        <w:rPr>
          <w:rFonts w:ascii="Arial" w:hAnsi="Arial"/>
          <w:sz w:val="20"/>
          <w:szCs w:val="20"/>
        </w:rPr>
        <w:t>eletes all existing answers</w:t>
      </w:r>
      <w:r w:rsidR="007E12AD">
        <w:rPr>
          <w:rFonts w:ascii="Arial" w:hAnsi="Arial"/>
          <w:sz w:val="20"/>
          <w:szCs w:val="20"/>
        </w:rPr>
        <w:t>. Refer to “</w:t>
      </w:r>
      <w:r w:rsidR="007E12AD">
        <w:rPr>
          <w:noProof/>
        </w:rPr>
        <w:t xml:space="preserve">Reset a greensheet” flow in </w:t>
      </w:r>
      <w:hyperlink r:id="rId31" w:history="1">
        <w:r w:rsidR="007E12AD" w:rsidRPr="00DE6C0A">
          <w:rPr>
            <w:rStyle w:val="Hyperlink"/>
            <w:rFonts w:ascii="Arial" w:hAnsi="Arial"/>
            <w:sz w:val="20"/>
            <w:szCs w:val="20"/>
          </w:rPr>
          <w:t>https://ncisvn.nci.nih.gov/svn/iscs/greensheets/Requirements/Use-cases/View%20and%20Manage%20a%20greensheet%20use-case_NEW.doc</w:t>
        </w:r>
      </w:hyperlink>
      <w:r w:rsidR="007E12AD">
        <w:rPr>
          <w:rStyle w:val="Hyperlink"/>
          <w:rFonts w:ascii="Arial" w:hAnsi="Arial"/>
          <w:sz w:val="20"/>
          <w:szCs w:val="20"/>
        </w:rPr>
        <w:t xml:space="preserve">. </w:t>
      </w:r>
      <w:r w:rsidR="007E12AD">
        <w:rPr>
          <w:rFonts w:ascii="Arial" w:hAnsi="Arial"/>
          <w:sz w:val="20"/>
          <w:szCs w:val="20"/>
        </w:rPr>
        <w:t xml:space="preserve"> The difference we are not actually deleting a </w:t>
      </w:r>
      <w:proofErr w:type="spellStart"/>
      <w:r w:rsidR="007E12AD">
        <w:rPr>
          <w:rFonts w:ascii="Arial" w:hAnsi="Arial"/>
          <w:sz w:val="20"/>
          <w:szCs w:val="20"/>
        </w:rPr>
        <w:t>greensheet</w:t>
      </w:r>
      <w:proofErr w:type="spellEnd"/>
      <w:r w:rsidR="007E12AD">
        <w:rPr>
          <w:rFonts w:ascii="Arial" w:hAnsi="Arial"/>
          <w:sz w:val="20"/>
          <w:szCs w:val="20"/>
        </w:rPr>
        <w:t xml:space="preserve"> and not changing statuses, just deleting the answers.</w:t>
      </w:r>
    </w:p>
    <w:p w14:paraId="2A9081F9" w14:textId="77777777" w:rsidR="00855463" w:rsidRPr="00855463" w:rsidRDefault="00855463" w:rsidP="00DD68C4">
      <w:pPr>
        <w:pStyle w:val="ListParagraph"/>
        <w:numPr>
          <w:ilvl w:val="2"/>
          <w:numId w:val="15"/>
        </w:numPr>
        <w:rPr>
          <w:rFonts w:ascii="Arial" w:hAnsi="Arial"/>
          <w:sz w:val="20"/>
          <w:szCs w:val="20"/>
        </w:rPr>
      </w:pPr>
      <w:r w:rsidRPr="00855463">
        <w:rPr>
          <w:rFonts w:ascii="Arial" w:hAnsi="Arial"/>
          <w:sz w:val="20"/>
          <w:szCs w:val="20"/>
        </w:rPr>
        <w:t xml:space="preserve">User will be able to click URL in the question; it should open in the separate browser window </w:t>
      </w:r>
    </w:p>
    <w:p w14:paraId="4F2ED1D0" w14:textId="4C3C007D" w:rsidR="003A277A" w:rsidRDefault="00855463" w:rsidP="00DD68C4">
      <w:pPr>
        <w:pStyle w:val="ListParagraph"/>
        <w:numPr>
          <w:ilvl w:val="2"/>
          <w:numId w:val="15"/>
        </w:numPr>
        <w:rPr>
          <w:rFonts w:ascii="Arial" w:hAnsi="Arial"/>
          <w:sz w:val="20"/>
          <w:szCs w:val="20"/>
        </w:rPr>
      </w:pPr>
      <w:r w:rsidRPr="00855463">
        <w:rPr>
          <w:rFonts w:ascii="Arial" w:hAnsi="Arial"/>
          <w:sz w:val="20"/>
          <w:szCs w:val="20"/>
        </w:rPr>
        <w:t>“Close” or (if applicable, to a user with Draft Viewer and/or Draft Admin role) to return to Review &amp; Test Draft Module screen.</w:t>
      </w:r>
    </w:p>
    <w:p w14:paraId="07CD0D0D" w14:textId="0FF39D97" w:rsidR="00F011FB" w:rsidRPr="00F011FB" w:rsidRDefault="00F011FB" w:rsidP="00F011FB">
      <w:pPr>
        <w:pStyle w:val="ListParagraph"/>
        <w:numPr>
          <w:ilvl w:val="1"/>
          <w:numId w:val="26"/>
        </w:numPr>
      </w:pPr>
      <w:r w:rsidRPr="00F011FB">
        <w:t>If Actor navigated from “Existing Type/Mechanism Combinations With No Changes” section, then the “Testing Completed” button is not displayed. The rest of functionality is the same.</w:t>
      </w:r>
    </w:p>
    <w:p w14:paraId="04FD0A8B" w14:textId="77777777" w:rsidR="00F011FB" w:rsidRPr="00F011FB" w:rsidRDefault="00F011FB" w:rsidP="00F011FB">
      <w:pPr>
        <w:ind w:left="1440"/>
      </w:pPr>
    </w:p>
    <w:p w14:paraId="211D480A" w14:textId="6D990FAF" w:rsidR="00EC5443" w:rsidRDefault="00BB163C" w:rsidP="00600EFC">
      <w:pPr>
        <w:pStyle w:val="Heading2"/>
      </w:pPr>
      <w:bookmarkStart w:id="26" w:name="_Toc484078204"/>
      <w:r>
        <w:lastRenderedPageBreak/>
        <w:t xml:space="preserve">Review and Test </w:t>
      </w:r>
      <w:proofErr w:type="spellStart"/>
      <w:r>
        <w:t>Greensheet</w:t>
      </w:r>
      <w:proofErr w:type="spellEnd"/>
      <w:r>
        <w:t xml:space="preserve"> </w:t>
      </w:r>
      <w:r w:rsidR="002010FD">
        <w:t>s</w:t>
      </w:r>
      <w:r w:rsidR="00EC5443">
        <w:t>creen mockup</w:t>
      </w:r>
      <w:bookmarkEnd w:id="26"/>
    </w:p>
    <w:p w14:paraId="25C8D3A0" w14:textId="705B2122" w:rsidR="002010FD" w:rsidRPr="002010FD" w:rsidRDefault="002F49CE" w:rsidP="00600EFC">
      <w:r>
        <w:rPr>
          <w:noProof/>
        </w:rPr>
        <w:drawing>
          <wp:inline distT="0" distB="0" distL="0" distR="0" wp14:anchorId="7313169A" wp14:editId="57B38AE3">
            <wp:extent cx="5943600" cy="3324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24225"/>
                    </a:xfrm>
                    <a:prstGeom prst="rect">
                      <a:avLst/>
                    </a:prstGeom>
                  </pic:spPr>
                </pic:pic>
              </a:graphicData>
            </a:graphic>
          </wp:inline>
        </w:drawing>
      </w:r>
    </w:p>
    <w:p w14:paraId="422AFC4F" w14:textId="32471EDD" w:rsidR="00EC5443" w:rsidRPr="00EC5443" w:rsidRDefault="00EC5443" w:rsidP="00600EFC"/>
    <w:p w14:paraId="152F06E3" w14:textId="70969366" w:rsidR="00F12107" w:rsidRDefault="00F12107" w:rsidP="00600EFC">
      <w:pPr>
        <w:pStyle w:val="Heading2"/>
      </w:pPr>
      <w:bookmarkStart w:id="27" w:name="_Toc484078205"/>
      <w:r>
        <w:t>Sub-questions</w:t>
      </w:r>
      <w:r w:rsidR="00A966E1">
        <w:t xml:space="preserve"> numbering</w:t>
      </w:r>
      <w:bookmarkEnd w:id="27"/>
    </w:p>
    <w:p w14:paraId="0E893B14" w14:textId="4F2593AF" w:rsidR="00F12107" w:rsidRDefault="00A966E1" w:rsidP="00600EFC">
      <w:r>
        <w:t>I</w:t>
      </w:r>
      <w:r w:rsidR="00F12107">
        <w:t>n preview mode</w:t>
      </w:r>
      <w:r>
        <w:t>,</w:t>
      </w:r>
      <w:r w:rsidR="00F12107">
        <w:t xml:space="preserve"> the system display</w:t>
      </w:r>
      <w:r>
        <w:t>s</w:t>
      </w:r>
      <w:r w:rsidR="00F12107">
        <w:t xml:space="preserve"> a question number as follow:</w:t>
      </w:r>
    </w:p>
    <w:p w14:paraId="41AC27D0" w14:textId="77777777" w:rsidR="00F12107" w:rsidRDefault="00F12107" w:rsidP="00600EFC">
      <w:r>
        <w:t>Question #6 with option Yes and No</w:t>
      </w:r>
    </w:p>
    <w:p w14:paraId="04801D39" w14:textId="2665E075" w:rsidR="00F12107" w:rsidRPr="004D1679" w:rsidRDefault="00F12107" w:rsidP="00600EFC">
      <w:r w:rsidRPr="004D1679">
        <w:t xml:space="preserve">Question </w:t>
      </w:r>
      <w:r w:rsidRPr="003C570E">
        <w:rPr>
          <w:highlight w:val="yellow"/>
        </w:rPr>
        <w:t>#6.1</w:t>
      </w:r>
      <w:r w:rsidRPr="004D1679">
        <w:t xml:space="preserve"> – related to Yes answer on #</w:t>
      </w:r>
      <w:r>
        <w:t>6</w:t>
      </w:r>
      <w:r w:rsidRPr="004D1679">
        <w:t xml:space="preserve"> </w:t>
      </w:r>
    </w:p>
    <w:p w14:paraId="41EDD233" w14:textId="1BE04E6A" w:rsidR="00F12107" w:rsidRPr="004D1679" w:rsidRDefault="00F12107" w:rsidP="00600EFC">
      <w:r w:rsidRPr="004D1679">
        <w:t>Question #</w:t>
      </w:r>
      <w:r>
        <w:t>6</w:t>
      </w:r>
      <w:r w:rsidRPr="004D1679">
        <w:t>.2 – related to Yes answer on #</w:t>
      </w:r>
      <w:r>
        <w:t>6</w:t>
      </w:r>
      <w:r w:rsidRPr="004D1679">
        <w:t xml:space="preserve"> </w:t>
      </w:r>
    </w:p>
    <w:p w14:paraId="5BA5B4BC" w14:textId="49CC8925" w:rsidR="00F12107" w:rsidRDefault="00F12107" w:rsidP="00600EFC">
      <w:pPr>
        <w:pStyle w:val="BodyText"/>
      </w:pPr>
      <w:r w:rsidRPr="004D1679">
        <w:t xml:space="preserve">Question </w:t>
      </w:r>
      <w:r w:rsidRPr="003C570E">
        <w:rPr>
          <w:highlight w:val="yellow"/>
        </w:rPr>
        <w:t>#6.1</w:t>
      </w:r>
      <w:r w:rsidRPr="004D1679">
        <w:t xml:space="preserve"> – related to No answer on #</w:t>
      </w:r>
      <w:r>
        <w:t>6</w:t>
      </w:r>
    </w:p>
    <w:p w14:paraId="6188A47B" w14:textId="77777777" w:rsidR="00A966E1" w:rsidRDefault="00A966E1" w:rsidP="00600EFC">
      <w:pPr>
        <w:pStyle w:val="BodyText"/>
        <w:rPr>
          <w:noProof/>
        </w:rPr>
      </w:pPr>
    </w:p>
    <w:p w14:paraId="46B63119" w14:textId="10F35175" w:rsidR="00A966E1" w:rsidRPr="00B519D6" w:rsidRDefault="00A966E1" w:rsidP="00600EFC">
      <w:pPr>
        <w:pStyle w:val="BodyText"/>
      </w:pPr>
      <w:r>
        <w:rPr>
          <w:noProof/>
        </w:rPr>
        <w:drawing>
          <wp:inline distT="0" distB="0" distL="0" distR="0" wp14:anchorId="6845B8D9" wp14:editId="6DEBCA1E">
            <wp:extent cx="5877531" cy="1310816"/>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68" t="57876" r="837" b="2688"/>
                    <a:stretch/>
                  </pic:blipFill>
                  <pic:spPr bwMode="auto">
                    <a:xfrm>
                      <a:off x="0" y="0"/>
                      <a:ext cx="5877993" cy="1310919"/>
                    </a:xfrm>
                    <a:prstGeom prst="rect">
                      <a:avLst/>
                    </a:prstGeom>
                    <a:ln>
                      <a:noFill/>
                    </a:ln>
                    <a:extLst>
                      <a:ext uri="{53640926-AAD7-44D8-BBD7-CCE9431645EC}">
                        <a14:shadowObscured xmlns:a14="http://schemas.microsoft.com/office/drawing/2010/main"/>
                      </a:ext>
                    </a:extLst>
                  </pic:spPr>
                </pic:pic>
              </a:graphicData>
            </a:graphic>
          </wp:inline>
        </w:drawing>
      </w:r>
    </w:p>
    <w:p w14:paraId="640F5B89" w14:textId="77777777" w:rsidR="00F12107" w:rsidRPr="00F12107" w:rsidRDefault="00F12107" w:rsidP="00600EFC"/>
    <w:p w14:paraId="23373BFE" w14:textId="04B2F64B" w:rsidR="00EC5443" w:rsidRDefault="003A277A" w:rsidP="00600EFC">
      <w:pPr>
        <w:pStyle w:val="Heading2"/>
      </w:pPr>
      <w:bookmarkStart w:id="28" w:name="_Toc484078206"/>
      <w:r>
        <w:t xml:space="preserve">Review and Test </w:t>
      </w:r>
      <w:proofErr w:type="spellStart"/>
      <w:r>
        <w:t>Greensheet</w:t>
      </w:r>
      <w:proofErr w:type="spellEnd"/>
      <w:r>
        <w:t xml:space="preserve"> </w:t>
      </w:r>
      <w:r w:rsidR="00EC5443">
        <w:t>Screen Data elements</w:t>
      </w:r>
      <w:bookmarkEnd w:id="28"/>
    </w:p>
    <w:tbl>
      <w:tblPr>
        <w:tblStyle w:val="TableGrid"/>
        <w:tblW w:w="0" w:type="auto"/>
        <w:tblLayout w:type="fixed"/>
        <w:tblLook w:val="04A0" w:firstRow="1" w:lastRow="0" w:firstColumn="1" w:lastColumn="0" w:noHBand="0" w:noVBand="1"/>
      </w:tblPr>
      <w:tblGrid>
        <w:gridCol w:w="2178"/>
        <w:gridCol w:w="3690"/>
        <w:gridCol w:w="1440"/>
        <w:gridCol w:w="2268"/>
      </w:tblGrid>
      <w:tr w:rsidR="00E10BBF" w:rsidRPr="004A5C0B" w14:paraId="75969EC3" w14:textId="77777777" w:rsidTr="00350B08">
        <w:tc>
          <w:tcPr>
            <w:tcW w:w="2178" w:type="dxa"/>
            <w:shd w:val="clear" w:color="auto" w:fill="DDD9C3" w:themeFill="background2" w:themeFillShade="E6"/>
          </w:tcPr>
          <w:p w14:paraId="403B5E4B" w14:textId="77777777" w:rsidR="00E10BBF" w:rsidRPr="004A5C0B" w:rsidRDefault="00E10BBF" w:rsidP="00600EFC">
            <w:r w:rsidRPr="004A5C0B">
              <w:t>Element Name</w:t>
            </w:r>
          </w:p>
        </w:tc>
        <w:tc>
          <w:tcPr>
            <w:tcW w:w="3690" w:type="dxa"/>
            <w:shd w:val="clear" w:color="auto" w:fill="DDD9C3" w:themeFill="background2" w:themeFillShade="E6"/>
          </w:tcPr>
          <w:p w14:paraId="409D4986" w14:textId="77777777" w:rsidR="00E10BBF" w:rsidRPr="004A5C0B" w:rsidRDefault="00E10BBF" w:rsidP="00600EFC">
            <w:r w:rsidRPr="004A5C0B">
              <w:t>Description</w:t>
            </w:r>
          </w:p>
        </w:tc>
        <w:tc>
          <w:tcPr>
            <w:tcW w:w="1440" w:type="dxa"/>
            <w:shd w:val="clear" w:color="auto" w:fill="DDD9C3" w:themeFill="background2" w:themeFillShade="E6"/>
          </w:tcPr>
          <w:p w14:paraId="6D1A7132" w14:textId="77777777" w:rsidR="00E10BBF" w:rsidRPr="004A5C0B" w:rsidRDefault="00E10BBF" w:rsidP="00600EFC">
            <w:r w:rsidRPr="004A5C0B">
              <w:t>Element Type</w:t>
            </w:r>
          </w:p>
        </w:tc>
        <w:tc>
          <w:tcPr>
            <w:tcW w:w="2268" w:type="dxa"/>
            <w:shd w:val="clear" w:color="auto" w:fill="DDD9C3" w:themeFill="background2" w:themeFillShade="E6"/>
          </w:tcPr>
          <w:p w14:paraId="2A756B00" w14:textId="77777777" w:rsidR="00E10BBF" w:rsidRPr="004A5C0B" w:rsidRDefault="00E10BBF" w:rsidP="00600EFC">
            <w:r w:rsidRPr="004A5C0B">
              <w:t>Comments</w:t>
            </w:r>
          </w:p>
        </w:tc>
      </w:tr>
      <w:tr w:rsidR="00A966E1" w:rsidRPr="00DE06BD" w14:paraId="16B261FC" w14:textId="77777777" w:rsidTr="00350B08">
        <w:trPr>
          <w:trHeight w:val="314"/>
        </w:trPr>
        <w:tc>
          <w:tcPr>
            <w:tcW w:w="2178" w:type="dxa"/>
          </w:tcPr>
          <w:p w14:paraId="2EE97B3B" w14:textId="477CD213" w:rsidR="00A966E1" w:rsidRDefault="00A966E1" w:rsidP="00600EFC">
            <w:r>
              <w:t xml:space="preserve">Back to Review &amp; </w:t>
            </w:r>
            <w:r>
              <w:lastRenderedPageBreak/>
              <w:t>Test Module</w:t>
            </w:r>
          </w:p>
        </w:tc>
        <w:tc>
          <w:tcPr>
            <w:tcW w:w="3690" w:type="dxa"/>
          </w:tcPr>
          <w:p w14:paraId="4E295063" w14:textId="36733F08" w:rsidR="00A966E1" w:rsidRDefault="00A966E1" w:rsidP="00600EFC">
            <w:r>
              <w:lastRenderedPageBreak/>
              <w:t xml:space="preserve">Allows to return to Review &amp; Test </w:t>
            </w:r>
            <w:r>
              <w:lastRenderedPageBreak/>
              <w:t xml:space="preserve">Module screen </w:t>
            </w:r>
          </w:p>
        </w:tc>
        <w:tc>
          <w:tcPr>
            <w:tcW w:w="1440" w:type="dxa"/>
          </w:tcPr>
          <w:p w14:paraId="21FDCA85" w14:textId="572E0DC9" w:rsidR="00A966E1" w:rsidRDefault="00A966E1" w:rsidP="00600EFC">
            <w:r>
              <w:lastRenderedPageBreak/>
              <w:t>Button</w:t>
            </w:r>
          </w:p>
        </w:tc>
        <w:tc>
          <w:tcPr>
            <w:tcW w:w="2268" w:type="dxa"/>
          </w:tcPr>
          <w:p w14:paraId="204F2104" w14:textId="3595AC91" w:rsidR="00A966E1" w:rsidRPr="00DE06BD" w:rsidRDefault="00A966E1" w:rsidP="00600EFC">
            <w:r>
              <w:t xml:space="preserve">Provided only to the </w:t>
            </w:r>
            <w:r>
              <w:lastRenderedPageBreak/>
              <w:t>users with Draft Viewer and/or Draft Admin role</w:t>
            </w:r>
          </w:p>
        </w:tc>
      </w:tr>
      <w:tr w:rsidR="00E10BBF" w:rsidRPr="00DE06BD" w14:paraId="3E5AA503" w14:textId="77777777" w:rsidTr="00350B08">
        <w:trPr>
          <w:trHeight w:val="314"/>
        </w:trPr>
        <w:tc>
          <w:tcPr>
            <w:tcW w:w="2178" w:type="dxa"/>
          </w:tcPr>
          <w:p w14:paraId="2E558EC9" w14:textId="7D7087DE" w:rsidR="00E10BBF" w:rsidRDefault="00E10BBF" w:rsidP="00600EFC">
            <w:r>
              <w:lastRenderedPageBreak/>
              <w:t xml:space="preserve">Review and Test </w:t>
            </w:r>
            <w:proofErr w:type="spellStart"/>
            <w:r>
              <w:t>Greensheet</w:t>
            </w:r>
            <w:proofErr w:type="spellEnd"/>
          </w:p>
        </w:tc>
        <w:tc>
          <w:tcPr>
            <w:tcW w:w="3690" w:type="dxa"/>
          </w:tcPr>
          <w:p w14:paraId="235376E2" w14:textId="77777777" w:rsidR="00E10BBF" w:rsidRDefault="00E10BBF" w:rsidP="00600EFC">
            <w:r>
              <w:t>Screen title</w:t>
            </w:r>
          </w:p>
        </w:tc>
        <w:tc>
          <w:tcPr>
            <w:tcW w:w="1440" w:type="dxa"/>
          </w:tcPr>
          <w:p w14:paraId="540488FA" w14:textId="77777777" w:rsidR="00E10BBF" w:rsidRDefault="00E10BBF" w:rsidP="00600EFC">
            <w:r>
              <w:t>Read-only</w:t>
            </w:r>
          </w:p>
        </w:tc>
        <w:tc>
          <w:tcPr>
            <w:tcW w:w="2268" w:type="dxa"/>
          </w:tcPr>
          <w:p w14:paraId="4D07C698" w14:textId="77777777" w:rsidR="00E10BBF" w:rsidRPr="00DE06BD" w:rsidRDefault="00E10BBF" w:rsidP="00600EFC"/>
        </w:tc>
      </w:tr>
      <w:tr w:rsidR="00E10BBF" w:rsidRPr="00DE06BD" w14:paraId="007DFD7C" w14:textId="77777777" w:rsidTr="00E10BBF">
        <w:tc>
          <w:tcPr>
            <w:tcW w:w="9576" w:type="dxa"/>
            <w:gridSpan w:val="4"/>
            <w:shd w:val="clear" w:color="auto" w:fill="DBE5F1" w:themeFill="accent1" w:themeFillTint="33"/>
          </w:tcPr>
          <w:p w14:paraId="5F48A20F" w14:textId="27780E4E" w:rsidR="00E10BBF" w:rsidRPr="00DE06BD" w:rsidRDefault="00E10BBF" w:rsidP="00600EFC">
            <w:r>
              <w:t>Header section:</w:t>
            </w:r>
          </w:p>
        </w:tc>
      </w:tr>
      <w:tr w:rsidR="00E10BBF" w:rsidRPr="00DE06BD" w14:paraId="1EF6BDDC" w14:textId="77777777" w:rsidTr="00350B08">
        <w:tc>
          <w:tcPr>
            <w:tcW w:w="2178" w:type="dxa"/>
          </w:tcPr>
          <w:p w14:paraId="228A730E" w14:textId="2ED2056B" w:rsidR="00E10BBF" w:rsidRDefault="00E10BBF" w:rsidP="00600EFC">
            <w:r>
              <w:t>Form Name</w:t>
            </w:r>
          </w:p>
        </w:tc>
        <w:tc>
          <w:tcPr>
            <w:tcW w:w="3690" w:type="dxa"/>
          </w:tcPr>
          <w:p w14:paraId="346C9F8D" w14:textId="7FEADF73" w:rsidR="00E10BBF" w:rsidRDefault="00B63610" w:rsidP="00600EFC">
            <w:r>
              <w:t>Displays form name that is exported from Form Builder</w:t>
            </w:r>
          </w:p>
        </w:tc>
        <w:tc>
          <w:tcPr>
            <w:tcW w:w="1440" w:type="dxa"/>
          </w:tcPr>
          <w:p w14:paraId="4631B84B" w14:textId="32353064" w:rsidR="00E10BBF" w:rsidRDefault="00B63610" w:rsidP="00600EFC">
            <w:r>
              <w:t>Read-only</w:t>
            </w:r>
          </w:p>
        </w:tc>
        <w:tc>
          <w:tcPr>
            <w:tcW w:w="2268" w:type="dxa"/>
          </w:tcPr>
          <w:p w14:paraId="7C77E770" w14:textId="77777777" w:rsidR="00E10BBF" w:rsidRPr="00DE06BD" w:rsidRDefault="00E10BBF" w:rsidP="00600EFC"/>
        </w:tc>
      </w:tr>
      <w:tr w:rsidR="00E10BBF" w:rsidRPr="00DE06BD" w14:paraId="57214E36" w14:textId="77777777" w:rsidTr="00350B08">
        <w:tc>
          <w:tcPr>
            <w:tcW w:w="2178" w:type="dxa"/>
          </w:tcPr>
          <w:p w14:paraId="6EC40431" w14:textId="2BDB0801" w:rsidR="00E10BBF" w:rsidRDefault="00E10BBF" w:rsidP="00600EFC">
            <w:r>
              <w:t>Form Type</w:t>
            </w:r>
          </w:p>
        </w:tc>
        <w:tc>
          <w:tcPr>
            <w:tcW w:w="3690" w:type="dxa"/>
          </w:tcPr>
          <w:p w14:paraId="70E1C1F6" w14:textId="6B9D7D6E" w:rsidR="00E10BBF" w:rsidRDefault="005715D6" w:rsidP="00600EFC">
            <w:r>
              <w:t>Displays form type</w:t>
            </w:r>
          </w:p>
        </w:tc>
        <w:tc>
          <w:tcPr>
            <w:tcW w:w="1440" w:type="dxa"/>
          </w:tcPr>
          <w:p w14:paraId="1FDAE571" w14:textId="6AFF4BE3" w:rsidR="00E10BBF" w:rsidRDefault="00B63610" w:rsidP="00600EFC">
            <w:r>
              <w:t>Read-only</w:t>
            </w:r>
          </w:p>
        </w:tc>
        <w:tc>
          <w:tcPr>
            <w:tcW w:w="2268" w:type="dxa"/>
          </w:tcPr>
          <w:p w14:paraId="086C8ED3" w14:textId="77777777" w:rsidR="00E10BBF" w:rsidRDefault="00B63610" w:rsidP="00600EFC">
            <w:r>
              <w:t>Possible values:</w:t>
            </w:r>
          </w:p>
          <w:p w14:paraId="01B44BE3" w14:textId="77777777" w:rsidR="00B63610" w:rsidRPr="00B63610" w:rsidRDefault="00B63610" w:rsidP="00DD68C4">
            <w:pPr>
              <w:pStyle w:val="ListParagraph"/>
              <w:numPr>
                <w:ilvl w:val="0"/>
                <w:numId w:val="17"/>
              </w:numPr>
            </w:pPr>
            <w:r w:rsidRPr="00B63610">
              <w:t>Program</w:t>
            </w:r>
          </w:p>
          <w:p w14:paraId="3C594866" w14:textId="77777777" w:rsidR="00B63610" w:rsidRPr="00B63610" w:rsidRDefault="00B63610" w:rsidP="00DD68C4">
            <w:pPr>
              <w:pStyle w:val="ListParagraph"/>
              <w:numPr>
                <w:ilvl w:val="0"/>
                <w:numId w:val="17"/>
              </w:numPr>
            </w:pPr>
            <w:r w:rsidRPr="00B63610">
              <w:t>Specialist</w:t>
            </w:r>
          </w:p>
          <w:p w14:paraId="2BA0E942" w14:textId="49631D3D" w:rsidR="00B63610" w:rsidRPr="00B63610" w:rsidRDefault="00B63610" w:rsidP="00DD68C4">
            <w:pPr>
              <w:pStyle w:val="ListParagraph"/>
              <w:numPr>
                <w:ilvl w:val="0"/>
                <w:numId w:val="17"/>
              </w:numPr>
            </w:pPr>
            <w:r w:rsidRPr="00B63610">
              <w:t>Revision</w:t>
            </w:r>
          </w:p>
        </w:tc>
      </w:tr>
      <w:tr w:rsidR="00E10BBF" w:rsidRPr="00DE06BD" w14:paraId="03A34076" w14:textId="77777777" w:rsidTr="00350B08">
        <w:tc>
          <w:tcPr>
            <w:tcW w:w="2178" w:type="dxa"/>
          </w:tcPr>
          <w:p w14:paraId="4A3AABBD" w14:textId="753DD18B" w:rsidR="00E10BBF" w:rsidRDefault="00E10BBF" w:rsidP="00600EFC">
            <w:r>
              <w:t>Applied to</w:t>
            </w:r>
          </w:p>
        </w:tc>
        <w:tc>
          <w:tcPr>
            <w:tcW w:w="3690" w:type="dxa"/>
          </w:tcPr>
          <w:p w14:paraId="47DB4FB2" w14:textId="2737E5DC" w:rsidR="00E10BBF" w:rsidRDefault="00B91168" w:rsidP="00600EFC">
            <w:r>
              <w:t>Displays the list of type/</w:t>
            </w:r>
            <w:proofErr w:type="spellStart"/>
            <w:r>
              <w:t>mech</w:t>
            </w:r>
            <w:proofErr w:type="spellEnd"/>
            <w:r>
              <w:t xml:space="preserve"> combinations for which this form is used</w:t>
            </w:r>
          </w:p>
        </w:tc>
        <w:tc>
          <w:tcPr>
            <w:tcW w:w="1440" w:type="dxa"/>
          </w:tcPr>
          <w:p w14:paraId="438D37EE" w14:textId="18FB1C0A" w:rsidR="00E10BBF" w:rsidRDefault="00B63610" w:rsidP="00600EFC">
            <w:r>
              <w:t>Read-only</w:t>
            </w:r>
          </w:p>
        </w:tc>
        <w:tc>
          <w:tcPr>
            <w:tcW w:w="2268" w:type="dxa"/>
          </w:tcPr>
          <w:p w14:paraId="1BA77E41" w14:textId="77777777" w:rsidR="00E10BBF" w:rsidRPr="00DE06BD" w:rsidRDefault="00E10BBF" w:rsidP="00600EFC"/>
        </w:tc>
      </w:tr>
      <w:tr w:rsidR="00E10BBF" w:rsidRPr="00DE06BD" w14:paraId="31E230FE" w14:textId="77777777" w:rsidTr="00E10BBF">
        <w:tc>
          <w:tcPr>
            <w:tcW w:w="9576" w:type="dxa"/>
            <w:gridSpan w:val="4"/>
            <w:shd w:val="clear" w:color="auto" w:fill="DBE5F1" w:themeFill="accent1" w:themeFillTint="33"/>
          </w:tcPr>
          <w:p w14:paraId="397AAA40" w14:textId="2817BB22" w:rsidR="00E10BBF" w:rsidRPr="00DE06BD" w:rsidRDefault="00E10BBF" w:rsidP="00600EFC">
            <w:r>
              <w:t xml:space="preserve">Buttons on the screen (could be repeated above </w:t>
            </w:r>
            <w:r w:rsidR="00B63610">
              <w:t xml:space="preserve">and below a questionnaire) </w:t>
            </w:r>
          </w:p>
        </w:tc>
      </w:tr>
      <w:tr w:rsidR="00E10BBF" w:rsidRPr="00DE06BD" w14:paraId="4B1154C9" w14:textId="77777777" w:rsidTr="00350B08">
        <w:tc>
          <w:tcPr>
            <w:tcW w:w="2178" w:type="dxa"/>
          </w:tcPr>
          <w:p w14:paraId="3ED27D61" w14:textId="76D216BD" w:rsidR="00E10BBF" w:rsidRDefault="00B63610" w:rsidP="00600EFC">
            <w:r>
              <w:t>Testing Completed</w:t>
            </w:r>
          </w:p>
        </w:tc>
        <w:tc>
          <w:tcPr>
            <w:tcW w:w="3690" w:type="dxa"/>
          </w:tcPr>
          <w:p w14:paraId="2C20D6B8" w14:textId="31A8A7BB" w:rsidR="00E10BBF" w:rsidRDefault="003D1B89" w:rsidP="00600EFC">
            <w:r>
              <w:t xml:space="preserve">Allows to mark the form as ‘tested’. </w:t>
            </w:r>
          </w:p>
        </w:tc>
        <w:tc>
          <w:tcPr>
            <w:tcW w:w="1440" w:type="dxa"/>
          </w:tcPr>
          <w:p w14:paraId="02DA1A94" w14:textId="1D8FCCA1" w:rsidR="00E10BBF" w:rsidRDefault="00B63610" w:rsidP="00600EFC">
            <w:r>
              <w:t>Button</w:t>
            </w:r>
          </w:p>
        </w:tc>
        <w:tc>
          <w:tcPr>
            <w:tcW w:w="2268" w:type="dxa"/>
          </w:tcPr>
          <w:p w14:paraId="043A490E" w14:textId="1B9429FB" w:rsidR="00E10BBF" w:rsidRPr="00DE06BD" w:rsidRDefault="00E12779" w:rsidP="00600EFC">
            <w:r>
              <w:t>The system should save the name of the user</w:t>
            </w:r>
            <w:r w:rsidR="00657D04">
              <w:t>, who marked the form as tested and display it on Review &amp; Test Module screen</w:t>
            </w:r>
          </w:p>
        </w:tc>
      </w:tr>
      <w:tr w:rsidR="00A966E1" w:rsidRPr="00DE06BD" w14:paraId="503390D3" w14:textId="77777777" w:rsidTr="00350B08">
        <w:tc>
          <w:tcPr>
            <w:tcW w:w="2178" w:type="dxa"/>
          </w:tcPr>
          <w:p w14:paraId="0C4933BE" w14:textId="6360DE7F" w:rsidR="00A966E1" w:rsidRDefault="00657D04" w:rsidP="00600EFC">
            <w:r>
              <w:t>View All Comments</w:t>
            </w:r>
          </w:p>
        </w:tc>
        <w:tc>
          <w:tcPr>
            <w:tcW w:w="3690" w:type="dxa"/>
          </w:tcPr>
          <w:p w14:paraId="6F52B4EC" w14:textId="4992AC04" w:rsidR="00A966E1" w:rsidRDefault="00657D04" w:rsidP="00600EFC">
            <w:r>
              <w:t xml:space="preserve">Disabled in DRAFT area. Tool tip is “Comments for </w:t>
            </w:r>
            <w:r w:rsidR="00BB38A3">
              <w:t>Test</w:t>
            </w:r>
            <w:r>
              <w:t xml:space="preserve"> Mode are disabled”</w:t>
            </w:r>
          </w:p>
        </w:tc>
        <w:tc>
          <w:tcPr>
            <w:tcW w:w="1440" w:type="dxa"/>
          </w:tcPr>
          <w:p w14:paraId="52F3A4B7" w14:textId="0D307535" w:rsidR="00A966E1" w:rsidRDefault="00657D04" w:rsidP="00600EFC">
            <w:r>
              <w:t>Button</w:t>
            </w:r>
          </w:p>
        </w:tc>
        <w:tc>
          <w:tcPr>
            <w:tcW w:w="2268" w:type="dxa"/>
          </w:tcPr>
          <w:p w14:paraId="6802D85F" w14:textId="6F96AC19" w:rsidR="00A966E1" w:rsidRDefault="00A966E1" w:rsidP="00600EFC"/>
        </w:tc>
      </w:tr>
      <w:tr w:rsidR="00657D04" w:rsidRPr="00DE06BD" w14:paraId="1124B5B5" w14:textId="77777777" w:rsidTr="00350B08">
        <w:tc>
          <w:tcPr>
            <w:tcW w:w="2178" w:type="dxa"/>
          </w:tcPr>
          <w:p w14:paraId="1F8E9E80" w14:textId="1BFD829B" w:rsidR="00657D04" w:rsidRDefault="00657D04" w:rsidP="00A966E1">
            <w:r>
              <w:t xml:space="preserve">Reset </w:t>
            </w:r>
            <w:proofErr w:type="spellStart"/>
            <w:r>
              <w:t>Greensheet</w:t>
            </w:r>
            <w:proofErr w:type="spellEnd"/>
          </w:p>
        </w:tc>
        <w:tc>
          <w:tcPr>
            <w:tcW w:w="3690" w:type="dxa"/>
          </w:tcPr>
          <w:p w14:paraId="3D634A69" w14:textId="4965F9FD" w:rsidR="00657D04" w:rsidRDefault="00657D04" w:rsidP="00A966E1">
            <w:r>
              <w:t xml:space="preserve">Allows to delete all answers. </w:t>
            </w:r>
          </w:p>
        </w:tc>
        <w:tc>
          <w:tcPr>
            <w:tcW w:w="1440" w:type="dxa"/>
          </w:tcPr>
          <w:p w14:paraId="252A684A" w14:textId="6382B8BC" w:rsidR="00657D04" w:rsidRDefault="00657D04" w:rsidP="00A966E1">
            <w:r>
              <w:t>Button</w:t>
            </w:r>
          </w:p>
        </w:tc>
        <w:tc>
          <w:tcPr>
            <w:tcW w:w="2268" w:type="dxa"/>
          </w:tcPr>
          <w:p w14:paraId="66EF9B46" w14:textId="02551E5E" w:rsidR="00657D04" w:rsidRDefault="00657D04" w:rsidP="00657D04"/>
        </w:tc>
      </w:tr>
      <w:tr w:rsidR="00A966E1" w:rsidRPr="00DE06BD" w14:paraId="0F3F2CE3" w14:textId="77777777" w:rsidTr="00350B08">
        <w:tc>
          <w:tcPr>
            <w:tcW w:w="2178" w:type="dxa"/>
          </w:tcPr>
          <w:p w14:paraId="7C31DC88" w14:textId="5331FCF1" w:rsidR="00A966E1" w:rsidRDefault="00A966E1" w:rsidP="00A966E1">
            <w:r>
              <w:t>Validate Submission</w:t>
            </w:r>
          </w:p>
        </w:tc>
        <w:tc>
          <w:tcPr>
            <w:tcW w:w="3690" w:type="dxa"/>
          </w:tcPr>
          <w:p w14:paraId="1FE63975" w14:textId="7EA3F725" w:rsidR="00A966E1" w:rsidRDefault="00A966E1" w:rsidP="00A966E1">
            <w:r>
              <w:t xml:space="preserve">Allows to run all validations on submission. </w:t>
            </w:r>
          </w:p>
        </w:tc>
        <w:tc>
          <w:tcPr>
            <w:tcW w:w="1440" w:type="dxa"/>
          </w:tcPr>
          <w:p w14:paraId="5E36EE48" w14:textId="2AC70D67" w:rsidR="00A966E1" w:rsidRDefault="00A966E1" w:rsidP="00A966E1">
            <w:r>
              <w:t>Button</w:t>
            </w:r>
          </w:p>
        </w:tc>
        <w:tc>
          <w:tcPr>
            <w:tcW w:w="2268" w:type="dxa"/>
          </w:tcPr>
          <w:p w14:paraId="7C602382" w14:textId="167AA330" w:rsidR="00A966E1" w:rsidRPr="00DE06BD" w:rsidRDefault="00A966E1" w:rsidP="00657D04"/>
        </w:tc>
      </w:tr>
      <w:tr w:rsidR="00A966E1" w:rsidRPr="00DE06BD" w14:paraId="2B97A4B8" w14:textId="77777777" w:rsidTr="00350B08">
        <w:tc>
          <w:tcPr>
            <w:tcW w:w="2178" w:type="dxa"/>
          </w:tcPr>
          <w:p w14:paraId="28B48B2B" w14:textId="3DD4315D" w:rsidR="00A966E1" w:rsidRDefault="00A966E1" w:rsidP="00A966E1">
            <w:r>
              <w:t>Close</w:t>
            </w:r>
          </w:p>
        </w:tc>
        <w:tc>
          <w:tcPr>
            <w:tcW w:w="3690" w:type="dxa"/>
          </w:tcPr>
          <w:p w14:paraId="314BBA80" w14:textId="0E4D8EA0" w:rsidR="00A966E1" w:rsidRDefault="00A966E1" w:rsidP="00A966E1">
            <w:r>
              <w:t>Allows to close the page</w:t>
            </w:r>
          </w:p>
        </w:tc>
        <w:tc>
          <w:tcPr>
            <w:tcW w:w="1440" w:type="dxa"/>
          </w:tcPr>
          <w:p w14:paraId="413E9E16" w14:textId="784A7106" w:rsidR="00A966E1" w:rsidRDefault="00A966E1" w:rsidP="00A966E1">
            <w:r>
              <w:t>Button</w:t>
            </w:r>
          </w:p>
        </w:tc>
        <w:tc>
          <w:tcPr>
            <w:tcW w:w="2268" w:type="dxa"/>
          </w:tcPr>
          <w:p w14:paraId="1A4386D0" w14:textId="1596E376" w:rsidR="00A966E1" w:rsidRPr="00DE06BD" w:rsidRDefault="00A966E1" w:rsidP="00A966E1">
            <w:r>
              <w:t>Displayed to a Tester (Program or Specialist) who clicked on the link in email</w:t>
            </w:r>
          </w:p>
        </w:tc>
      </w:tr>
      <w:tr w:rsidR="00A966E1" w:rsidRPr="00DE06BD" w14:paraId="44610BCB" w14:textId="77777777" w:rsidTr="00B63610">
        <w:tc>
          <w:tcPr>
            <w:tcW w:w="9576" w:type="dxa"/>
            <w:gridSpan w:val="4"/>
            <w:shd w:val="clear" w:color="auto" w:fill="DBE5F1" w:themeFill="accent1" w:themeFillTint="33"/>
          </w:tcPr>
          <w:p w14:paraId="0BFEADDF" w14:textId="475DD38A" w:rsidR="00A966E1" w:rsidRPr="00DE06BD" w:rsidRDefault="00A966E1" w:rsidP="00A966E1">
            <w:r>
              <w:t>Questionnaire portion of the screen</w:t>
            </w:r>
          </w:p>
        </w:tc>
      </w:tr>
      <w:tr w:rsidR="00A966E1" w:rsidRPr="00DE06BD" w14:paraId="2DC7C4C7" w14:textId="77777777" w:rsidTr="00B309AC">
        <w:tc>
          <w:tcPr>
            <w:tcW w:w="9576" w:type="dxa"/>
            <w:gridSpan w:val="4"/>
          </w:tcPr>
          <w:p w14:paraId="76B0C047" w14:textId="663BB100" w:rsidR="00657D04" w:rsidRDefault="00A966E1" w:rsidP="00657D04">
            <w:pPr>
              <w:rPr>
                <w:b/>
              </w:rPr>
            </w:pPr>
            <w:r>
              <w:t xml:space="preserve">For description of elements, please refer to </w:t>
            </w:r>
            <w:hyperlink r:id="rId33" w:history="1">
              <w:r w:rsidR="00DB5C46" w:rsidRPr="00026835">
                <w:rPr>
                  <w:rStyle w:val="Hyperlink"/>
                </w:rPr>
                <w:t>https://ncisvn.nci.nih.gov/svn/iscs/greensheets/Requirements/Use-cases/View%20and%20Manage%20a%20greensheet%20use-case_NEW.doc</w:t>
              </w:r>
            </w:hyperlink>
          </w:p>
          <w:p w14:paraId="1B023F0B" w14:textId="4B0B0427" w:rsidR="00DB5C46" w:rsidRPr="007C0448" w:rsidRDefault="00DB5C46" w:rsidP="00657D04">
            <w:pPr>
              <w:rPr>
                <w:noProof/>
              </w:rPr>
            </w:pPr>
            <w:r w:rsidRPr="007C0448">
              <w:t xml:space="preserve">Sec. UI Specifications =&gt; </w:t>
            </w:r>
            <w:r w:rsidRPr="007C0448">
              <w:rPr>
                <w:noProof/>
              </w:rPr>
              <w:t>Questionnaire</w:t>
            </w:r>
          </w:p>
          <w:p w14:paraId="2DAFBAAE" w14:textId="145B65D2" w:rsidR="00DB5C46" w:rsidRPr="007C0448" w:rsidRDefault="00DB5C46" w:rsidP="00657D04">
            <w:pPr>
              <w:rPr>
                <w:noProof/>
              </w:rPr>
            </w:pPr>
            <w:r w:rsidRPr="007C0448">
              <w:rPr>
                <w:noProof/>
              </w:rPr>
              <w:t xml:space="preserve">There are </w:t>
            </w:r>
            <w:r w:rsidRPr="007C0448">
              <w:rPr>
                <w:b/>
                <w:noProof/>
                <w:u w:val="single"/>
              </w:rPr>
              <w:t>differences</w:t>
            </w:r>
            <w:r w:rsidRPr="007C0448">
              <w:rPr>
                <w:noProof/>
              </w:rPr>
              <w:t xml:space="preserve"> for DRAFT area:</w:t>
            </w:r>
          </w:p>
          <w:p w14:paraId="2D23FFAB" w14:textId="08E8DD5D" w:rsidR="00DB5C46" w:rsidRPr="007C0448" w:rsidRDefault="00DB5C46" w:rsidP="00DD68C4">
            <w:pPr>
              <w:pStyle w:val="ListParagraph"/>
              <w:numPr>
                <w:ilvl w:val="0"/>
                <w:numId w:val="30"/>
              </w:numPr>
              <w:rPr>
                <w:rFonts w:ascii="Arial" w:hAnsi="Arial"/>
                <w:sz w:val="20"/>
                <w:szCs w:val="20"/>
              </w:rPr>
            </w:pPr>
            <w:r w:rsidRPr="007C0448">
              <w:rPr>
                <w:rFonts w:ascii="Arial" w:hAnsi="Arial"/>
                <w:noProof/>
                <w:sz w:val="20"/>
                <w:szCs w:val="20"/>
              </w:rPr>
              <w:t>Questionnare header doe</w:t>
            </w:r>
            <w:r w:rsidR="00BB38A3">
              <w:rPr>
                <w:rFonts w:ascii="Arial" w:hAnsi="Arial"/>
                <w:noProof/>
                <w:sz w:val="20"/>
                <w:szCs w:val="20"/>
              </w:rPr>
              <w:t>s</w:t>
            </w:r>
            <w:r w:rsidRPr="007C0448">
              <w:rPr>
                <w:rFonts w:ascii="Arial" w:hAnsi="Arial"/>
                <w:noProof/>
                <w:sz w:val="20"/>
                <w:szCs w:val="20"/>
              </w:rPr>
              <w:t xml:space="preserve"> NOT display application type/mechanism</w:t>
            </w:r>
          </w:p>
          <w:p w14:paraId="36942855" w14:textId="0E72AA5C" w:rsidR="00A966E1" w:rsidRPr="00BB38A3" w:rsidRDefault="00DB5C46" w:rsidP="00DD68C4">
            <w:pPr>
              <w:pStyle w:val="ListParagraph"/>
              <w:numPr>
                <w:ilvl w:val="0"/>
                <w:numId w:val="30"/>
              </w:numPr>
            </w:pPr>
            <w:r w:rsidRPr="007C0448">
              <w:rPr>
                <w:rFonts w:ascii="Arial" w:hAnsi="Arial"/>
                <w:sz w:val="20"/>
                <w:szCs w:val="20"/>
              </w:rPr>
              <w:t xml:space="preserve">Attachments and Comments icons are disabled; always shown as </w:t>
            </w:r>
            <w:r w:rsidR="00F20762">
              <w:object w:dxaOrig="380" w:dyaOrig="300" w14:anchorId="06253DB8">
                <v:shape id="_x0000_i1029" type="#_x0000_t75" style="width:19.15pt;height:15.05pt" o:ole="">
                  <v:imagedata r:id="rId34" o:title=""/>
                </v:shape>
                <o:OLEObject Type="Embed" ProgID="PBrush" ShapeID="_x0000_i1029" DrawAspect="Content" ObjectID="_1559995493" r:id="rId35"/>
              </w:object>
            </w:r>
            <w:r w:rsidRPr="007C0448">
              <w:rPr>
                <w:rFonts w:ascii="Arial" w:hAnsi="Arial"/>
                <w:sz w:val="20"/>
                <w:szCs w:val="20"/>
              </w:rPr>
              <w:t xml:space="preserve"> </w:t>
            </w:r>
            <w:proofErr w:type="spellStart"/>
            <w:r w:rsidRPr="007C0448">
              <w:rPr>
                <w:rFonts w:ascii="Arial" w:hAnsi="Arial"/>
                <w:sz w:val="20"/>
                <w:szCs w:val="20"/>
              </w:rPr>
              <w:t>and</w:t>
            </w:r>
            <w:proofErr w:type="spellEnd"/>
            <w:r w:rsidRPr="007C0448">
              <w:rPr>
                <w:rFonts w:ascii="Arial" w:hAnsi="Arial"/>
                <w:sz w:val="20"/>
                <w:szCs w:val="20"/>
              </w:rPr>
              <w:t xml:space="preserve"> </w:t>
            </w:r>
            <w:r w:rsidR="00F20762">
              <w:object w:dxaOrig="170" w:dyaOrig="310" w14:anchorId="219604C0">
                <v:shape id="_x0000_i1031" type="#_x0000_t75" style="width:8.65pt;height:15.5pt" o:ole="">
                  <v:imagedata r:id="rId36" o:title=""/>
                </v:shape>
                <o:OLEObject Type="Embed" ProgID="PBrush" ShapeID="_x0000_i1031" DrawAspect="Content" ObjectID="_1559995494" r:id="rId37"/>
              </w:object>
            </w:r>
            <w:r w:rsidRPr="007C0448">
              <w:rPr>
                <w:rFonts w:ascii="Arial" w:hAnsi="Arial"/>
                <w:sz w:val="20"/>
                <w:szCs w:val="20"/>
              </w:rPr>
              <w:t xml:space="preserve">. Comments are </w:t>
            </w:r>
            <w:r w:rsidRPr="007C0448">
              <w:rPr>
                <w:rFonts w:ascii="Arial" w:hAnsi="Arial"/>
                <w:sz w:val="20"/>
                <w:szCs w:val="20"/>
              </w:rPr>
              <w:lastRenderedPageBreak/>
              <w:t>NOT expandable on the screen</w:t>
            </w:r>
          </w:p>
          <w:p w14:paraId="1D65DD83" w14:textId="28A1FDF5" w:rsidR="00BB38A3" w:rsidRPr="00BB38A3" w:rsidRDefault="00BB38A3" w:rsidP="00DD68C4">
            <w:pPr>
              <w:pStyle w:val="ListParagraph"/>
              <w:numPr>
                <w:ilvl w:val="0"/>
                <w:numId w:val="30"/>
              </w:numPr>
            </w:pPr>
            <w:r>
              <w:t xml:space="preserve">Tool tip text for </w:t>
            </w:r>
            <w:r w:rsidR="00F20762">
              <w:object w:dxaOrig="380" w:dyaOrig="300" w14:anchorId="61698862">
                <v:shape id="_x0000_i1036" type="#_x0000_t75" style="width:19.15pt;height:15.05pt" o:ole="">
                  <v:imagedata r:id="rId34" o:title=""/>
                </v:shape>
                <o:OLEObject Type="Embed" ProgID="PBrush" ShapeID="_x0000_i1036" DrawAspect="Content" ObjectID="_1559995495" r:id="rId38"/>
              </w:object>
            </w:r>
            <w:r>
              <w:rPr>
                <w:rFonts w:ascii="Arial" w:eastAsia="Calibri" w:hAnsi="Arial"/>
                <w:sz w:val="20"/>
                <w:szCs w:val="20"/>
              </w:rPr>
              <w:t xml:space="preserve"> is “</w:t>
            </w:r>
            <w:r>
              <w:rPr>
                <w:rFonts w:ascii="Arial Narrow" w:hAnsi="Arial Narrow"/>
              </w:rPr>
              <w:t>Comments for Test Mode are Disabled”</w:t>
            </w:r>
          </w:p>
          <w:p w14:paraId="2BCB3548" w14:textId="769D0B23" w:rsidR="00BB38A3" w:rsidRPr="00DE06BD" w:rsidRDefault="00BB38A3" w:rsidP="00DD68C4">
            <w:pPr>
              <w:pStyle w:val="ListParagraph"/>
              <w:numPr>
                <w:ilvl w:val="0"/>
                <w:numId w:val="30"/>
              </w:numPr>
            </w:pPr>
            <w:r>
              <w:t xml:space="preserve">Tool tip text for </w:t>
            </w:r>
            <w:r w:rsidR="00F20762">
              <w:object w:dxaOrig="170" w:dyaOrig="310" w14:anchorId="1A3C3BCE">
                <v:shape id="_x0000_i1033" type="#_x0000_t75" style="width:8.65pt;height:15.5pt" o:ole="">
                  <v:imagedata r:id="rId36" o:title=""/>
                </v:shape>
                <o:OLEObject Type="Embed" ProgID="PBrush" ShapeID="_x0000_i1033" DrawAspect="Content" ObjectID="_1559995496" r:id="rId39"/>
              </w:object>
            </w:r>
            <w:r w:rsidR="00F20762">
              <w:t xml:space="preserve"> </w:t>
            </w:r>
            <w:r>
              <w:t>is “</w:t>
            </w:r>
            <w:r>
              <w:rPr>
                <w:rFonts w:ascii="Arial Narrow" w:hAnsi="Arial Narrow"/>
              </w:rPr>
              <w:t>Add Attachments is Disabled in Test Mode”</w:t>
            </w:r>
          </w:p>
        </w:tc>
      </w:tr>
    </w:tbl>
    <w:p w14:paraId="0645CFFA" w14:textId="6A2AC017" w:rsidR="00B3155D" w:rsidRDefault="004304F3" w:rsidP="00600EFC">
      <w:pPr>
        <w:pStyle w:val="Heading1"/>
        <w:rPr>
          <w:noProof/>
        </w:rPr>
      </w:pPr>
      <w:bookmarkStart w:id="29" w:name="_Toc484078207"/>
      <w:r>
        <w:rPr>
          <w:noProof/>
        </w:rPr>
        <w:lastRenderedPageBreak/>
        <w:t>Promote or Reject the module functionality</w:t>
      </w:r>
      <w:bookmarkEnd w:id="29"/>
    </w:p>
    <w:p w14:paraId="493E1C04" w14:textId="45492EAE" w:rsidR="00A8393E" w:rsidRDefault="004304F3" w:rsidP="00DD68C4">
      <w:pPr>
        <w:pStyle w:val="BodyText"/>
        <w:numPr>
          <w:ilvl w:val="0"/>
          <w:numId w:val="8"/>
        </w:numPr>
      </w:pPr>
      <w:r>
        <w:rPr>
          <w:noProof/>
        </w:rPr>
        <w:t>Actor</w:t>
      </w:r>
      <w:r w:rsidR="008D1A54">
        <w:rPr>
          <w:noProof/>
        </w:rPr>
        <w:t xml:space="preserve"> requests to Promote or R</w:t>
      </w:r>
      <w:r w:rsidR="00A8393E">
        <w:rPr>
          <w:noProof/>
        </w:rPr>
        <w:t>eject the module</w:t>
      </w:r>
    </w:p>
    <w:p w14:paraId="6EC5940D" w14:textId="0209C998" w:rsidR="00A8393E" w:rsidRDefault="00A8393E" w:rsidP="00DD68C4">
      <w:pPr>
        <w:pStyle w:val="BodyText"/>
        <w:numPr>
          <w:ilvl w:val="0"/>
          <w:numId w:val="8"/>
        </w:numPr>
      </w:pPr>
      <w:r>
        <w:rPr>
          <w:noProof/>
        </w:rPr>
        <w:t>The system:</w:t>
      </w:r>
    </w:p>
    <w:p w14:paraId="4C878324" w14:textId="2F14A401" w:rsidR="00312398" w:rsidRDefault="00312398" w:rsidP="00DD68C4">
      <w:pPr>
        <w:pStyle w:val="BodyText"/>
        <w:numPr>
          <w:ilvl w:val="0"/>
          <w:numId w:val="24"/>
        </w:numPr>
      </w:pPr>
      <w:r>
        <w:t>If Actor requested to Promote module</w:t>
      </w:r>
      <w:r w:rsidR="00816FD8">
        <w:t>, the system displays a warning: “Are you sure you want to proceed? You are about to PROMOTE the Module for all Types and Mechanisms.”</w:t>
      </w:r>
    </w:p>
    <w:p w14:paraId="1DC7C577" w14:textId="6D884F75" w:rsidR="00312398" w:rsidRDefault="00312398" w:rsidP="00DD68C4">
      <w:pPr>
        <w:pStyle w:val="BodyText"/>
        <w:numPr>
          <w:ilvl w:val="0"/>
          <w:numId w:val="24"/>
        </w:numPr>
      </w:pPr>
      <w:r>
        <w:t>If Actor requested to Reject the module, the system displays a warning:</w:t>
      </w:r>
      <w:r w:rsidR="002010FD">
        <w:t xml:space="preserve"> “Are you sure you want to proceed? You are about to REJECT the Module for all Types and Mechanisms.”</w:t>
      </w:r>
    </w:p>
    <w:p w14:paraId="4BD1C27D" w14:textId="47556447" w:rsidR="002010FD" w:rsidRDefault="002010FD" w:rsidP="00600EFC">
      <w:r>
        <w:t xml:space="preserve">The choices are Cancel (default) and OK. </w:t>
      </w:r>
    </w:p>
    <w:p w14:paraId="31F4DC59" w14:textId="16931F15" w:rsidR="00816FD8" w:rsidRDefault="00816FD8" w:rsidP="00DD68C4">
      <w:pPr>
        <w:pStyle w:val="ListParagraph"/>
        <w:numPr>
          <w:ilvl w:val="0"/>
          <w:numId w:val="8"/>
        </w:numPr>
      </w:pPr>
      <w:r>
        <w:t>Actor provides a response.</w:t>
      </w:r>
    </w:p>
    <w:p w14:paraId="765AEF66" w14:textId="703A4F2F" w:rsidR="00197265" w:rsidRDefault="00312398" w:rsidP="00DD68C4">
      <w:pPr>
        <w:pStyle w:val="BodyText"/>
        <w:numPr>
          <w:ilvl w:val="0"/>
          <w:numId w:val="25"/>
        </w:numPr>
      </w:pPr>
      <w:r>
        <w:t xml:space="preserve">If Actor clicks Cancel, </w:t>
      </w:r>
      <w:r w:rsidR="00FE636E">
        <w:t>the warning pop up is closed; no changes on the page</w:t>
      </w:r>
    </w:p>
    <w:p w14:paraId="199F112C" w14:textId="77777777" w:rsidR="00A8393E" w:rsidRDefault="00FA583C" w:rsidP="00DD68C4">
      <w:pPr>
        <w:pStyle w:val="BodyText"/>
        <w:numPr>
          <w:ilvl w:val="0"/>
          <w:numId w:val="25"/>
        </w:numPr>
      </w:pPr>
      <w:r>
        <w:t>If user clicks OK, the system</w:t>
      </w:r>
      <w:r w:rsidR="00A8393E">
        <w:t>:</w:t>
      </w:r>
    </w:p>
    <w:p w14:paraId="066274DE" w14:textId="3C55EBD9" w:rsidR="00A8393E" w:rsidRDefault="00A8393E" w:rsidP="00DD68C4">
      <w:pPr>
        <w:pStyle w:val="BodyText"/>
        <w:numPr>
          <w:ilvl w:val="0"/>
          <w:numId w:val="9"/>
        </w:numPr>
      </w:pPr>
      <w:r>
        <w:t>P</w:t>
      </w:r>
      <w:r w:rsidR="00FA583C">
        <w:t>romotes</w:t>
      </w:r>
      <w:r>
        <w:t>/rejects</w:t>
      </w:r>
      <w:r w:rsidR="00FA583C">
        <w:t xml:space="preserve"> a module</w:t>
      </w:r>
    </w:p>
    <w:p w14:paraId="4745A864" w14:textId="2FFA7B95" w:rsidR="007F681C" w:rsidRDefault="007F681C" w:rsidP="00DD68C4">
      <w:pPr>
        <w:pStyle w:val="BodyText"/>
        <w:numPr>
          <w:ilvl w:val="0"/>
          <w:numId w:val="9"/>
        </w:numPr>
      </w:pPr>
      <w:r>
        <w:t>Saves the date when a module has been promoted/rejected</w:t>
      </w:r>
    </w:p>
    <w:p w14:paraId="6FBFCE15" w14:textId="666D875B" w:rsidR="006C5A15" w:rsidRDefault="006C5A15" w:rsidP="00DD68C4">
      <w:pPr>
        <w:pStyle w:val="BodyText"/>
        <w:numPr>
          <w:ilvl w:val="0"/>
          <w:numId w:val="9"/>
        </w:numPr>
      </w:pPr>
      <w:r>
        <w:t>The system d</w:t>
      </w:r>
      <w:r w:rsidR="00FE636E" w:rsidRPr="00FE636E">
        <w:t xml:space="preserve">isplays </w:t>
      </w:r>
      <w:r>
        <w:t>a</w:t>
      </w:r>
      <w:r w:rsidR="00FE636E">
        <w:t xml:space="preserve"> c</w:t>
      </w:r>
      <w:r w:rsidR="00471939" w:rsidRPr="00FE636E">
        <w:t>onfirmation message</w:t>
      </w:r>
      <w:r>
        <w:t>:</w:t>
      </w:r>
    </w:p>
    <w:p w14:paraId="0325233C" w14:textId="6656BAE7" w:rsidR="00471939" w:rsidRPr="00FE636E" w:rsidRDefault="006C5A15" w:rsidP="00600EFC">
      <w:pPr>
        <w:pStyle w:val="BodyText"/>
      </w:pPr>
      <w:r>
        <w:t xml:space="preserve"> </w:t>
      </w:r>
      <w:r w:rsidR="00FE636E">
        <w:t>“</w:t>
      </w:r>
      <w:r>
        <w:t xml:space="preserve">Successfully Promoted/Rejected. </w:t>
      </w:r>
      <w:r w:rsidR="00FE636E">
        <w:t>The &lt;inser</w:t>
      </w:r>
      <w:r w:rsidR="006D21A6">
        <w:t>t</w:t>
      </w:r>
      <w:r w:rsidR="00FE636E">
        <w:t xml:space="preserve"> module name&gt; module has been &lt;promoted&gt;/&lt;rejected&gt;” </w:t>
      </w:r>
    </w:p>
    <w:p w14:paraId="2CAB64CE" w14:textId="77777777" w:rsidR="00821A6D" w:rsidRDefault="00821A6D" w:rsidP="00DD68C4">
      <w:pPr>
        <w:pStyle w:val="BodyText"/>
        <w:numPr>
          <w:ilvl w:val="0"/>
          <w:numId w:val="9"/>
        </w:numPr>
      </w:pPr>
      <w:r>
        <w:t>Tab with the name of promoted/rejected module disappears from the “Review &amp; Test Draft Module” screen</w:t>
      </w:r>
    </w:p>
    <w:p w14:paraId="7B1A012A" w14:textId="04045D50" w:rsidR="00821A6D" w:rsidRDefault="00821A6D" w:rsidP="00600EFC">
      <w:pPr>
        <w:pStyle w:val="BodyText"/>
      </w:pPr>
      <w:r>
        <w:t>NOTE: If there are no more unprocessed modules, then the system displays a version of the screen with no modules to select from</w:t>
      </w:r>
    </w:p>
    <w:p w14:paraId="0A2A1EC0" w14:textId="68FADDC0" w:rsidR="00A8393E" w:rsidRDefault="00471939" w:rsidP="00DD68C4">
      <w:pPr>
        <w:pStyle w:val="BodyText"/>
        <w:numPr>
          <w:ilvl w:val="0"/>
          <w:numId w:val="9"/>
        </w:numPr>
      </w:pPr>
      <w:r>
        <w:t>The system s</w:t>
      </w:r>
      <w:r w:rsidR="00A8393E">
        <w:t xml:space="preserve">ends </w:t>
      </w:r>
      <w:r w:rsidR="00FE636E">
        <w:t xml:space="preserve">automatic </w:t>
      </w:r>
      <w:r w:rsidR="00A8393E">
        <w:t xml:space="preserve">email. See this </w:t>
      </w:r>
      <w:r w:rsidR="004304F3">
        <w:t xml:space="preserve">document, </w:t>
      </w:r>
      <w:r w:rsidR="00A8393E">
        <w:t xml:space="preserve">sec. “Email Notifications about </w:t>
      </w:r>
      <w:proofErr w:type="spellStart"/>
      <w:r w:rsidR="00A8393E">
        <w:t>greensheets</w:t>
      </w:r>
      <w:proofErr w:type="spellEnd"/>
      <w:r w:rsidR="00A8393E">
        <w:t xml:space="preserve"> module deployment process”. </w:t>
      </w:r>
    </w:p>
    <w:p w14:paraId="56BAA45B" w14:textId="73819D4C" w:rsidR="00A02B76" w:rsidRDefault="00A02B76" w:rsidP="00600EFC">
      <w:pPr>
        <w:pStyle w:val="BodyText"/>
      </w:pPr>
    </w:p>
    <w:p w14:paraId="51400CC7" w14:textId="01CCBCD7" w:rsidR="00A65F80" w:rsidRDefault="00A65F80" w:rsidP="00600EFC">
      <w:pPr>
        <w:pStyle w:val="Heading1"/>
      </w:pPr>
      <w:bookmarkStart w:id="30" w:name="_Toc484078208"/>
      <w:r w:rsidRPr="00A65F80">
        <w:t>Import templates from GS Form Builder</w:t>
      </w:r>
      <w:bookmarkEnd w:id="30"/>
    </w:p>
    <w:p w14:paraId="21370057" w14:textId="7231D505" w:rsidR="00A65F80" w:rsidRDefault="00A65F80" w:rsidP="00600EFC">
      <w:pPr>
        <w:pStyle w:val="BodyText"/>
      </w:pPr>
      <w:r>
        <w:t xml:space="preserve">Specific templates for each module are created and approved in Form Builder. After </w:t>
      </w:r>
      <w:r w:rsidR="00821A6D">
        <w:t>importing</w:t>
      </w:r>
      <w:r>
        <w:t xml:space="preserve"> a module from Form </w:t>
      </w:r>
      <w:r w:rsidR="00B75CC6">
        <w:t>Builder,</w:t>
      </w:r>
      <w:r>
        <w:t xml:space="preserve"> the system parse and creates “draft” templates for review and processing by the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0"/>
        <w:gridCol w:w="8536"/>
      </w:tblGrid>
      <w:tr w:rsidR="00B75CC6" w:rsidRPr="00E432B9" w14:paraId="76702214" w14:textId="77777777" w:rsidTr="00B75CC6">
        <w:tc>
          <w:tcPr>
            <w:tcW w:w="2628" w:type="dxa"/>
            <w:shd w:val="clear" w:color="auto" w:fill="EEECE1" w:themeFill="background2"/>
          </w:tcPr>
          <w:p w14:paraId="79CE04F0" w14:textId="77777777" w:rsidR="00B75CC6" w:rsidRPr="00E432B9" w:rsidRDefault="00B75CC6" w:rsidP="00600EFC">
            <w:r w:rsidRPr="00E432B9">
              <w:t>Rule name</w:t>
            </w:r>
          </w:p>
        </w:tc>
        <w:tc>
          <w:tcPr>
            <w:tcW w:w="6948" w:type="dxa"/>
            <w:shd w:val="clear" w:color="auto" w:fill="EEECE1" w:themeFill="background2"/>
          </w:tcPr>
          <w:p w14:paraId="6FA05F2D" w14:textId="77777777" w:rsidR="00B75CC6" w:rsidRPr="00E432B9" w:rsidRDefault="00B75CC6" w:rsidP="00600EFC">
            <w:r w:rsidRPr="00E432B9">
              <w:t>Description</w:t>
            </w:r>
          </w:p>
        </w:tc>
      </w:tr>
      <w:tr w:rsidR="00B75CC6" w:rsidRPr="00E432B9" w14:paraId="05EEE793" w14:textId="77777777" w:rsidTr="00B75CC6">
        <w:tc>
          <w:tcPr>
            <w:tcW w:w="2628" w:type="dxa"/>
          </w:tcPr>
          <w:p w14:paraId="720D4372" w14:textId="77777777" w:rsidR="00B75CC6" w:rsidRPr="00E432B9" w:rsidRDefault="00B75CC6" w:rsidP="00600EFC">
            <w:r w:rsidRPr="00E432B9">
              <w:t>Parsing Questions Definition source files</w:t>
            </w:r>
          </w:p>
        </w:tc>
        <w:tc>
          <w:tcPr>
            <w:tcW w:w="6948" w:type="dxa"/>
          </w:tcPr>
          <w:p w14:paraId="01E15FF5" w14:textId="7C3CDB31" w:rsidR="00B75CC6" w:rsidRPr="00E432B9" w:rsidRDefault="00B75CC6" w:rsidP="002815CB">
            <w:pPr>
              <w:pStyle w:val="Notes"/>
              <w:outlineLvl w:val="0"/>
              <w:rPr>
                <w:rFonts w:ascii="Arial" w:eastAsia="Times New Roman" w:hAnsi="Arial" w:cs="Arial"/>
                <w:color w:val="000000"/>
              </w:rPr>
            </w:pPr>
            <w:r>
              <w:rPr>
                <w:rFonts w:ascii="Arial" w:eastAsia="Times New Roman" w:hAnsi="Arial" w:cs="Arial"/>
                <w:color w:val="000000"/>
              </w:rPr>
              <w:t>F</w:t>
            </w:r>
            <w:r w:rsidRPr="00E432B9">
              <w:rPr>
                <w:rFonts w:ascii="Arial" w:eastAsia="Times New Roman" w:hAnsi="Arial" w:cs="Arial"/>
                <w:color w:val="000000"/>
              </w:rPr>
              <w:t>or</w:t>
            </w:r>
            <w:r w:rsidRPr="00965D06">
              <w:rPr>
                <w:rFonts w:ascii="Arial" w:eastAsia="Times New Roman" w:hAnsi="Arial" w:cs="Arial"/>
                <w:color w:val="000000"/>
              </w:rPr>
              <w:t xml:space="preserve"> extracting forms with elements, questions, and possible answers, </w:t>
            </w:r>
            <w:r>
              <w:rPr>
                <w:rFonts w:ascii="Arial" w:eastAsia="Times New Roman" w:hAnsi="Arial" w:cs="Arial"/>
                <w:color w:val="000000"/>
              </w:rPr>
              <w:t>the s</w:t>
            </w:r>
            <w:r w:rsidRPr="00E432B9">
              <w:rPr>
                <w:rFonts w:ascii="Arial" w:eastAsia="Times New Roman" w:hAnsi="Arial" w:cs="Arial"/>
                <w:color w:val="000000"/>
              </w:rPr>
              <w:t xml:space="preserve">ystem will be able to parse, and interpret </w:t>
            </w:r>
            <w:r w:rsidRPr="00965D06">
              <w:rPr>
                <w:rFonts w:ascii="Arial" w:eastAsia="Times New Roman" w:hAnsi="Arial" w:cs="Arial"/>
                <w:color w:val="000000"/>
              </w:rPr>
              <w:t>source files with question definitions that meet the following conditions</w:t>
            </w:r>
            <w:r>
              <w:rPr>
                <w:rFonts w:ascii="Arial" w:eastAsia="Times New Roman" w:hAnsi="Arial" w:cs="Arial"/>
                <w:color w:val="000000"/>
              </w:rPr>
              <w:t>:</w:t>
            </w:r>
          </w:p>
          <w:p w14:paraId="3E2AF114" w14:textId="77777777" w:rsidR="00B75CC6" w:rsidRPr="00E432B9" w:rsidRDefault="00B75CC6" w:rsidP="002815CB">
            <w:pPr>
              <w:pStyle w:val="Notes"/>
              <w:outlineLvl w:val="0"/>
              <w:rPr>
                <w:rFonts w:ascii="Arial" w:eastAsia="Times New Roman" w:hAnsi="Arial" w:cs="Arial"/>
                <w:color w:val="000000"/>
              </w:rPr>
            </w:pPr>
          </w:p>
          <w:p w14:paraId="106F5327" w14:textId="77777777" w:rsidR="00B75CC6" w:rsidRPr="00E432B9" w:rsidRDefault="00B75CC6" w:rsidP="00DD68C4">
            <w:pPr>
              <w:pStyle w:val="Notes"/>
              <w:numPr>
                <w:ilvl w:val="0"/>
                <w:numId w:val="4"/>
              </w:numPr>
              <w:ind w:left="360" w:hanging="360"/>
              <w:outlineLvl w:val="0"/>
              <w:rPr>
                <w:rFonts w:ascii="Arial" w:eastAsia="Times New Roman" w:hAnsi="Arial" w:cs="Arial"/>
                <w:color w:val="000000"/>
              </w:rPr>
            </w:pPr>
            <w:r w:rsidRPr="00E432B9">
              <w:rPr>
                <w:rFonts w:ascii="Arial" w:eastAsia="Times New Roman" w:hAnsi="Arial" w:cs="Arial"/>
                <w:color w:val="000000"/>
              </w:rPr>
              <w:t>Source files with question definitions will be stored as regular ASCII text files, editable with any plain-text editor. </w:t>
            </w:r>
          </w:p>
          <w:p w14:paraId="19D5C335" w14:textId="70721CB3" w:rsidR="00B75CC6" w:rsidRPr="00E432B9" w:rsidRDefault="00B75CC6" w:rsidP="00DD68C4">
            <w:pPr>
              <w:pStyle w:val="Notes"/>
              <w:numPr>
                <w:ilvl w:val="0"/>
                <w:numId w:val="4"/>
              </w:numPr>
              <w:ind w:left="360" w:hanging="360"/>
              <w:outlineLvl w:val="0"/>
              <w:rPr>
                <w:rFonts w:ascii="Arial" w:eastAsia="Times New Roman" w:hAnsi="Arial" w:cs="Arial"/>
                <w:color w:val="000000"/>
              </w:rPr>
            </w:pPr>
            <w:r w:rsidRPr="00E432B9">
              <w:rPr>
                <w:rFonts w:ascii="Arial" w:eastAsia="Times New Roman" w:hAnsi="Arial" w:cs="Arial"/>
                <w:color w:val="000000"/>
              </w:rPr>
              <w:t xml:space="preserve">System will allow for question definitions to be stored in </w:t>
            </w:r>
            <w:r>
              <w:rPr>
                <w:rFonts w:ascii="Arial" w:eastAsia="Times New Roman" w:hAnsi="Arial" w:cs="Arial"/>
                <w:color w:val="000000"/>
              </w:rPr>
              <w:t>five</w:t>
            </w:r>
            <w:r w:rsidRPr="00E432B9">
              <w:rPr>
                <w:rFonts w:ascii="Arial" w:eastAsia="Times New Roman" w:hAnsi="Arial" w:cs="Arial"/>
                <w:color w:val="000000"/>
              </w:rPr>
              <w:t xml:space="preserve"> separate such files – one each for questions applicable to:  </w:t>
            </w:r>
          </w:p>
          <w:p w14:paraId="38AE7908" w14:textId="57411937" w:rsidR="00B75CC6" w:rsidRPr="00E432B9"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lastRenderedPageBreak/>
              <w:t xml:space="preserve">Program </w:t>
            </w:r>
            <w:proofErr w:type="spellStart"/>
            <w:r w:rsidRPr="00E432B9">
              <w:rPr>
                <w:rFonts w:ascii="Arial" w:eastAsia="Times New Roman" w:hAnsi="Arial" w:cs="Arial"/>
                <w:color w:val="000000"/>
              </w:rPr>
              <w:t>greensheets</w:t>
            </w:r>
            <w:proofErr w:type="spellEnd"/>
            <w:r w:rsidRPr="00E432B9">
              <w:rPr>
                <w:rFonts w:ascii="Arial" w:eastAsia="Times New Roman" w:hAnsi="Arial" w:cs="Arial"/>
                <w:color w:val="000000"/>
              </w:rPr>
              <w:t xml:space="preserve"> for competing grants, </w:t>
            </w:r>
          </w:p>
          <w:p w14:paraId="18660B44" w14:textId="06DC0ADF" w:rsidR="00B75CC6" w:rsidRPr="00E432B9"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Program </w:t>
            </w:r>
            <w:proofErr w:type="spellStart"/>
            <w:r w:rsidRPr="00E432B9">
              <w:rPr>
                <w:rFonts w:ascii="Arial" w:eastAsia="Times New Roman" w:hAnsi="Arial" w:cs="Arial"/>
                <w:color w:val="000000"/>
              </w:rPr>
              <w:t>greensheets</w:t>
            </w:r>
            <w:proofErr w:type="spellEnd"/>
            <w:r w:rsidRPr="00E432B9">
              <w:rPr>
                <w:rFonts w:ascii="Arial" w:eastAsia="Times New Roman" w:hAnsi="Arial" w:cs="Arial"/>
                <w:color w:val="000000"/>
              </w:rPr>
              <w:t xml:space="preserve"> for non-competing grants, </w:t>
            </w:r>
          </w:p>
          <w:p w14:paraId="1DCADDA3" w14:textId="1D9D228D" w:rsidR="00B75CC6" w:rsidRPr="00E432B9"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Specialist </w:t>
            </w:r>
            <w:proofErr w:type="spellStart"/>
            <w:r w:rsidRPr="00E432B9">
              <w:rPr>
                <w:rFonts w:ascii="Arial" w:eastAsia="Times New Roman" w:hAnsi="Arial" w:cs="Arial"/>
                <w:color w:val="000000"/>
              </w:rPr>
              <w:t>greensheets</w:t>
            </w:r>
            <w:proofErr w:type="spellEnd"/>
            <w:r w:rsidRPr="00E432B9">
              <w:rPr>
                <w:rFonts w:ascii="Arial" w:eastAsia="Times New Roman" w:hAnsi="Arial" w:cs="Arial"/>
                <w:color w:val="000000"/>
              </w:rPr>
              <w:t xml:space="preserve"> for competing grants, </w:t>
            </w:r>
          </w:p>
          <w:p w14:paraId="4B3D4F22" w14:textId="211AA462" w:rsidR="00B75CC6"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Specialist </w:t>
            </w:r>
            <w:proofErr w:type="spellStart"/>
            <w:r w:rsidRPr="00E432B9">
              <w:rPr>
                <w:rFonts w:ascii="Arial" w:eastAsia="Times New Roman" w:hAnsi="Arial" w:cs="Arial"/>
                <w:color w:val="000000"/>
              </w:rPr>
              <w:t>greensheets</w:t>
            </w:r>
            <w:proofErr w:type="spellEnd"/>
            <w:r w:rsidRPr="00E432B9">
              <w:rPr>
                <w:rFonts w:ascii="Arial" w:eastAsia="Times New Roman" w:hAnsi="Arial" w:cs="Arial"/>
                <w:color w:val="000000"/>
              </w:rPr>
              <w:t xml:space="preserve"> for non-competing grants</w:t>
            </w:r>
          </w:p>
          <w:p w14:paraId="0AA576F5" w14:textId="16211880" w:rsidR="00B75CC6" w:rsidRPr="00E432B9" w:rsidRDefault="00B75CC6" w:rsidP="00DD68C4">
            <w:pPr>
              <w:pStyle w:val="Notes"/>
              <w:numPr>
                <w:ilvl w:val="0"/>
                <w:numId w:val="31"/>
              </w:numPr>
              <w:outlineLvl w:val="0"/>
              <w:rPr>
                <w:rFonts w:ascii="Arial" w:eastAsia="Times New Roman" w:hAnsi="Arial" w:cs="Arial"/>
                <w:color w:val="000000"/>
              </w:rPr>
            </w:pPr>
            <w:r>
              <w:rPr>
                <w:rFonts w:ascii="Arial" w:eastAsia="Times New Roman" w:hAnsi="Arial" w:cs="Arial"/>
                <w:color w:val="000000"/>
              </w:rPr>
              <w:t xml:space="preserve">Revision </w:t>
            </w:r>
            <w:proofErr w:type="spellStart"/>
            <w:r>
              <w:rPr>
                <w:rFonts w:ascii="Arial" w:eastAsia="Times New Roman" w:hAnsi="Arial" w:cs="Arial"/>
                <w:color w:val="000000"/>
              </w:rPr>
              <w:t>greenshets</w:t>
            </w:r>
            <w:proofErr w:type="spellEnd"/>
            <w:r w:rsidRPr="00E432B9">
              <w:rPr>
                <w:rFonts w:ascii="Arial" w:eastAsia="Times New Roman" w:hAnsi="Arial" w:cs="Arial"/>
                <w:color w:val="000000"/>
              </w:rPr>
              <w:t xml:space="preserve"> </w:t>
            </w:r>
          </w:p>
          <w:p w14:paraId="76A107F2" w14:textId="77777777" w:rsidR="00B75CC6" w:rsidRPr="00E432B9" w:rsidRDefault="00B75CC6" w:rsidP="002815CB">
            <w:pPr>
              <w:pStyle w:val="Notes"/>
              <w:outlineLvl w:val="0"/>
              <w:rPr>
                <w:rFonts w:ascii="Arial" w:eastAsia="Times New Roman" w:hAnsi="Arial" w:cs="Arial"/>
                <w:color w:val="000000"/>
              </w:rPr>
            </w:pPr>
          </w:p>
          <w:p w14:paraId="2A2805DF" w14:textId="77777777" w:rsidR="00B75CC6" w:rsidRPr="00965D06" w:rsidRDefault="00B75CC6" w:rsidP="002815CB">
            <w:pPr>
              <w:pStyle w:val="Notes"/>
              <w:outlineLvl w:val="0"/>
              <w:rPr>
                <w:rFonts w:ascii="Arial" w:eastAsia="Times New Roman" w:hAnsi="Arial" w:cs="Arial"/>
                <w:color w:val="000000"/>
              </w:rPr>
            </w:pPr>
            <w:r w:rsidRPr="00965D06">
              <w:rPr>
                <w:rFonts w:ascii="Arial" w:eastAsia="Times New Roman" w:hAnsi="Arial" w:cs="Arial"/>
                <w:color w:val="000000"/>
              </w:rPr>
              <w:t>3.   The content of the files will be represented as well-formed and valid XML. Precise definition of elements, attributes, and other components of the XML schema is left to determination by the technical team as a part of analysis and design activities. However, the XML schema adopted will support the following requirements:</w:t>
            </w:r>
          </w:p>
          <w:p w14:paraId="5C760750" w14:textId="77777777" w:rsidR="00B75CC6" w:rsidRPr="00965D06" w:rsidRDefault="00B75CC6" w:rsidP="002815CB">
            <w:pPr>
              <w:pStyle w:val="Notes"/>
              <w:outlineLvl w:val="0"/>
              <w:rPr>
                <w:rFonts w:ascii="Arial" w:eastAsia="Times New Roman" w:hAnsi="Arial" w:cs="Arial"/>
                <w:color w:val="000000"/>
              </w:rPr>
            </w:pPr>
          </w:p>
          <w:p w14:paraId="370376F5" w14:textId="53955D22" w:rsidR="00B75CC6" w:rsidRPr="00E432B9" w:rsidRDefault="00B75CC6" w:rsidP="002815CB">
            <w:pPr>
              <w:pStyle w:val="Notes"/>
              <w:outlineLvl w:val="0"/>
              <w:rPr>
                <w:rFonts w:ascii="Arial" w:eastAsia="Times New Roman" w:hAnsi="Arial" w:cs="Arial"/>
                <w:color w:val="000000"/>
              </w:rPr>
            </w:pPr>
            <w:r w:rsidRPr="00965D06">
              <w:rPr>
                <w:rFonts w:ascii="Arial" w:eastAsia="Times New Roman" w:hAnsi="Arial" w:cs="Arial"/>
                <w:color w:val="000000"/>
              </w:rPr>
              <w:t xml:space="preserve">       a)  Each question can be marked as required to appear on </w:t>
            </w:r>
            <w:proofErr w:type="spellStart"/>
            <w:r w:rsidRPr="00965D06">
              <w:rPr>
                <w:rFonts w:ascii="Arial" w:eastAsia="Times New Roman" w:hAnsi="Arial" w:cs="Arial"/>
                <w:color w:val="000000"/>
              </w:rPr>
              <w:t>greensheet</w:t>
            </w:r>
            <w:proofErr w:type="spellEnd"/>
            <w:r w:rsidRPr="00965D06">
              <w:rPr>
                <w:rFonts w:ascii="Arial" w:eastAsia="Times New Roman" w:hAnsi="Arial" w:cs="Arial"/>
                <w:color w:val="000000"/>
              </w:rPr>
              <w:t xml:space="preserve"> forms for grants of more than one type/mechanism. Each type/mechanism combination to which the form is applicable will be specified individually.</w:t>
            </w:r>
          </w:p>
          <w:p w14:paraId="1AF76840" w14:textId="77777777" w:rsidR="00B75CC6" w:rsidRPr="00E432B9" w:rsidRDefault="00B75CC6" w:rsidP="002815CB">
            <w:pPr>
              <w:pStyle w:val="Notes"/>
              <w:outlineLvl w:val="0"/>
              <w:rPr>
                <w:rFonts w:ascii="Arial" w:eastAsia="Times New Roman" w:hAnsi="Arial" w:cs="Arial"/>
                <w:color w:val="000000"/>
              </w:rPr>
            </w:pPr>
            <w:r w:rsidRPr="00E432B9">
              <w:rPr>
                <w:rFonts w:ascii="Arial" w:eastAsia="Times New Roman" w:hAnsi="Arial" w:cs="Arial"/>
                <w:color w:val="000000"/>
              </w:rPr>
              <w:t>       b)  Each question definition will include the possible type of response value, which can be any of the following:</w:t>
            </w:r>
          </w:p>
          <w:p w14:paraId="20673186"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Multi-line text field </w:t>
            </w:r>
          </w:p>
          <w:p w14:paraId="31E3A617"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File attachment </w:t>
            </w:r>
          </w:p>
          <w:p w14:paraId="056793FB"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Text string </w:t>
            </w:r>
          </w:p>
          <w:p w14:paraId="71A4AC91"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Number </w:t>
            </w:r>
          </w:p>
          <w:p w14:paraId="557D3335"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Date  </w:t>
            </w:r>
          </w:p>
          <w:p w14:paraId="3F224DE6"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a drop-down list </w:t>
            </w:r>
          </w:p>
          <w:p w14:paraId="22133BA3"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"radio buttons" </w:t>
            </w:r>
          </w:p>
          <w:p w14:paraId="56E38FD7"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check boxes (selecting multiple answer options possible). </w:t>
            </w:r>
          </w:p>
          <w:p w14:paraId="73120AB6" w14:textId="77777777" w:rsidR="00B75CC6" w:rsidRPr="00E432B9" w:rsidRDefault="00B75CC6" w:rsidP="002815CB">
            <w:pPr>
              <w:pStyle w:val="Notes"/>
              <w:outlineLvl w:val="0"/>
              <w:rPr>
                <w:rFonts w:ascii="Arial" w:eastAsia="Times New Roman" w:hAnsi="Arial" w:cs="Arial"/>
                <w:color w:val="000000"/>
              </w:rPr>
            </w:pPr>
          </w:p>
          <w:p w14:paraId="1631DFA1" w14:textId="77777777" w:rsidR="00B75CC6" w:rsidRPr="00E432B9" w:rsidRDefault="00B75CC6" w:rsidP="002815CB">
            <w:pPr>
              <w:pStyle w:val="Notes"/>
              <w:outlineLvl w:val="0"/>
              <w:rPr>
                <w:rFonts w:ascii="Arial" w:eastAsia="Times New Roman" w:hAnsi="Arial" w:cs="Arial"/>
                <w:color w:val="000000"/>
              </w:rPr>
            </w:pPr>
            <w:r w:rsidRPr="00E432B9">
              <w:rPr>
                <w:rFonts w:ascii="Arial" w:eastAsia="Times New Roman" w:hAnsi="Arial" w:cs="Arial"/>
                <w:color w:val="000000"/>
              </w:rPr>
              <w:t>     c)  When response type is answer options, question definition will include the exact list of those options.</w:t>
            </w:r>
          </w:p>
          <w:p w14:paraId="125CF28A" w14:textId="77777777" w:rsidR="00B75CC6" w:rsidRPr="00E432B9" w:rsidRDefault="00B75CC6" w:rsidP="002815CB">
            <w:pPr>
              <w:pStyle w:val="Notes"/>
              <w:outlineLvl w:val="0"/>
              <w:rPr>
                <w:rFonts w:ascii="Arial" w:eastAsia="Times New Roman" w:hAnsi="Arial" w:cs="Arial"/>
                <w:color w:val="000000"/>
              </w:rPr>
            </w:pPr>
            <w:r w:rsidRPr="00E432B9">
              <w:rPr>
                <w:rFonts w:ascii="Arial" w:eastAsia="Times New Roman" w:hAnsi="Arial" w:cs="Arial"/>
                <w:color w:val="000000"/>
              </w:rPr>
              <w:t>     d)  Each question can have "nested" sub-questions. Sub-questions can be associated with specific answer option being chosen for their parent question. (In other words, a sub-question "Was certificate received from grantee organization?" can be associated only with the answer option "Yes" to the parent question "Is a certificate XYZ required?", but not with answer option "No".)</w:t>
            </w:r>
          </w:p>
          <w:p w14:paraId="12D163D0" w14:textId="77777777" w:rsidR="00B75CC6" w:rsidRPr="00E432B9" w:rsidRDefault="00B75CC6" w:rsidP="00600EFC">
            <w:r w:rsidRPr="00E432B9">
              <w:t>    e) Sub-questions will have all the same attributes in the definition file as top-level questions.</w:t>
            </w:r>
          </w:p>
        </w:tc>
      </w:tr>
      <w:tr w:rsidR="00B75CC6" w:rsidRPr="00E432B9" w14:paraId="0459DED2" w14:textId="77777777" w:rsidTr="00B75CC6">
        <w:trPr>
          <w:trHeight w:val="2816"/>
        </w:trPr>
        <w:tc>
          <w:tcPr>
            <w:tcW w:w="2628" w:type="dxa"/>
          </w:tcPr>
          <w:p w14:paraId="0232C725" w14:textId="77777777" w:rsidR="00B75CC6" w:rsidRPr="00E432B9" w:rsidRDefault="00B75CC6" w:rsidP="00600EFC">
            <w:r w:rsidRPr="00E432B9">
              <w:lastRenderedPageBreak/>
              <w:t>Output files and database storage</w:t>
            </w:r>
          </w:p>
        </w:tc>
        <w:tc>
          <w:tcPr>
            <w:tcW w:w="6948" w:type="dxa"/>
          </w:tcPr>
          <w:p w14:paraId="710E893D" w14:textId="47F60CC6" w:rsidR="00B75CC6" w:rsidRPr="00E432B9" w:rsidRDefault="00B75CC6" w:rsidP="00DD68C4">
            <w:pPr>
              <w:pStyle w:val="Notes"/>
              <w:numPr>
                <w:ilvl w:val="0"/>
                <w:numId w:val="6"/>
              </w:numPr>
              <w:ind w:left="360" w:hanging="360"/>
              <w:outlineLvl w:val="0"/>
              <w:rPr>
                <w:rFonts w:ascii="Arial" w:eastAsia="Times New Roman" w:hAnsi="Arial" w:cs="Arial"/>
                <w:color w:val="000000"/>
              </w:rPr>
            </w:pPr>
            <w:r>
              <w:rPr>
                <w:rFonts w:ascii="Arial" w:eastAsia="Times New Roman" w:hAnsi="Arial" w:cs="Arial"/>
                <w:color w:val="000000"/>
              </w:rPr>
              <w:t>System will save the received XML file from the Form Builder in a backup directory marked with timestamp</w:t>
            </w:r>
            <w:r w:rsidRPr="00E432B9">
              <w:rPr>
                <w:rFonts w:ascii="Arial" w:eastAsia="Times New Roman" w:hAnsi="Arial" w:cs="Arial"/>
                <w:color w:val="000000"/>
              </w:rPr>
              <w:t xml:space="preserve">  </w:t>
            </w:r>
          </w:p>
          <w:p w14:paraId="72ECB35F" w14:textId="66883BAA" w:rsidR="00B75CC6" w:rsidRPr="00965D06" w:rsidRDefault="00B75CC6" w:rsidP="00DD68C4">
            <w:pPr>
              <w:pStyle w:val="Notes"/>
              <w:numPr>
                <w:ilvl w:val="0"/>
                <w:numId w:val="6"/>
              </w:numPr>
              <w:ind w:left="360" w:hanging="360"/>
              <w:outlineLvl w:val="0"/>
              <w:rPr>
                <w:rFonts w:ascii="Arial" w:eastAsia="Times New Roman" w:hAnsi="Arial" w:cs="Arial"/>
                <w:color w:val="000000"/>
              </w:rPr>
            </w:pPr>
            <w:r w:rsidRPr="00965D06">
              <w:rPr>
                <w:rFonts w:ascii="Arial" w:eastAsia="Times New Roman" w:hAnsi="Arial" w:cs="Arial"/>
                <w:color w:val="000000"/>
              </w:rPr>
              <w:t xml:space="preserve">System will store a </w:t>
            </w:r>
            <w:proofErr w:type="spellStart"/>
            <w:r w:rsidRPr="00965D06">
              <w:rPr>
                <w:rFonts w:ascii="Arial" w:eastAsia="Times New Roman" w:hAnsi="Arial" w:cs="Arial"/>
                <w:color w:val="000000"/>
              </w:rPr>
              <w:t>greensheet</w:t>
            </w:r>
            <w:proofErr w:type="spellEnd"/>
            <w:r w:rsidRPr="00965D06">
              <w:rPr>
                <w:rFonts w:ascii="Arial" w:eastAsia="Times New Roman" w:hAnsi="Arial" w:cs="Arial"/>
                <w:color w:val="000000"/>
              </w:rPr>
              <w:t xml:space="preserve"> form template for a grant of multiple type/mechanism combinations on a separate row in the database.</w:t>
            </w:r>
          </w:p>
          <w:p w14:paraId="7DAA2BA9" w14:textId="77777777" w:rsidR="00B75CC6" w:rsidRPr="00E432B9" w:rsidRDefault="00B75CC6" w:rsidP="00DD68C4">
            <w:pPr>
              <w:pStyle w:val="Notes"/>
              <w:numPr>
                <w:ilvl w:val="0"/>
                <w:numId w:val="6"/>
              </w:numPr>
              <w:ind w:left="360" w:hanging="360"/>
              <w:outlineLvl w:val="0"/>
              <w:rPr>
                <w:rFonts w:ascii="Arial" w:eastAsia="Times New Roman" w:hAnsi="Arial" w:cs="Arial"/>
                <w:color w:val="000000"/>
              </w:rPr>
            </w:pPr>
            <w:r w:rsidRPr="00965D06">
              <w:rPr>
                <w:rFonts w:ascii="Arial" w:eastAsia="Times New Roman" w:hAnsi="Arial" w:cs="Arial"/>
                <w:color w:val="000000"/>
              </w:rPr>
              <w:t xml:space="preserve"> Reports that the system will produce concerning the questions defined in Question Definition Source files (the XML files) are for internal use of the Development team. Their purpose is to assist the IT professionals maintaining the </w:t>
            </w:r>
            <w:proofErr w:type="spellStart"/>
            <w:r w:rsidRPr="00965D06">
              <w:rPr>
                <w:rFonts w:ascii="Arial" w:eastAsia="Times New Roman" w:hAnsi="Arial" w:cs="Arial"/>
                <w:color w:val="000000"/>
              </w:rPr>
              <w:t>Greensheets</w:t>
            </w:r>
            <w:proofErr w:type="spellEnd"/>
            <w:r w:rsidRPr="00965D06">
              <w:rPr>
                <w:rFonts w:ascii="Arial" w:eastAsia="Times New Roman" w:hAnsi="Arial" w:cs="Arial"/>
                <w:color w:val="000000"/>
              </w:rPr>
              <w:t xml:space="preserve"> system in validating the XML files and ensuring their quality and accuracy as they try to configure which questions will be asked on </w:t>
            </w:r>
            <w:proofErr w:type="spellStart"/>
            <w:r w:rsidRPr="00965D06">
              <w:rPr>
                <w:rFonts w:ascii="Arial" w:eastAsia="Times New Roman" w:hAnsi="Arial" w:cs="Arial"/>
                <w:color w:val="000000"/>
              </w:rPr>
              <w:t>greensheet</w:t>
            </w:r>
            <w:proofErr w:type="spellEnd"/>
            <w:r w:rsidRPr="00965D06">
              <w:rPr>
                <w:rFonts w:ascii="Arial" w:eastAsia="Times New Roman" w:hAnsi="Arial" w:cs="Arial"/>
                <w:color w:val="000000"/>
              </w:rPr>
              <w:t xml:space="preserve"> questionnaires for grant of which types/mechanisms.  Business owners and other stakeholders provided no requirements with respect to these reports. Therefore, their content and format are up to the Development team</w:t>
            </w:r>
          </w:p>
        </w:tc>
      </w:tr>
      <w:tr w:rsidR="00B75CC6" w:rsidRPr="00E432B9" w14:paraId="370C21DD" w14:textId="77777777" w:rsidTr="00B75CC6">
        <w:tc>
          <w:tcPr>
            <w:tcW w:w="2628" w:type="dxa"/>
          </w:tcPr>
          <w:p w14:paraId="1F61F877" w14:textId="77777777" w:rsidR="00B75CC6" w:rsidRPr="00E432B9" w:rsidRDefault="00B75CC6" w:rsidP="00600EFC">
            <w:r w:rsidRPr="00E432B9">
              <w:t xml:space="preserve">Passing validations to individual questions from </w:t>
            </w:r>
            <w:r w:rsidRPr="00E432B9">
              <w:lastRenderedPageBreak/>
              <w:t xml:space="preserve">Form Builder to </w:t>
            </w:r>
            <w:proofErr w:type="spellStart"/>
            <w:r w:rsidRPr="00E432B9">
              <w:t>Greensheets</w:t>
            </w:r>
            <w:proofErr w:type="spellEnd"/>
          </w:p>
        </w:tc>
        <w:tc>
          <w:tcPr>
            <w:tcW w:w="6948" w:type="dxa"/>
          </w:tcPr>
          <w:p w14:paraId="0C85AC53" w14:textId="77777777" w:rsidR="00B75CC6" w:rsidRPr="00E432B9" w:rsidRDefault="00B75CC6" w:rsidP="00600EFC">
            <w:r w:rsidRPr="00E432B9">
              <w:lastRenderedPageBreak/>
              <w:t>Parent question might have a sub-question.</w:t>
            </w:r>
          </w:p>
          <w:p w14:paraId="7F309D60" w14:textId="77777777" w:rsidR="00B75CC6" w:rsidRPr="00E432B9" w:rsidRDefault="00B75CC6" w:rsidP="00600EFC">
            <w:r w:rsidRPr="00E432B9">
              <w:t xml:space="preserve">There is ‘Edit Skips’ functionality in Form Builder (used during editing a question) that determines if sub-questions are displayed in a </w:t>
            </w:r>
            <w:proofErr w:type="spellStart"/>
            <w:r w:rsidRPr="00E432B9">
              <w:t>greensheet</w:t>
            </w:r>
            <w:proofErr w:type="spellEnd"/>
            <w:r w:rsidRPr="00E432B9">
              <w:t xml:space="preserve">, depending on the answer to the immediate previous question (not necessarily a parent question). </w:t>
            </w:r>
          </w:p>
          <w:p w14:paraId="0712790B" w14:textId="77777777" w:rsidR="00B75CC6" w:rsidRPr="00E432B9" w:rsidRDefault="00B75CC6" w:rsidP="001E2E07">
            <w:pPr>
              <w:pStyle w:val="Notes"/>
              <w:outlineLvl w:val="0"/>
              <w:rPr>
                <w:rFonts w:ascii="Arial" w:eastAsia="Calibri" w:hAnsi="Arial" w:cs="Arial"/>
                <w:bCs/>
              </w:rPr>
            </w:pPr>
            <w:r w:rsidRPr="00E432B9">
              <w:rPr>
                <w:rFonts w:ascii="Arial" w:eastAsia="Calibri" w:hAnsi="Arial" w:cs="Arial"/>
                <w:bCs/>
              </w:rPr>
              <w:t>This relationship is reflected in XML.</w:t>
            </w:r>
          </w:p>
          <w:p w14:paraId="6ABA5690" w14:textId="77777777" w:rsidR="00B75CC6" w:rsidRPr="00E432B9" w:rsidRDefault="00B75CC6" w:rsidP="00600EFC">
            <w:r w:rsidRPr="00E432B9">
              <w:t xml:space="preserve">(Related to sec. “Submit </w:t>
            </w:r>
            <w:proofErr w:type="spellStart"/>
            <w:r w:rsidRPr="00E432B9">
              <w:t>greensheet</w:t>
            </w:r>
            <w:proofErr w:type="spellEnd"/>
            <w:r w:rsidRPr="00E432B9">
              <w:t>”)</w:t>
            </w:r>
          </w:p>
          <w:p w14:paraId="57596EC9" w14:textId="77777777" w:rsidR="00B75CC6" w:rsidRDefault="00B75CC6" w:rsidP="00600EFC">
            <w:pPr>
              <w:rPr>
                <w:noProof/>
              </w:rPr>
            </w:pPr>
          </w:p>
          <w:p w14:paraId="587DA480" w14:textId="07FE6868" w:rsidR="00B75CC6" w:rsidRPr="00E432B9" w:rsidRDefault="00B75CC6" w:rsidP="00600EFC">
            <w:r w:rsidRPr="00E432B9">
              <w:rPr>
                <w:noProof/>
              </w:rPr>
              <w:drawing>
                <wp:inline distT="0" distB="0" distL="0" distR="0" wp14:anchorId="7AE73DBD" wp14:editId="3BDCCFC9">
                  <wp:extent cx="3954395" cy="74441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0">
                            <a:extLst>
                              <a:ext uri="{28A0092B-C50C-407E-A947-70E740481C1C}">
                                <a14:useLocalDpi xmlns:a14="http://schemas.microsoft.com/office/drawing/2010/main" val="0"/>
                              </a:ext>
                            </a:extLst>
                          </a:blip>
                          <a:srcRect l="27264" t="22865" r="27640" b="61963"/>
                          <a:stretch/>
                        </pic:blipFill>
                        <pic:spPr bwMode="auto">
                          <a:xfrm>
                            <a:off x="0" y="0"/>
                            <a:ext cx="3956785" cy="744865"/>
                          </a:xfrm>
                          <a:prstGeom prst="rect">
                            <a:avLst/>
                          </a:prstGeom>
                          <a:noFill/>
                          <a:ln>
                            <a:noFill/>
                          </a:ln>
                          <a:extLst>
                            <a:ext uri="{53640926-AAD7-44D8-BBD7-CCE9431645EC}">
                              <a14:shadowObscured xmlns:a14="http://schemas.microsoft.com/office/drawing/2010/main"/>
                            </a:ext>
                          </a:extLst>
                        </pic:spPr>
                      </pic:pic>
                    </a:graphicData>
                  </a:graphic>
                </wp:inline>
              </w:drawing>
            </w:r>
            <w:r w:rsidRPr="00E432B9">
              <w:rPr>
                <w:noProof/>
              </w:rPr>
              <w:drawing>
                <wp:inline distT="0" distB="0" distL="0" distR="0" wp14:anchorId="4EA3D2EB" wp14:editId="5606F34C">
                  <wp:extent cx="3954395" cy="60315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0">
                            <a:extLst>
                              <a:ext uri="{28A0092B-C50C-407E-A947-70E740481C1C}">
                                <a14:useLocalDpi xmlns:a14="http://schemas.microsoft.com/office/drawing/2010/main" val="0"/>
                              </a:ext>
                            </a:extLst>
                          </a:blip>
                          <a:srcRect l="27264" t="43652" r="27640" b="44055"/>
                          <a:stretch/>
                        </pic:blipFill>
                        <pic:spPr bwMode="auto">
                          <a:xfrm>
                            <a:off x="0" y="0"/>
                            <a:ext cx="3956785" cy="603517"/>
                          </a:xfrm>
                          <a:prstGeom prst="rect">
                            <a:avLst/>
                          </a:prstGeom>
                          <a:noFill/>
                          <a:ln>
                            <a:noFill/>
                          </a:ln>
                          <a:extLst>
                            <a:ext uri="{53640926-AAD7-44D8-BBD7-CCE9431645EC}">
                              <a14:shadowObscured xmlns:a14="http://schemas.microsoft.com/office/drawing/2010/main"/>
                            </a:ext>
                          </a:extLst>
                        </pic:spPr>
                      </pic:pic>
                    </a:graphicData>
                  </a:graphic>
                </wp:inline>
              </w:drawing>
            </w:r>
          </w:p>
          <w:p w14:paraId="1D072B12" w14:textId="77777777" w:rsidR="00B75CC6" w:rsidRPr="00E432B9" w:rsidRDefault="00B75CC6" w:rsidP="00600EFC">
            <w:r w:rsidRPr="00E432B9">
              <w:rPr>
                <w:noProof/>
              </w:rPr>
              <w:drawing>
                <wp:inline distT="0" distB="0" distL="0" distR="0" wp14:anchorId="54BE2D00" wp14:editId="1ED12A13">
                  <wp:extent cx="3887010" cy="1652953"/>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a:extLst>
                              <a:ext uri="{28A0092B-C50C-407E-A947-70E740481C1C}">
                                <a14:useLocalDpi xmlns:a14="http://schemas.microsoft.com/office/drawing/2010/main" val="0"/>
                              </a:ext>
                            </a:extLst>
                          </a:blip>
                          <a:srcRect l="21111" t="30907" r="22075" b="26024"/>
                          <a:stretch>
                            <a:fillRect/>
                          </a:stretch>
                        </pic:blipFill>
                        <pic:spPr bwMode="auto">
                          <a:xfrm>
                            <a:off x="0" y="0"/>
                            <a:ext cx="3887311" cy="1653081"/>
                          </a:xfrm>
                          <a:prstGeom prst="rect">
                            <a:avLst/>
                          </a:prstGeom>
                          <a:noFill/>
                          <a:ln>
                            <a:noFill/>
                          </a:ln>
                        </pic:spPr>
                      </pic:pic>
                    </a:graphicData>
                  </a:graphic>
                </wp:inline>
              </w:drawing>
            </w:r>
          </w:p>
        </w:tc>
      </w:tr>
      <w:tr w:rsidR="00B75CC6" w:rsidRPr="00E432B9" w14:paraId="2DEF64F0" w14:textId="77777777" w:rsidTr="00B75CC6">
        <w:tc>
          <w:tcPr>
            <w:tcW w:w="2628" w:type="dxa"/>
          </w:tcPr>
          <w:p w14:paraId="26380FEA" w14:textId="325DBF94" w:rsidR="00B75CC6" w:rsidRPr="00E432B9" w:rsidRDefault="00B75CC6" w:rsidP="00600EFC">
            <w:r>
              <w:lastRenderedPageBreak/>
              <w:t>Active URL</w:t>
            </w:r>
          </w:p>
        </w:tc>
        <w:tc>
          <w:tcPr>
            <w:tcW w:w="6948" w:type="dxa"/>
          </w:tcPr>
          <w:p w14:paraId="576CE105" w14:textId="179252CB" w:rsidR="00B75CC6" w:rsidRDefault="00B75CC6" w:rsidP="00600EFC">
            <w:r>
              <w:t xml:space="preserve">Refer to Greensheet-560 - </w:t>
            </w:r>
            <w:r>
              <w:rPr>
                <w:lang w:val="en"/>
              </w:rPr>
              <w:t xml:space="preserve">URL on Form Builder </w:t>
            </w:r>
            <w:proofErr w:type="spellStart"/>
            <w:r>
              <w:rPr>
                <w:lang w:val="en"/>
              </w:rPr>
              <w:t>questsion</w:t>
            </w:r>
            <w:proofErr w:type="spellEnd"/>
            <w:r>
              <w:rPr>
                <w:lang w:val="en"/>
              </w:rPr>
              <w:t xml:space="preserve"> must be active in GreenSheets system</w:t>
            </w:r>
          </w:p>
          <w:p w14:paraId="4FC75AB3" w14:textId="4C7CA652" w:rsidR="00B75CC6" w:rsidRPr="00E432B9" w:rsidRDefault="00B75CC6" w:rsidP="00600EFC">
            <w:r>
              <w:rPr>
                <w:lang w:val="en"/>
              </w:rPr>
              <w:t>When URL is entered in FB question and the form is exported into GreenSheets, this link must be active</w:t>
            </w:r>
          </w:p>
        </w:tc>
      </w:tr>
      <w:tr w:rsidR="00B75CC6" w:rsidRPr="00E432B9" w14:paraId="5412912A" w14:textId="77777777" w:rsidTr="00B75CC6">
        <w:tc>
          <w:tcPr>
            <w:tcW w:w="2628" w:type="dxa"/>
          </w:tcPr>
          <w:p w14:paraId="3BF25E7F" w14:textId="038BEE44" w:rsidR="00B75CC6" w:rsidRDefault="00B75CC6" w:rsidP="00600EFC">
            <w:r>
              <w:t>No defaults</w:t>
            </w:r>
          </w:p>
        </w:tc>
        <w:tc>
          <w:tcPr>
            <w:tcW w:w="6948" w:type="dxa"/>
          </w:tcPr>
          <w:p w14:paraId="4D39EE04" w14:textId="6ABF8B91" w:rsidR="00B75CC6" w:rsidRPr="00B75CC6" w:rsidRDefault="00B75CC6" w:rsidP="00600EFC">
            <w:pPr>
              <w:rPr>
                <w:lang w:val="en"/>
              </w:rPr>
            </w:pPr>
            <w:r w:rsidRPr="00B75CC6">
              <w:rPr>
                <w:lang w:val="en"/>
              </w:rPr>
              <w:t>Refer to Greensheet-519 and Greensheet-559</w:t>
            </w:r>
          </w:p>
          <w:p w14:paraId="3690876B" w14:textId="77777777" w:rsidR="00B75CC6" w:rsidRPr="00B75CC6" w:rsidRDefault="00B75CC6" w:rsidP="00600EFC">
            <w:pPr>
              <w:pStyle w:val="NormalWeb"/>
              <w:rPr>
                <w:rFonts w:ascii="Arial" w:hAnsi="Arial" w:cs="Arial"/>
                <w:sz w:val="20"/>
                <w:lang w:val="en"/>
              </w:rPr>
            </w:pPr>
            <w:r w:rsidRPr="00B75CC6">
              <w:rPr>
                <w:rFonts w:ascii="Arial" w:hAnsi="Arial" w:cs="Arial"/>
                <w:sz w:val="20"/>
                <w:lang w:val="en"/>
              </w:rPr>
              <w:t>When XML file is processed, the system should ignore any defaults to the answers.</w:t>
            </w:r>
          </w:p>
          <w:p w14:paraId="469907FD" w14:textId="77777777" w:rsidR="00B75CC6" w:rsidRDefault="00B75CC6" w:rsidP="00600EFC">
            <w:pPr>
              <w:rPr>
                <w:lang w:val="en"/>
              </w:rPr>
            </w:pPr>
            <w:r w:rsidRPr="001B4833">
              <w:rPr>
                <w:color w:val="333333"/>
                <w:sz w:val="21"/>
                <w:szCs w:val="21"/>
                <w:lang w:val="en"/>
              </w:rPr>
              <w:t>Requirements:</w:t>
            </w:r>
            <w:r>
              <w:rPr>
                <w:lang w:val="en"/>
              </w:rPr>
              <w:br/>
            </w:r>
            <w:hyperlink r:id="rId42" w:tooltip="Follow link" w:history="1">
              <w:r>
                <w:rPr>
                  <w:rStyle w:val="Hyperlink"/>
                  <w:sz w:val="21"/>
                  <w:szCs w:val="21"/>
                  <w:lang w:val="en"/>
                </w:rPr>
                <w:t>https://ncisvn.nci.nih.gov/svn/iscs/greensheets/Requirements/Specs/GreenSheets%20Redesign%20Project%20Scope.docx</w:t>
              </w:r>
            </w:hyperlink>
            <w:r>
              <w:rPr>
                <w:lang w:val="en"/>
              </w:rPr>
              <w:t xml:space="preserve">; </w:t>
            </w:r>
          </w:p>
          <w:p w14:paraId="5C200953" w14:textId="21DA165F" w:rsidR="00B75CC6" w:rsidRPr="00E432B9" w:rsidRDefault="00B75CC6" w:rsidP="00600EFC">
            <w:r>
              <w:rPr>
                <w:lang w:val="en"/>
              </w:rPr>
              <w:t>Sec. Form Builder – changes for re-design</w:t>
            </w:r>
          </w:p>
        </w:tc>
      </w:tr>
    </w:tbl>
    <w:p w14:paraId="677BEA55" w14:textId="77777777" w:rsidR="00A65F80" w:rsidRPr="00586AA2" w:rsidRDefault="00A65F80" w:rsidP="00600EFC">
      <w:pPr>
        <w:pStyle w:val="BodyText"/>
      </w:pPr>
    </w:p>
    <w:p w14:paraId="735B74CD" w14:textId="1AF6275D" w:rsidR="00586AA2" w:rsidRDefault="00586AA2" w:rsidP="00600EFC">
      <w:pPr>
        <w:pStyle w:val="Heading1"/>
      </w:pPr>
      <w:bookmarkStart w:id="31" w:name="_Toc484078209"/>
      <w:r>
        <w:t xml:space="preserve">Email Notifications about </w:t>
      </w:r>
      <w:proofErr w:type="spellStart"/>
      <w:r>
        <w:t>greensheets</w:t>
      </w:r>
      <w:proofErr w:type="spellEnd"/>
      <w:r>
        <w:t xml:space="preserve"> module deployment process.</w:t>
      </w:r>
      <w:bookmarkEnd w:id="31"/>
    </w:p>
    <w:p w14:paraId="172102E0" w14:textId="16A4D896" w:rsidR="00B3155D" w:rsidRDefault="00B3155D" w:rsidP="00600EFC">
      <w:r w:rsidRPr="006A4B92">
        <w:t xml:space="preserve">A notification email will be sent to users each time an action in the deployment process is executed per the table below. </w:t>
      </w:r>
    </w:p>
    <w:tbl>
      <w:tblPr>
        <w:tblW w:w="0" w:type="auto"/>
        <w:tblLayout w:type="fixed"/>
        <w:tblCellMar>
          <w:left w:w="0" w:type="dxa"/>
          <w:right w:w="0" w:type="dxa"/>
        </w:tblCellMar>
        <w:tblLook w:val="04A0" w:firstRow="1" w:lastRow="0" w:firstColumn="1" w:lastColumn="0" w:noHBand="0" w:noVBand="1"/>
      </w:tblPr>
      <w:tblGrid>
        <w:gridCol w:w="1458"/>
        <w:gridCol w:w="1530"/>
        <w:gridCol w:w="1080"/>
        <w:gridCol w:w="1800"/>
        <w:gridCol w:w="3708"/>
      </w:tblGrid>
      <w:tr w:rsidR="007C2E9F" w:rsidRPr="00B75CC6" w14:paraId="6F999833" w14:textId="77777777" w:rsidTr="00350B08">
        <w:tc>
          <w:tcPr>
            <w:tcW w:w="1458" w:type="dxa"/>
            <w:tcBorders>
              <w:top w:val="single" w:sz="8" w:space="0" w:color="auto"/>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14:paraId="049CA2C5" w14:textId="77777777" w:rsidR="007C2E9F" w:rsidRPr="00B75CC6" w:rsidRDefault="007C2E9F" w:rsidP="00600EFC">
            <w:r w:rsidRPr="00B75CC6">
              <w:t>Triggering event</w:t>
            </w:r>
          </w:p>
        </w:tc>
        <w:tc>
          <w:tcPr>
            <w:tcW w:w="153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081D04BC" w14:textId="77777777" w:rsidR="007C2E9F" w:rsidRPr="00B75CC6" w:rsidRDefault="007C2E9F" w:rsidP="00600EFC">
            <w:r w:rsidRPr="00B75CC6">
              <w:t>To</w:t>
            </w:r>
          </w:p>
        </w:tc>
        <w:tc>
          <w:tcPr>
            <w:tcW w:w="108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C4B575E" w14:textId="77777777" w:rsidR="007C2E9F" w:rsidRPr="00B75CC6" w:rsidRDefault="007C2E9F" w:rsidP="00600EFC">
            <w:r w:rsidRPr="00B75CC6">
              <w:t xml:space="preserve">Which system sends this email? </w:t>
            </w:r>
          </w:p>
        </w:tc>
        <w:tc>
          <w:tcPr>
            <w:tcW w:w="180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1639E65" w14:textId="77777777" w:rsidR="007C2E9F" w:rsidRPr="00B75CC6" w:rsidRDefault="007C2E9F" w:rsidP="00600EFC">
            <w:r w:rsidRPr="00B75CC6">
              <w:t>Subject line</w:t>
            </w:r>
          </w:p>
        </w:tc>
        <w:tc>
          <w:tcPr>
            <w:tcW w:w="3708"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75C05C15" w14:textId="77777777" w:rsidR="007C2E9F" w:rsidRPr="00B75CC6" w:rsidRDefault="007C2E9F" w:rsidP="00600EFC">
            <w:r w:rsidRPr="00B75CC6">
              <w:t>Body:</w:t>
            </w:r>
          </w:p>
        </w:tc>
      </w:tr>
      <w:tr w:rsidR="007C2E9F" w:rsidRPr="00B75CC6" w14:paraId="65970F00"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70BF0E" w14:textId="77777777" w:rsidR="007C2E9F" w:rsidRPr="00B75CC6" w:rsidRDefault="007C2E9F" w:rsidP="00600EFC">
            <w:r w:rsidRPr="00B75CC6">
              <w:t xml:space="preserve">Module was successfully imported into </w:t>
            </w:r>
            <w:r w:rsidRPr="00B75CC6">
              <w:lastRenderedPageBreak/>
              <w:t>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6A5E76E4" w14:textId="337310CE" w:rsidR="007C2E9F" w:rsidRPr="00B75CC6" w:rsidRDefault="007C2E9F" w:rsidP="00600EFC">
            <w:r w:rsidRPr="00B75CC6">
              <w:lastRenderedPageBreak/>
              <w:t xml:space="preserve">The recipient list for all GS messages is </w:t>
            </w:r>
            <w:r w:rsidRPr="00B75CC6">
              <w:lastRenderedPageBreak/>
              <w:t>set in a property file.  It is not dynamically generated in the code. </w:t>
            </w:r>
            <w:ins w:id="32" w:author="Tulchinskaya, Gaby (NIH/NCI) [C]" w:date="2017-06-26T15:12:00Z">
              <w:r w:rsidR="0044189E">
                <w:t>It will be send to Draft Admin and Draft Viewer users</w:t>
              </w:r>
            </w:ins>
          </w:p>
          <w:p w14:paraId="4503FDF1" w14:textId="77777777" w:rsidR="007C2E9F" w:rsidRPr="00B75CC6" w:rsidRDefault="007C2E9F" w:rsidP="00600EFC">
            <w:r w:rsidRPr="00B75CC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531DCB8" w14:textId="77777777" w:rsidR="007C2E9F" w:rsidRPr="00B75CC6" w:rsidRDefault="007C2E9F" w:rsidP="00600EFC">
            <w:r w:rsidRPr="00B75CC6">
              <w:lastRenderedPageBreak/>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4ED5457" w14:textId="77777777" w:rsidR="007C2E9F" w:rsidRPr="00B75CC6" w:rsidRDefault="007C2E9F" w:rsidP="00600EFC">
            <w:r w:rsidRPr="00B75CC6">
              <w:t xml:space="preserve">[GS - TEST 2017-02-09 11:19:16 AM] </w:t>
            </w:r>
            <w:r w:rsidRPr="00B75CC6">
              <w:lastRenderedPageBreak/>
              <w:t xml:space="preserve">Confirmation of Successful Import of Draft </w:t>
            </w:r>
            <w:proofErr w:type="spellStart"/>
            <w:r w:rsidRPr="00B75CC6">
              <w:t>Greensheets</w:t>
            </w:r>
            <w:proofErr w:type="spellEnd"/>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3FC94ABF" w14:textId="36D04FAB" w:rsidR="007C2E9F" w:rsidRPr="00B75CC6" w:rsidRDefault="007C2E9F" w:rsidP="00600EFC">
            <w:pPr>
              <w:pStyle w:val="PlainText"/>
              <w:rPr>
                <w:rFonts w:ascii="Arial" w:hAnsi="Arial"/>
                <w:sz w:val="20"/>
                <w:szCs w:val="20"/>
              </w:rPr>
            </w:pPr>
            <w:r w:rsidRPr="00B75CC6">
              <w:rPr>
                <w:rFonts w:ascii="Arial" w:hAnsi="Arial"/>
                <w:sz w:val="20"/>
                <w:szCs w:val="20"/>
              </w:rPr>
              <w:lastRenderedPageBreak/>
              <w:t xml:space="preserve">Thank you for your request. The </w:t>
            </w:r>
            <w:r w:rsidR="00555A94" w:rsidRPr="00B75CC6">
              <w:rPr>
                <w:rFonts w:ascii="Arial" w:hAnsi="Arial"/>
                <w:color w:val="0070C0"/>
                <w:sz w:val="20"/>
                <w:szCs w:val="20"/>
              </w:rPr>
              <w:t>&lt;Insert module name&gt;</w:t>
            </w:r>
            <w:r w:rsidR="00555A94" w:rsidRPr="00B75CC6">
              <w:rPr>
                <w:rFonts w:ascii="Arial" w:hAnsi="Arial"/>
                <w:sz w:val="20"/>
                <w:szCs w:val="20"/>
              </w:rPr>
              <w:t xml:space="preserve"> </w:t>
            </w:r>
            <w:r w:rsidRPr="00B75CC6">
              <w:rPr>
                <w:rFonts w:ascii="Arial" w:hAnsi="Arial"/>
                <w:sz w:val="20"/>
                <w:szCs w:val="20"/>
              </w:rPr>
              <w:t xml:space="preserve">Draft </w:t>
            </w:r>
            <w:proofErr w:type="spellStart"/>
            <w:r w:rsidRPr="00B75CC6">
              <w:rPr>
                <w:rFonts w:ascii="Arial" w:hAnsi="Arial"/>
                <w:sz w:val="20"/>
                <w:szCs w:val="20"/>
              </w:rPr>
              <w:t>Greensheets</w:t>
            </w:r>
            <w:proofErr w:type="spellEnd"/>
            <w:r w:rsidRPr="00B75CC6">
              <w:rPr>
                <w:rFonts w:ascii="Arial" w:hAnsi="Arial"/>
                <w:sz w:val="20"/>
                <w:szCs w:val="20"/>
              </w:rPr>
              <w:t xml:space="preserve"> </w:t>
            </w:r>
            <w:ins w:id="33" w:author="Polonsky, Yakov (NIH/NCI) [C]" w:date="2017-02-10T11:35:00Z">
              <w:r w:rsidR="00F240E9" w:rsidRPr="00B75CC6">
                <w:rPr>
                  <w:rFonts w:ascii="Arial" w:hAnsi="Arial"/>
                  <w:sz w:val="20"/>
                  <w:szCs w:val="20"/>
                </w:rPr>
                <w:t xml:space="preserve">Forms </w:t>
              </w:r>
            </w:ins>
            <w:r w:rsidRPr="00B75CC6">
              <w:rPr>
                <w:rFonts w:ascii="Arial" w:hAnsi="Arial"/>
                <w:sz w:val="20"/>
                <w:szCs w:val="20"/>
              </w:rPr>
              <w:t xml:space="preserve">are available for </w:t>
            </w:r>
            <w:r w:rsidRPr="00B75CC6">
              <w:rPr>
                <w:rFonts w:ascii="Arial" w:hAnsi="Arial"/>
                <w:sz w:val="20"/>
                <w:szCs w:val="20"/>
              </w:rPr>
              <w:lastRenderedPageBreak/>
              <w:t>you to review</w:t>
            </w:r>
            <w:ins w:id="34" w:author="Tulchinskaya, Gaby (NIH/NCI) [C]" w:date="2017-06-26T15:07:00Z">
              <w:r w:rsidR="0044189E">
                <w:rPr>
                  <w:rFonts w:ascii="Arial" w:hAnsi="Arial"/>
                  <w:sz w:val="20"/>
                  <w:szCs w:val="20"/>
                </w:rPr>
                <w:t xml:space="preserve"> and test</w:t>
              </w:r>
            </w:ins>
            <w:r w:rsidRPr="00B75CC6">
              <w:rPr>
                <w:rFonts w:ascii="Arial" w:hAnsi="Arial"/>
                <w:sz w:val="20"/>
                <w:szCs w:val="20"/>
              </w:rPr>
              <w:t xml:space="preserve">. Please log into the </w:t>
            </w:r>
            <w:proofErr w:type="spellStart"/>
            <w:r w:rsidRPr="00B75CC6">
              <w:rPr>
                <w:rFonts w:ascii="Arial" w:hAnsi="Arial"/>
                <w:sz w:val="20"/>
                <w:szCs w:val="20"/>
              </w:rPr>
              <w:t>Greensheets</w:t>
            </w:r>
            <w:proofErr w:type="spellEnd"/>
            <w:r w:rsidRPr="00B75CC6">
              <w:rPr>
                <w:rFonts w:ascii="Arial" w:hAnsi="Arial"/>
                <w:sz w:val="20"/>
                <w:szCs w:val="20"/>
              </w:rPr>
              <w:t xml:space="preserve"> Application using the URL given below</w:t>
            </w:r>
            <w:ins w:id="35" w:author="Polonsky, Yakov (NIH/NCI) [C]" w:date="2017-02-10T11:36:00Z">
              <w:r w:rsidR="00F240E9" w:rsidRPr="00B75CC6">
                <w:rPr>
                  <w:rFonts w:ascii="Arial" w:hAnsi="Arial"/>
                  <w:sz w:val="20"/>
                  <w:szCs w:val="20"/>
                </w:rPr>
                <w:t xml:space="preserve"> and</w:t>
              </w:r>
            </w:ins>
            <w:del w:id="36" w:author="Polonsky, Yakov (NIH/NCI) [C]" w:date="2017-02-10T11:36:00Z">
              <w:r w:rsidRPr="00B75CC6" w:rsidDel="00F240E9">
                <w:rPr>
                  <w:rFonts w:ascii="Arial" w:hAnsi="Arial"/>
                  <w:sz w:val="20"/>
                  <w:szCs w:val="20"/>
                </w:rPr>
                <w:delText>,</w:delText>
              </w:r>
            </w:del>
            <w:r w:rsidRPr="00B75CC6">
              <w:rPr>
                <w:rFonts w:ascii="Arial" w:hAnsi="Arial"/>
                <w:sz w:val="20"/>
                <w:szCs w:val="20"/>
              </w:rPr>
              <w:t xml:space="preserve"> </w:t>
            </w:r>
            <w:ins w:id="37" w:author="Tulchinskaya, Gaby (NIH/NCI) [C]" w:date="2017-02-10T10:59:00Z">
              <w:r w:rsidR="009B1C1D" w:rsidRPr="00B75CC6">
                <w:rPr>
                  <w:rFonts w:ascii="Arial" w:hAnsi="Arial"/>
                  <w:sz w:val="20"/>
                  <w:szCs w:val="20"/>
                </w:rPr>
                <w:t>select th</w:t>
              </w:r>
            </w:ins>
            <w:ins w:id="38" w:author="Tulchinskaya, Gaby (NIH/NCI) [C]" w:date="2017-02-10T11:01:00Z">
              <w:r w:rsidR="009B1C1D" w:rsidRPr="00B75CC6">
                <w:rPr>
                  <w:rFonts w:ascii="Arial" w:hAnsi="Arial"/>
                  <w:sz w:val="20"/>
                  <w:szCs w:val="20"/>
                </w:rPr>
                <w:t>is</w:t>
              </w:r>
            </w:ins>
            <w:ins w:id="39" w:author="Tulchinskaya, Gaby (NIH/NCI) [C]" w:date="2017-02-10T10:59:00Z">
              <w:r w:rsidR="009B1C1D" w:rsidRPr="00B75CC6">
                <w:rPr>
                  <w:rFonts w:ascii="Arial" w:hAnsi="Arial"/>
                  <w:sz w:val="20"/>
                  <w:szCs w:val="20"/>
                </w:rPr>
                <w:t xml:space="preserve"> module in the </w:t>
              </w:r>
            </w:ins>
            <w:ins w:id="40" w:author="Tulchinskaya, Gaby (NIH/NCI) [C]" w:date="2017-02-10T11:00:00Z">
              <w:r w:rsidR="009B1C1D" w:rsidRPr="00B75CC6">
                <w:rPr>
                  <w:rFonts w:ascii="Arial" w:hAnsi="Arial"/>
                  <w:sz w:val="20"/>
                  <w:szCs w:val="20"/>
                </w:rPr>
                <w:t xml:space="preserve">Review </w:t>
              </w:r>
            </w:ins>
            <w:r w:rsidR="007C3305">
              <w:rPr>
                <w:rFonts w:ascii="Arial" w:hAnsi="Arial"/>
                <w:sz w:val="20"/>
                <w:szCs w:val="20"/>
              </w:rPr>
              <w:t>&amp; Test Draft Module</w:t>
            </w:r>
            <w:ins w:id="41" w:author="Tulchinskaya, Gaby (NIH/NCI) [C]" w:date="2017-02-10T11:00:00Z">
              <w:r w:rsidR="009B1C1D" w:rsidRPr="00B75CC6">
                <w:rPr>
                  <w:rFonts w:ascii="Arial" w:hAnsi="Arial"/>
                  <w:sz w:val="20"/>
                  <w:szCs w:val="20"/>
                </w:rPr>
                <w:t xml:space="preserve"> screen</w:t>
              </w:r>
            </w:ins>
            <w:ins w:id="42" w:author="Polonsky, Yakov (NIH/NCI) [C]" w:date="2017-02-10T11:36:00Z">
              <w:r w:rsidR="00F240E9" w:rsidRPr="00B75CC6">
                <w:rPr>
                  <w:rFonts w:ascii="Arial" w:hAnsi="Arial"/>
                  <w:sz w:val="20"/>
                  <w:szCs w:val="20"/>
                </w:rPr>
                <w:t xml:space="preserve">. </w:t>
              </w:r>
            </w:ins>
            <w:ins w:id="43" w:author="Tulchinskaya, Gaby (NIH/NCI) [C]" w:date="2017-06-26T15:10:00Z">
              <w:r w:rsidR="0044189E">
                <w:rPr>
                  <w:rFonts w:ascii="Arial" w:hAnsi="Arial"/>
                  <w:sz w:val="20"/>
                  <w:szCs w:val="20"/>
                </w:rPr>
                <w:t>Use</w:t>
              </w:r>
            </w:ins>
            <w:ins w:id="44" w:author="Tulchinskaya, Gaby (NIH/NCI) [C]" w:date="2017-02-10T11:01:00Z">
              <w:r w:rsidR="009B1C1D" w:rsidRPr="00B75CC6">
                <w:rPr>
                  <w:rFonts w:ascii="Arial" w:hAnsi="Arial"/>
                  <w:sz w:val="20"/>
                  <w:szCs w:val="20"/>
                </w:rPr>
                <w:t xml:space="preserve"> </w:t>
              </w:r>
            </w:ins>
            <w:r w:rsidRPr="00B75CC6">
              <w:rPr>
                <w:rFonts w:ascii="Arial" w:hAnsi="Arial"/>
                <w:sz w:val="20"/>
                <w:szCs w:val="20"/>
              </w:rPr>
              <w:t xml:space="preserve"> Promote Module button to accept the Draft </w:t>
            </w:r>
            <w:proofErr w:type="spellStart"/>
            <w:r w:rsidRPr="00B75CC6">
              <w:rPr>
                <w:rFonts w:ascii="Arial" w:hAnsi="Arial"/>
                <w:sz w:val="20"/>
                <w:szCs w:val="20"/>
              </w:rPr>
              <w:t>Greensheets</w:t>
            </w:r>
            <w:proofErr w:type="spellEnd"/>
            <w:r w:rsidRPr="00B75CC6">
              <w:rPr>
                <w:rFonts w:ascii="Arial" w:hAnsi="Arial"/>
                <w:sz w:val="20"/>
                <w:szCs w:val="20"/>
              </w:rPr>
              <w:t xml:space="preserve"> and promote them to Production. Alternatively, </w:t>
            </w:r>
            <w:ins w:id="45" w:author="Tulchinskaya, Gaby (NIH/NCI) [C]" w:date="2017-06-26T15:10:00Z">
              <w:r w:rsidR="0044189E">
                <w:rPr>
                  <w:rFonts w:ascii="Arial" w:hAnsi="Arial"/>
                  <w:sz w:val="20"/>
                  <w:szCs w:val="20"/>
                </w:rPr>
                <w:t xml:space="preserve">if </w:t>
              </w:r>
            </w:ins>
            <w:r w:rsidRPr="00B75CC6">
              <w:rPr>
                <w:rFonts w:ascii="Arial" w:hAnsi="Arial"/>
                <w:sz w:val="20"/>
                <w:szCs w:val="20"/>
              </w:rPr>
              <w:t>they are not ready to be promoted, you may select Reject Module</w:t>
            </w:r>
            <w:del w:id="46" w:author="Tulchinskaya, Gaby (NIH/NCI) [C]" w:date="2017-06-26T15:11:00Z">
              <w:r w:rsidRPr="00B75CC6" w:rsidDel="0044189E">
                <w:rPr>
                  <w:rFonts w:ascii="Arial" w:hAnsi="Arial"/>
                  <w:sz w:val="20"/>
                  <w:szCs w:val="20"/>
                </w:rPr>
                <w:delText xml:space="preserve"> and submit the updated request at a later time</w:delText>
              </w:r>
            </w:del>
            <w:r w:rsidRPr="00B75CC6">
              <w:rPr>
                <w:rFonts w:ascii="Arial" w:hAnsi="Arial"/>
                <w:sz w:val="20"/>
                <w:szCs w:val="20"/>
              </w:rPr>
              <w:t>.</w:t>
            </w:r>
          </w:p>
          <w:p w14:paraId="2845639F" w14:textId="77777777" w:rsidR="007C2E9F" w:rsidRPr="00B75CC6" w:rsidRDefault="007C2E9F" w:rsidP="00600EFC">
            <w:pPr>
              <w:pStyle w:val="PlainText"/>
              <w:rPr>
                <w:rFonts w:ascii="Arial" w:hAnsi="Arial"/>
                <w:sz w:val="20"/>
                <w:szCs w:val="20"/>
              </w:rPr>
            </w:pPr>
            <w:r w:rsidRPr="00B75CC6">
              <w:rPr>
                <w:rFonts w:ascii="Arial" w:hAnsi="Arial"/>
                <w:sz w:val="20"/>
                <w:szCs w:val="20"/>
              </w:rPr>
              <w:t> </w:t>
            </w:r>
          </w:p>
          <w:p w14:paraId="090B8343" w14:textId="6A5D32A7" w:rsidR="007C2E9F" w:rsidRPr="00B75CC6" w:rsidRDefault="007C2E9F" w:rsidP="00600EFC">
            <w:pPr>
              <w:pStyle w:val="PlainText"/>
              <w:rPr>
                <w:rFonts w:ascii="Arial" w:hAnsi="Arial"/>
                <w:sz w:val="20"/>
                <w:szCs w:val="20"/>
              </w:rPr>
            </w:pPr>
            <w:r w:rsidRPr="00B75CC6">
              <w:rPr>
                <w:rFonts w:ascii="Arial" w:hAnsi="Arial"/>
                <w:sz w:val="20"/>
                <w:szCs w:val="20"/>
              </w:rPr>
              <w:t>Comments</w:t>
            </w:r>
            <w:ins w:id="47" w:author="Tulchinskaya, Gaby (NIH/NCI) [C]" w:date="2017-02-10T10:58:00Z">
              <w:r w:rsidR="009B1C1D" w:rsidRPr="00B75CC6">
                <w:rPr>
                  <w:rFonts w:ascii="Arial" w:hAnsi="Arial"/>
                  <w:sz w:val="20"/>
                  <w:szCs w:val="20"/>
                </w:rPr>
                <w:t xml:space="preserve"> for &lt;Module Name&gt; import</w:t>
              </w:r>
            </w:ins>
            <w:r w:rsidRPr="00B75CC6">
              <w:rPr>
                <w:rFonts w:ascii="Arial" w:hAnsi="Arial"/>
                <w:sz w:val="20"/>
                <w:szCs w:val="20"/>
              </w:rPr>
              <w:t>:</w:t>
            </w:r>
          </w:p>
          <w:p w14:paraId="28FE6A72" w14:textId="295862B9" w:rsidR="007C2E9F" w:rsidRPr="00B75CC6" w:rsidRDefault="00017227" w:rsidP="00600EFC">
            <w:pPr>
              <w:pStyle w:val="PlainText"/>
              <w:rPr>
                <w:rFonts w:ascii="Arial" w:hAnsi="Arial"/>
                <w:sz w:val="20"/>
                <w:szCs w:val="20"/>
              </w:rPr>
            </w:pPr>
            <w:r w:rsidRPr="00B75CC6">
              <w:rPr>
                <w:rFonts w:ascii="Arial" w:hAnsi="Arial"/>
                <w:sz w:val="20"/>
                <w:szCs w:val="20"/>
              </w:rPr>
              <w:t>&lt;Insert comments, entered in Form Builder&gt;</w:t>
            </w:r>
            <w:r w:rsidR="007C2E9F" w:rsidRPr="00B75CC6">
              <w:rPr>
                <w:rFonts w:ascii="Arial" w:hAnsi="Arial"/>
                <w:sz w:val="20"/>
                <w:szCs w:val="20"/>
              </w:rPr>
              <w:t> </w:t>
            </w:r>
          </w:p>
          <w:p w14:paraId="6B3BFF02" w14:textId="77777777" w:rsidR="009B1C1D" w:rsidRPr="00B75CC6" w:rsidRDefault="009B1C1D" w:rsidP="00600EFC">
            <w:pPr>
              <w:pStyle w:val="PlainText"/>
              <w:rPr>
                <w:rFonts w:ascii="Arial" w:hAnsi="Arial"/>
                <w:sz w:val="20"/>
                <w:szCs w:val="20"/>
              </w:rPr>
            </w:pPr>
          </w:p>
          <w:p w14:paraId="43465861" w14:textId="77B2DBEC" w:rsidR="007C2E9F" w:rsidRPr="00B75CC6" w:rsidDel="009B1C1D" w:rsidRDefault="007C2E9F" w:rsidP="00600EFC">
            <w:pPr>
              <w:pStyle w:val="PlainText"/>
              <w:rPr>
                <w:del w:id="48" w:author="Tulchinskaya, Gaby (NIH/NCI) [C]" w:date="2017-02-10T10:58:00Z"/>
                <w:rFonts w:ascii="Arial" w:hAnsi="Arial"/>
                <w:sz w:val="20"/>
                <w:szCs w:val="20"/>
              </w:rPr>
            </w:pPr>
            <w:del w:id="49" w:author="Tulchinskaya, Gaby (NIH/NCI) [C]" w:date="2017-02-10T10:58:00Z">
              <w:r w:rsidRPr="00B75CC6" w:rsidDel="009B1C1D">
                <w:rPr>
                  <w:rFonts w:ascii="Arial" w:hAnsi="Arial"/>
                  <w:sz w:val="20"/>
                  <w:szCs w:val="20"/>
                </w:rPr>
                <w:delText>Following were updated:</w:delText>
              </w:r>
            </w:del>
          </w:p>
          <w:p w14:paraId="7CB94738" w14:textId="2138BC60" w:rsidR="007C2E9F" w:rsidRPr="00B75CC6" w:rsidDel="009B1C1D" w:rsidRDefault="007C2E9F" w:rsidP="00600EFC">
            <w:pPr>
              <w:pStyle w:val="PlainText"/>
              <w:rPr>
                <w:del w:id="50" w:author="Tulchinskaya, Gaby (NIH/NCI) [C]" w:date="2017-02-10T10:58:00Z"/>
                <w:rFonts w:ascii="Arial" w:hAnsi="Arial"/>
                <w:sz w:val="20"/>
                <w:szCs w:val="20"/>
              </w:rPr>
            </w:pPr>
            <w:del w:id="51" w:author="Tulchinskaya, Gaby (NIH/NCI) [C]" w:date="2017-02-10T10:58:00Z">
              <w:r w:rsidRPr="00B75CC6" w:rsidDel="009B1C1D">
                <w:rPr>
                  <w:rFonts w:ascii="Arial" w:hAnsi="Arial"/>
                  <w:sz w:val="20"/>
                  <w:szCs w:val="20"/>
                </w:rPr>
                <w:delText xml:space="preserve">Module: &lt;Insert module name&gt; </w:delText>
              </w:r>
            </w:del>
          </w:p>
          <w:p w14:paraId="6AEE2235" w14:textId="77777777" w:rsidR="007C2E9F" w:rsidRPr="00B75CC6" w:rsidRDefault="007C2E9F" w:rsidP="00600EFC">
            <w:pPr>
              <w:pStyle w:val="PlainText"/>
              <w:rPr>
                <w:rFonts w:ascii="Arial" w:hAnsi="Arial"/>
                <w:sz w:val="20"/>
                <w:szCs w:val="20"/>
              </w:rPr>
            </w:pPr>
            <w:r w:rsidRPr="00B75CC6">
              <w:rPr>
                <w:rFonts w:ascii="Arial" w:hAnsi="Arial"/>
                <w:sz w:val="20"/>
                <w:szCs w:val="20"/>
              </w:rPr>
              <w:t> </w:t>
            </w:r>
          </w:p>
          <w:p w14:paraId="4CA336A0" w14:textId="5FFDF21A" w:rsidR="007C2E9F" w:rsidRPr="00B75CC6" w:rsidRDefault="007C2E9F" w:rsidP="00600EFC">
            <w:pPr>
              <w:pStyle w:val="PlainText"/>
              <w:rPr>
                <w:rFonts w:ascii="Arial" w:hAnsi="Arial"/>
                <w:sz w:val="20"/>
                <w:szCs w:val="20"/>
              </w:rPr>
            </w:pPr>
            <w:proofErr w:type="spellStart"/>
            <w:r w:rsidRPr="00B75CC6">
              <w:rPr>
                <w:rFonts w:ascii="Arial" w:hAnsi="Arial"/>
                <w:sz w:val="20"/>
                <w:szCs w:val="20"/>
              </w:rPr>
              <w:t>Greensheets</w:t>
            </w:r>
            <w:proofErr w:type="spellEnd"/>
            <w:r w:rsidRPr="00B75CC6">
              <w:rPr>
                <w:rFonts w:ascii="Arial" w:hAnsi="Arial"/>
                <w:sz w:val="20"/>
                <w:szCs w:val="20"/>
              </w:rPr>
              <w:t xml:space="preserve"> Application URL: </w:t>
            </w:r>
            <w:r w:rsidR="0044189E">
              <w:rPr>
                <w:rFonts w:ascii="Arial" w:hAnsi="Arial"/>
                <w:sz w:val="20"/>
                <w:szCs w:val="20"/>
              </w:rPr>
              <w:fldChar w:fldCharType="begin"/>
            </w:r>
            <w:r w:rsidR="0044189E">
              <w:rPr>
                <w:rFonts w:ascii="Arial" w:hAnsi="Arial"/>
                <w:sz w:val="20"/>
                <w:szCs w:val="20"/>
              </w:rPr>
              <w:instrText xml:space="preserve"> HYPERLINK "</w:instrText>
            </w:r>
            <w:r w:rsidR="0044189E" w:rsidRPr="0044189E">
              <w:rPr>
                <w:rFonts w:ascii="Arial" w:hAnsi="Arial"/>
                <w:sz w:val="20"/>
                <w:szCs w:val="20"/>
              </w:rPr>
              <w:instrText>https://i2e.nci.nih.gov/greensheets/</w:instrText>
            </w:r>
            <w:r w:rsidR="0044189E">
              <w:rPr>
                <w:rFonts w:ascii="Arial" w:hAnsi="Arial"/>
                <w:sz w:val="20"/>
                <w:szCs w:val="20"/>
              </w:rPr>
              <w:instrText xml:space="preserve">" </w:instrText>
            </w:r>
            <w:r w:rsidR="0044189E">
              <w:rPr>
                <w:rFonts w:ascii="Arial" w:hAnsi="Arial"/>
                <w:sz w:val="20"/>
                <w:szCs w:val="20"/>
              </w:rPr>
              <w:fldChar w:fldCharType="separate"/>
            </w:r>
            <w:r w:rsidR="0044189E" w:rsidRPr="0044189E">
              <w:rPr>
                <w:rStyle w:val="Hyperlink"/>
                <w:rFonts w:ascii="Arial" w:hAnsi="Arial"/>
                <w:sz w:val="20"/>
                <w:szCs w:val="20"/>
              </w:rPr>
              <w:t>https://i2e.nci.nih.gov/greensheets/</w:t>
            </w:r>
            <w:ins w:id="52" w:author="Tulchinskaya, Gaby (NIH/NCI) [C]" w:date="2017-06-26T15:15:00Z">
              <w:r w:rsidR="0044189E">
                <w:rPr>
                  <w:rFonts w:ascii="Arial" w:hAnsi="Arial"/>
                  <w:sz w:val="20"/>
                  <w:szCs w:val="20"/>
                </w:rPr>
                <w:fldChar w:fldCharType="end"/>
              </w:r>
            </w:ins>
          </w:p>
          <w:p w14:paraId="2C737D34" w14:textId="40B75C20" w:rsidR="007C2E9F" w:rsidRPr="00B75CC6" w:rsidRDefault="007C2E9F" w:rsidP="00600EFC">
            <w:r w:rsidRPr="00B75CC6">
              <w:t> </w:t>
            </w:r>
            <w:ins w:id="53" w:author="Polonsky, Yakov (NIH/NCI) [C]" w:date="2017-02-10T11:38:00Z">
              <w:r w:rsidR="00F240E9" w:rsidRPr="00B75CC6">
                <w:t xml:space="preserve">(URL should be </w:t>
              </w:r>
            </w:ins>
            <w:ins w:id="54" w:author="Tulchinskaya, Gaby (NIH/NCI) [C]" w:date="2017-06-26T15:15:00Z">
              <w:r w:rsidR="0044189E">
                <w:t>set in all environments)</w:t>
              </w:r>
            </w:ins>
          </w:p>
        </w:tc>
      </w:tr>
      <w:tr w:rsidR="007C2E9F" w:rsidRPr="00B75CC6" w14:paraId="2BDBB28A"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F276E68" w14:textId="77777777" w:rsidR="007C2E9F" w:rsidRPr="00B75CC6" w:rsidRDefault="007C2E9F" w:rsidP="00600EFC">
            <w:r w:rsidRPr="00B75CC6">
              <w:lastRenderedPageBreak/>
              <w:t>Unsuccessful Import of the module into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6C36BD7" w14:textId="77777777" w:rsidR="007C2E9F" w:rsidRPr="00B75CC6" w:rsidRDefault="007C2E9F" w:rsidP="00600EFC">
            <w:r w:rsidRPr="00B75CC6">
              <w:t>The recipient list for all GS messages is set in a property file.  It is not dynamically generated in the code.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220CEBDA" w14:textId="77777777" w:rsidR="007C2E9F" w:rsidRPr="00B75CC6" w:rsidRDefault="007C2E9F" w:rsidP="00600EFC">
            <w:r w:rsidRPr="00B75CC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64C0CE61" w14:textId="77777777" w:rsidR="007C2E9F" w:rsidRPr="00B75CC6" w:rsidRDefault="007C2E9F" w:rsidP="00600EFC">
            <w:r w:rsidRPr="00B75CC6">
              <w:t xml:space="preserve">Unsuccessful Import of the DRAFT </w:t>
            </w:r>
            <w:proofErr w:type="spellStart"/>
            <w:r w:rsidRPr="00B75CC6">
              <w:t>Greensheets</w:t>
            </w:r>
            <w:proofErr w:type="spellEnd"/>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53BA4451" w14:textId="77777777" w:rsidR="007C2E9F" w:rsidRPr="00B75CC6" w:rsidRDefault="007C2E9F" w:rsidP="00600EFC">
            <w:pPr>
              <w:pStyle w:val="PlainText"/>
              <w:rPr>
                <w:rFonts w:ascii="Arial" w:hAnsi="Arial"/>
                <w:sz w:val="20"/>
                <w:szCs w:val="20"/>
              </w:rPr>
            </w:pPr>
            <w:r w:rsidRPr="00B75CC6">
              <w:rPr>
                <w:rFonts w:ascii="Arial" w:hAnsi="Arial"/>
                <w:sz w:val="20"/>
                <w:szCs w:val="20"/>
              </w:rPr>
              <w:t>Thank you for your request. The request did not go through and it resulted in errors. Please contact the System administrator for assistance.</w:t>
            </w:r>
          </w:p>
        </w:tc>
      </w:tr>
      <w:tr w:rsidR="007C2E9F" w:rsidRPr="00B75CC6" w14:paraId="606C4C33"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65D2D2E" w14:textId="77777777" w:rsidR="007C2E9F" w:rsidRPr="00B75CC6" w:rsidRDefault="007C2E9F" w:rsidP="00600EFC">
            <w:r w:rsidRPr="00B75CC6">
              <w:t>Module is successfully promoted into production area of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F9AF767" w14:textId="77777777" w:rsidR="007C2E9F" w:rsidRPr="00B75CC6" w:rsidRDefault="007C2E9F" w:rsidP="00600EFC">
            <w:r w:rsidRPr="00B75CC6">
              <w:t>The recipient list for all GS messages is set in a property file.  It is not dynamically generated in the code. </w:t>
            </w:r>
          </w:p>
          <w:p w14:paraId="57122560" w14:textId="77777777" w:rsidR="007C2E9F" w:rsidRPr="00B75CC6" w:rsidRDefault="007C2E9F" w:rsidP="00600EFC">
            <w:r w:rsidRPr="00B75CC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6E30B07C" w14:textId="77777777" w:rsidR="007C2E9F" w:rsidRPr="00B75CC6" w:rsidRDefault="007C2E9F" w:rsidP="00600EFC">
            <w:r w:rsidRPr="00B75CC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5CEF725E" w14:textId="77777777" w:rsidR="007C2E9F" w:rsidRPr="00B75CC6" w:rsidRDefault="007C2E9F" w:rsidP="00600EFC">
            <w:r w:rsidRPr="00B75CC6">
              <w:t xml:space="preserve">[GS - TEST 2017-02-09 10:37:29 AM] Confirmation of Successful Promotion of Draft </w:t>
            </w:r>
            <w:proofErr w:type="spellStart"/>
            <w:r w:rsidRPr="00B75CC6">
              <w:t>Greensheets</w:t>
            </w:r>
            <w:proofErr w:type="spellEnd"/>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69035A96" w14:textId="77F2647C" w:rsidR="007C2E9F" w:rsidRPr="00B75CC6" w:rsidRDefault="007C2E9F" w:rsidP="00600EFC">
            <w:pPr>
              <w:pStyle w:val="PlainText"/>
              <w:rPr>
                <w:rFonts w:ascii="Arial" w:hAnsi="Arial"/>
                <w:sz w:val="20"/>
                <w:szCs w:val="20"/>
              </w:rPr>
            </w:pPr>
            <w:r w:rsidRPr="00B75CC6">
              <w:rPr>
                <w:rFonts w:ascii="Arial" w:hAnsi="Arial"/>
                <w:sz w:val="20"/>
                <w:szCs w:val="20"/>
              </w:rPr>
              <w:t xml:space="preserve">The </w:t>
            </w:r>
            <w:r w:rsidRPr="00B75CC6">
              <w:rPr>
                <w:rFonts w:ascii="Arial" w:hAnsi="Arial"/>
                <w:color w:val="0070C0"/>
                <w:sz w:val="20"/>
                <w:szCs w:val="20"/>
              </w:rPr>
              <w:t>&lt;Insert module name&gt;</w:t>
            </w:r>
            <w:r w:rsidRPr="00B75CC6">
              <w:rPr>
                <w:rFonts w:ascii="Arial" w:hAnsi="Arial"/>
                <w:sz w:val="20"/>
                <w:szCs w:val="20"/>
              </w:rPr>
              <w:t xml:space="preserve"> Draft </w:t>
            </w:r>
            <w:proofErr w:type="spellStart"/>
            <w:r w:rsidRPr="00B75CC6">
              <w:rPr>
                <w:rFonts w:ascii="Arial" w:hAnsi="Arial"/>
                <w:sz w:val="20"/>
                <w:szCs w:val="20"/>
              </w:rPr>
              <w:t>Greensheets</w:t>
            </w:r>
            <w:proofErr w:type="spellEnd"/>
            <w:r w:rsidRPr="00B75CC6">
              <w:rPr>
                <w:rFonts w:ascii="Arial" w:hAnsi="Arial"/>
                <w:sz w:val="20"/>
                <w:szCs w:val="20"/>
              </w:rPr>
              <w:t xml:space="preserve"> are successfully promoted to Production.</w:t>
            </w:r>
          </w:p>
          <w:p w14:paraId="40B70F8C" w14:textId="77777777" w:rsidR="007C2E9F" w:rsidRPr="00B75CC6" w:rsidRDefault="007C2E9F" w:rsidP="00600EFC">
            <w:pPr>
              <w:pStyle w:val="PlainText"/>
              <w:rPr>
                <w:rFonts w:ascii="Arial" w:hAnsi="Arial"/>
                <w:sz w:val="20"/>
                <w:szCs w:val="20"/>
              </w:rPr>
            </w:pPr>
            <w:r w:rsidRPr="00B75CC6">
              <w:rPr>
                <w:rFonts w:ascii="Arial" w:hAnsi="Arial"/>
                <w:sz w:val="20"/>
                <w:szCs w:val="20"/>
              </w:rPr>
              <w:t> </w:t>
            </w:r>
          </w:p>
          <w:p w14:paraId="49DC4CA5" w14:textId="0BD0080E" w:rsidR="007C2E9F" w:rsidRPr="00B75CC6" w:rsidRDefault="007C2E9F" w:rsidP="00600EFC">
            <w:pPr>
              <w:pStyle w:val="PlainText"/>
              <w:rPr>
                <w:rFonts w:ascii="Arial" w:hAnsi="Arial"/>
                <w:sz w:val="20"/>
                <w:szCs w:val="20"/>
              </w:rPr>
            </w:pPr>
            <w:proofErr w:type="spellStart"/>
            <w:r w:rsidRPr="00B75CC6">
              <w:rPr>
                <w:rFonts w:ascii="Arial" w:hAnsi="Arial"/>
                <w:sz w:val="20"/>
                <w:szCs w:val="20"/>
              </w:rPr>
              <w:t>Greensheets</w:t>
            </w:r>
            <w:proofErr w:type="spellEnd"/>
            <w:r w:rsidRPr="00B75CC6">
              <w:rPr>
                <w:rFonts w:ascii="Arial" w:hAnsi="Arial"/>
                <w:sz w:val="20"/>
                <w:szCs w:val="20"/>
              </w:rPr>
              <w:t xml:space="preserve"> Application URL: </w:t>
            </w:r>
            <w:r w:rsidR="0044189E">
              <w:rPr>
                <w:rFonts w:ascii="Arial" w:hAnsi="Arial"/>
                <w:sz w:val="20"/>
                <w:szCs w:val="20"/>
              </w:rPr>
              <w:fldChar w:fldCharType="begin"/>
            </w:r>
            <w:r w:rsidR="0044189E">
              <w:rPr>
                <w:rFonts w:ascii="Arial" w:hAnsi="Arial"/>
                <w:sz w:val="20"/>
                <w:szCs w:val="20"/>
              </w:rPr>
              <w:instrText xml:space="preserve"> HYPERLINK "</w:instrText>
            </w:r>
            <w:r w:rsidR="0044189E" w:rsidRPr="0044189E">
              <w:rPr>
                <w:rFonts w:ascii="Arial" w:hAnsi="Arial"/>
                <w:sz w:val="20"/>
                <w:szCs w:val="20"/>
              </w:rPr>
              <w:instrText>https://i2e.nci.nih.gov/greensheets/</w:instrText>
            </w:r>
            <w:r w:rsidR="0044189E">
              <w:rPr>
                <w:rFonts w:ascii="Arial" w:hAnsi="Arial"/>
                <w:sz w:val="20"/>
                <w:szCs w:val="20"/>
              </w:rPr>
              <w:instrText xml:space="preserve">" </w:instrText>
            </w:r>
            <w:r w:rsidR="0044189E">
              <w:rPr>
                <w:rFonts w:ascii="Arial" w:hAnsi="Arial"/>
                <w:sz w:val="20"/>
                <w:szCs w:val="20"/>
              </w:rPr>
              <w:fldChar w:fldCharType="separate"/>
            </w:r>
            <w:r w:rsidR="0044189E" w:rsidRPr="0044189E">
              <w:rPr>
                <w:rStyle w:val="Hyperlink"/>
                <w:rFonts w:ascii="Arial" w:hAnsi="Arial"/>
                <w:sz w:val="20"/>
                <w:szCs w:val="20"/>
              </w:rPr>
              <w:t>https://i2e.nci.nih.gov/greensheets/</w:t>
            </w:r>
            <w:ins w:id="55" w:author="Tulchinskaya, Gaby (NIH/NCI) [C]" w:date="2017-06-26T15:15:00Z">
              <w:r w:rsidR="0044189E">
                <w:rPr>
                  <w:rFonts w:ascii="Arial" w:hAnsi="Arial"/>
                  <w:sz w:val="20"/>
                  <w:szCs w:val="20"/>
                </w:rPr>
                <w:fldChar w:fldCharType="end"/>
              </w:r>
            </w:ins>
          </w:p>
          <w:p w14:paraId="2375272A" w14:textId="77777777" w:rsidR="007C2E9F" w:rsidRPr="00B75CC6" w:rsidRDefault="007C2E9F" w:rsidP="00600EFC">
            <w:r w:rsidRPr="00B75CC6">
              <w:t> </w:t>
            </w:r>
          </w:p>
        </w:tc>
      </w:tr>
      <w:tr w:rsidR="007C2E9F" w:rsidRPr="00B75CC6" w14:paraId="3DC65A61"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5B4277B" w14:textId="77777777" w:rsidR="007C2E9F" w:rsidRPr="00B75CC6" w:rsidRDefault="007C2E9F" w:rsidP="00600EFC">
            <w:r w:rsidRPr="00B75CC6">
              <w:t xml:space="preserve">Module is rejected in DRAFT area </w:t>
            </w:r>
            <w:r w:rsidRPr="00B75CC6">
              <w:lastRenderedPageBreak/>
              <w:t>in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B5B6330" w14:textId="77777777" w:rsidR="007C2E9F" w:rsidRPr="00B75CC6" w:rsidRDefault="007C2E9F" w:rsidP="00600EFC">
            <w:r w:rsidRPr="00B75CC6">
              <w:lastRenderedPageBreak/>
              <w:t xml:space="preserve">The recipient list for all GS messages is set in a </w:t>
            </w:r>
            <w:r w:rsidRPr="00B75CC6">
              <w:lastRenderedPageBreak/>
              <w:t>property file.  It is not dynamically generated in the code. </w:t>
            </w:r>
          </w:p>
          <w:p w14:paraId="5BF9098B" w14:textId="77777777" w:rsidR="007C2E9F" w:rsidRPr="00B75CC6" w:rsidRDefault="007C2E9F" w:rsidP="00600EFC"/>
          <w:p w14:paraId="7BF002EB" w14:textId="77777777" w:rsidR="007C2E9F" w:rsidRPr="00B75CC6" w:rsidRDefault="007C2E9F" w:rsidP="00600EFC">
            <w:r w:rsidRPr="00B75CC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1ACE104" w14:textId="77777777" w:rsidR="007C2E9F" w:rsidRPr="00B75CC6" w:rsidRDefault="007C2E9F" w:rsidP="00600EFC">
            <w:r w:rsidRPr="00B75CC6">
              <w:lastRenderedPageBreak/>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04122CF" w14:textId="77777777" w:rsidR="007C2E9F" w:rsidRPr="00B75CC6" w:rsidRDefault="007C2E9F" w:rsidP="00600EFC">
            <w:r w:rsidRPr="00B75CC6">
              <w:t xml:space="preserve">[GS - TEST 2017-02-09 04:47:56 PM] Rejection of the </w:t>
            </w:r>
            <w:r w:rsidRPr="00B75CC6">
              <w:lastRenderedPageBreak/>
              <w:t xml:space="preserve">Draft </w:t>
            </w:r>
            <w:proofErr w:type="spellStart"/>
            <w:r w:rsidRPr="00B75CC6">
              <w:t>Greensheets</w:t>
            </w:r>
            <w:proofErr w:type="spellEnd"/>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7DE11631" w14:textId="6D758099" w:rsidR="007C2E9F" w:rsidRPr="00B75CC6" w:rsidRDefault="007C2E9F" w:rsidP="00600EFC">
            <w:pPr>
              <w:pStyle w:val="PlainText"/>
              <w:rPr>
                <w:rFonts w:ascii="Arial" w:hAnsi="Arial"/>
                <w:sz w:val="20"/>
                <w:szCs w:val="20"/>
              </w:rPr>
            </w:pPr>
            <w:r w:rsidRPr="00B75CC6">
              <w:rPr>
                <w:rFonts w:ascii="Arial" w:hAnsi="Arial"/>
                <w:sz w:val="20"/>
                <w:szCs w:val="20"/>
              </w:rPr>
              <w:lastRenderedPageBreak/>
              <w:t xml:space="preserve">The </w:t>
            </w:r>
            <w:ins w:id="56" w:author="Tulchinskaya, Gaby (NIH/NCI) [C]" w:date="2017-02-10T11:02:00Z">
              <w:r w:rsidR="00702702" w:rsidRPr="00B75CC6">
                <w:rPr>
                  <w:rFonts w:ascii="Arial" w:hAnsi="Arial"/>
                  <w:color w:val="0070C0"/>
                  <w:sz w:val="20"/>
                  <w:szCs w:val="20"/>
                </w:rPr>
                <w:t>&lt;Insert module name&gt;</w:t>
              </w:r>
              <w:r w:rsidR="00702702" w:rsidRPr="00B75CC6">
                <w:rPr>
                  <w:rFonts w:ascii="Arial" w:hAnsi="Arial"/>
                  <w:sz w:val="20"/>
                  <w:szCs w:val="20"/>
                </w:rPr>
                <w:t xml:space="preserve"> </w:t>
              </w:r>
            </w:ins>
            <w:r w:rsidRPr="00B75CC6">
              <w:rPr>
                <w:rFonts w:ascii="Arial" w:hAnsi="Arial"/>
                <w:sz w:val="20"/>
                <w:szCs w:val="20"/>
              </w:rPr>
              <w:t xml:space="preserve">Draft </w:t>
            </w:r>
            <w:proofErr w:type="spellStart"/>
            <w:r w:rsidRPr="00B75CC6">
              <w:rPr>
                <w:rFonts w:ascii="Arial" w:hAnsi="Arial"/>
                <w:sz w:val="20"/>
                <w:szCs w:val="20"/>
              </w:rPr>
              <w:t>Greensheets</w:t>
            </w:r>
            <w:proofErr w:type="spellEnd"/>
            <w:r w:rsidRPr="00B75CC6">
              <w:rPr>
                <w:rFonts w:ascii="Arial" w:hAnsi="Arial"/>
                <w:sz w:val="20"/>
                <w:szCs w:val="20"/>
              </w:rPr>
              <w:t xml:space="preserve"> were rejected.</w:t>
            </w:r>
          </w:p>
          <w:p w14:paraId="3F1D6271" w14:textId="08E7C587" w:rsidR="007C2E9F" w:rsidRPr="00B75CC6" w:rsidRDefault="007C2E9F" w:rsidP="00600EFC">
            <w:pPr>
              <w:pStyle w:val="PlainText"/>
              <w:rPr>
                <w:rFonts w:ascii="Arial" w:hAnsi="Arial"/>
                <w:sz w:val="20"/>
                <w:szCs w:val="20"/>
              </w:rPr>
            </w:pPr>
            <w:proofErr w:type="spellStart"/>
            <w:r w:rsidRPr="00B75CC6">
              <w:rPr>
                <w:rFonts w:ascii="Arial" w:hAnsi="Arial"/>
                <w:sz w:val="20"/>
                <w:szCs w:val="20"/>
              </w:rPr>
              <w:t>Greensheets</w:t>
            </w:r>
            <w:proofErr w:type="spellEnd"/>
            <w:r w:rsidRPr="00B75CC6">
              <w:rPr>
                <w:rFonts w:ascii="Arial" w:hAnsi="Arial"/>
                <w:sz w:val="20"/>
                <w:szCs w:val="20"/>
              </w:rPr>
              <w:t xml:space="preserve"> Application URL: </w:t>
            </w:r>
            <w:r w:rsidR="0044189E">
              <w:rPr>
                <w:rFonts w:ascii="Arial" w:hAnsi="Arial"/>
                <w:sz w:val="20"/>
                <w:szCs w:val="20"/>
              </w:rPr>
              <w:lastRenderedPageBreak/>
              <w:fldChar w:fldCharType="begin"/>
            </w:r>
            <w:r w:rsidR="0044189E">
              <w:rPr>
                <w:rFonts w:ascii="Arial" w:hAnsi="Arial"/>
                <w:sz w:val="20"/>
                <w:szCs w:val="20"/>
              </w:rPr>
              <w:instrText xml:space="preserve"> HYPERLINK "</w:instrText>
            </w:r>
            <w:r w:rsidR="0044189E" w:rsidRPr="0044189E">
              <w:rPr>
                <w:rFonts w:ascii="Arial" w:hAnsi="Arial"/>
                <w:sz w:val="20"/>
                <w:szCs w:val="20"/>
              </w:rPr>
              <w:instrText>https://i2e.nci.nih.gov/greensheets/</w:instrText>
            </w:r>
            <w:r w:rsidR="0044189E">
              <w:rPr>
                <w:rFonts w:ascii="Arial" w:hAnsi="Arial"/>
                <w:sz w:val="20"/>
                <w:szCs w:val="20"/>
              </w:rPr>
              <w:instrText xml:space="preserve">" </w:instrText>
            </w:r>
            <w:r w:rsidR="0044189E">
              <w:rPr>
                <w:rFonts w:ascii="Arial" w:hAnsi="Arial"/>
                <w:sz w:val="20"/>
                <w:szCs w:val="20"/>
              </w:rPr>
              <w:fldChar w:fldCharType="separate"/>
            </w:r>
            <w:r w:rsidR="0044189E" w:rsidRPr="0044189E">
              <w:rPr>
                <w:rStyle w:val="Hyperlink"/>
                <w:rFonts w:ascii="Arial" w:hAnsi="Arial"/>
                <w:sz w:val="20"/>
                <w:szCs w:val="20"/>
              </w:rPr>
              <w:t>https://i2e.nci.nih.gov/greensheets/</w:t>
            </w:r>
            <w:ins w:id="57" w:author="Tulchinskaya, Gaby (NIH/NCI) [C]" w:date="2017-06-26T15:14:00Z">
              <w:r w:rsidR="0044189E">
                <w:rPr>
                  <w:rFonts w:ascii="Arial" w:hAnsi="Arial"/>
                  <w:sz w:val="20"/>
                  <w:szCs w:val="20"/>
                </w:rPr>
                <w:fldChar w:fldCharType="end"/>
              </w:r>
            </w:ins>
          </w:p>
          <w:p w14:paraId="655660A4" w14:textId="77777777" w:rsidR="007C2E9F" w:rsidRPr="00B75CC6" w:rsidRDefault="007C2E9F" w:rsidP="00600EFC">
            <w:r w:rsidRPr="00B75CC6">
              <w:t> </w:t>
            </w:r>
          </w:p>
        </w:tc>
        <w:bookmarkStart w:id="58" w:name="_GoBack"/>
        <w:bookmarkEnd w:id="58"/>
      </w:tr>
    </w:tbl>
    <w:p w14:paraId="2345AB1D" w14:textId="3C732F92" w:rsidR="000F6807" w:rsidRDefault="000F6807" w:rsidP="007C2E9F">
      <w:pPr>
        <w:pStyle w:val="Cell"/>
        <w:widowControl w:val="0"/>
      </w:pPr>
    </w:p>
    <w:p w14:paraId="2EA7ECA1" w14:textId="77777777" w:rsidR="007C2E9F" w:rsidRDefault="007C2E9F" w:rsidP="00600EFC">
      <w:r w:rsidRPr="00BD6EE9">
        <w:t>Reverse re-engineering note</w:t>
      </w:r>
      <w:r>
        <w:t>s</w:t>
      </w:r>
      <w:r w:rsidRPr="00BD6EE9">
        <w:t xml:space="preserve">: </w:t>
      </w:r>
    </w:p>
    <w:p w14:paraId="7B2DA22B" w14:textId="77777777" w:rsidR="007C2E9F" w:rsidRPr="00B75CC6" w:rsidRDefault="007C2E9F" w:rsidP="00DD68C4">
      <w:pPr>
        <w:pStyle w:val="ListParagraph"/>
        <w:numPr>
          <w:ilvl w:val="1"/>
          <w:numId w:val="7"/>
        </w:numPr>
        <w:rPr>
          <w:rFonts w:ascii="Arial" w:hAnsi="Arial"/>
          <w:sz w:val="20"/>
          <w:szCs w:val="20"/>
        </w:rPr>
      </w:pPr>
      <w:r w:rsidRPr="00B75CC6">
        <w:rPr>
          <w:rFonts w:ascii="Arial" w:hAnsi="Arial"/>
          <w:sz w:val="20"/>
          <w:szCs w:val="20"/>
        </w:rPr>
        <w:t xml:space="preserve">GS emails are being sent by </w:t>
      </w:r>
      <w:proofErr w:type="spellStart"/>
      <w:r w:rsidRPr="00B75CC6">
        <w:rPr>
          <w:rFonts w:ascii="Arial" w:hAnsi="Arial"/>
          <w:sz w:val="20"/>
          <w:szCs w:val="20"/>
        </w:rPr>
        <w:t>ProcessNewQuestionDefsServiceImpl</w:t>
      </w:r>
      <w:proofErr w:type="spellEnd"/>
      <w:r w:rsidRPr="00B75CC6">
        <w:rPr>
          <w:rFonts w:ascii="Arial" w:hAnsi="Arial"/>
          <w:sz w:val="20"/>
          <w:szCs w:val="20"/>
        </w:rPr>
        <w:t xml:space="preserve">. In addition, there is a property called </w:t>
      </w:r>
      <w:proofErr w:type="spellStart"/>
      <w:r w:rsidRPr="00B75CC6">
        <w:rPr>
          <w:rFonts w:ascii="Arial" w:hAnsi="Arial"/>
          <w:sz w:val="20"/>
          <w:szCs w:val="20"/>
        </w:rPr>
        <w:t>gs_send_mail</w:t>
      </w:r>
      <w:proofErr w:type="spellEnd"/>
      <w:r w:rsidRPr="00B75CC6">
        <w:rPr>
          <w:rFonts w:ascii="Arial" w:hAnsi="Arial"/>
          <w:sz w:val="20"/>
          <w:szCs w:val="20"/>
        </w:rPr>
        <w:t xml:space="preserve"> defined in </w:t>
      </w:r>
      <w:proofErr w:type="spellStart"/>
      <w:r w:rsidRPr="00B75CC6">
        <w:rPr>
          <w:rFonts w:ascii="Arial" w:hAnsi="Arial"/>
          <w:sz w:val="20"/>
          <w:szCs w:val="20"/>
        </w:rPr>
        <w:t>greensheetconfig.properties</w:t>
      </w:r>
      <w:proofErr w:type="spellEnd"/>
      <w:r w:rsidRPr="00B75CC6">
        <w:rPr>
          <w:rFonts w:ascii="Arial" w:hAnsi="Arial"/>
          <w:sz w:val="20"/>
          <w:szCs w:val="20"/>
        </w:rPr>
        <w:t xml:space="preserve"> that can be used to disable email sending (setting its value to false). The messages are being sent to the list of addresses defined in the </w:t>
      </w:r>
      <w:proofErr w:type="spellStart"/>
      <w:r w:rsidRPr="00B75CC6">
        <w:rPr>
          <w:rFonts w:ascii="Arial" w:hAnsi="Arial"/>
          <w:sz w:val="20"/>
          <w:szCs w:val="20"/>
        </w:rPr>
        <w:t>gs_error_email_to</w:t>
      </w:r>
      <w:proofErr w:type="spellEnd"/>
      <w:r w:rsidRPr="00B75CC6">
        <w:rPr>
          <w:rFonts w:ascii="Arial" w:hAnsi="Arial"/>
          <w:sz w:val="20"/>
          <w:szCs w:val="20"/>
        </w:rPr>
        <w:t xml:space="preserve"> property in </w:t>
      </w:r>
      <w:proofErr w:type="spellStart"/>
      <w:r w:rsidRPr="00B75CC6">
        <w:rPr>
          <w:rFonts w:ascii="Arial" w:hAnsi="Arial"/>
          <w:sz w:val="20"/>
          <w:szCs w:val="20"/>
        </w:rPr>
        <w:t>greensheetconfig.properties</w:t>
      </w:r>
      <w:proofErr w:type="spellEnd"/>
    </w:p>
    <w:p w14:paraId="20B348FA" w14:textId="77777777" w:rsidR="007C2E9F" w:rsidRPr="00B75CC6" w:rsidRDefault="007C2E9F" w:rsidP="00DD68C4">
      <w:pPr>
        <w:pStyle w:val="ListParagraph"/>
        <w:numPr>
          <w:ilvl w:val="1"/>
          <w:numId w:val="7"/>
        </w:numPr>
        <w:rPr>
          <w:rFonts w:ascii="Arial" w:hAnsi="Arial"/>
          <w:sz w:val="20"/>
          <w:szCs w:val="20"/>
        </w:rPr>
      </w:pPr>
      <w:r w:rsidRPr="00B75CC6">
        <w:rPr>
          <w:rFonts w:ascii="Arial" w:hAnsi="Arial"/>
          <w:sz w:val="20"/>
          <w:szCs w:val="20"/>
        </w:rPr>
        <w:t>Question: if we are sending this email, why we are not capturing rejection event and date in FB (OGA asked for this info multiple times)?</w:t>
      </w:r>
    </w:p>
    <w:p w14:paraId="19037451" w14:textId="77777777" w:rsidR="007C2E9F" w:rsidRPr="008E137A" w:rsidRDefault="007C2E9F" w:rsidP="00B75CC6">
      <w:pPr>
        <w:ind w:left="720"/>
      </w:pPr>
      <w:r w:rsidRPr="00B75CC6">
        <w:t>Answer:</w:t>
      </w:r>
      <w:r w:rsidRPr="008E137A">
        <w:t>  GS does not have a “back link” to GSFB, therefore, Form Builder cannot get the promote or reject event from GS.  It is doable but is required design and resources.</w:t>
      </w:r>
    </w:p>
    <w:p w14:paraId="29F4C7F6" w14:textId="652A0DFE" w:rsidR="007C2E9F" w:rsidRDefault="007C2E9F" w:rsidP="007C2E9F">
      <w:pPr>
        <w:pStyle w:val="Cell"/>
        <w:widowControl w:val="0"/>
      </w:pPr>
    </w:p>
    <w:p w14:paraId="1967BCAA" w14:textId="607726AC" w:rsidR="005D395D" w:rsidRDefault="005D395D" w:rsidP="00600EFC">
      <w:pPr>
        <w:pStyle w:val="Heading1"/>
      </w:pPr>
      <w:bookmarkStart w:id="59" w:name="_Toc484078210"/>
      <w:r>
        <w:t>Non-functional requirements</w:t>
      </w:r>
      <w:bookmarkEnd w:id="59"/>
    </w:p>
    <w:p w14:paraId="039203D4" w14:textId="77777777" w:rsidR="005D395D" w:rsidRPr="00B75CC6" w:rsidRDefault="005D395D" w:rsidP="00600EFC">
      <w:r w:rsidRPr="00B75CC6">
        <w:t>During import of ANY module, the system should return an error if:</w:t>
      </w:r>
    </w:p>
    <w:p w14:paraId="13A99ABC" w14:textId="77777777" w:rsidR="005D395D" w:rsidRPr="00B75CC6" w:rsidRDefault="005D395D" w:rsidP="00DD68C4">
      <w:pPr>
        <w:pStyle w:val="ListParagraph"/>
        <w:numPr>
          <w:ilvl w:val="0"/>
          <w:numId w:val="22"/>
        </w:numPr>
        <w:rPr>
          <w:rFonts w:ascii="Arial" w:hAnsi="Arial"/>
          <w:sz w:val="20"/>
          <w:szCs w:val="20"/>
        </w:rPr>
      </w:pPr>
      <w:r w:rsidRPr="00B75CC6">
        <w:rPr>
          <w:rFonts w:ascii="Arial" w:hAnsi="Arial"/>
          <w:sz w:val="20"/>
          <w:szCs w:val="20"/>
        </w:rPr>
        <w:t>Module name is different from one of the hardcoded modules names in GS</w:t>
      </w:r>
    </w:p>
    <w:p w14:paraId="6CA1D30B" w14:textId="77777777" w:rsidR="005D395D" w:rsidRPr="00B75CC6" w:rsidRDefault="005D395D" w:rsidP="00DD68C4">
      <w:pPr>
        <w:pStyle w:val="ListParagraph"/>
        <w:numPr>
          <w:ilvl w:val="0"/>
          <w:numId w:val="22"/>
        </w:numPr>
        <w:rPr>
          <w:rFonts w:ascii="Arial" w:hAnsi="Arial"/>
          <w:sz w:val="20"/>
          <w:szCs w:val="20"/>
        </w:rPr>
      </w:pPr>
      <w:r w:rsidRPr="00B75CC6">
        <w:rPr>
          <w:rFonts w:ascii="Arial" w:hAnsi="Arial"/>
          <w:sz w:val="20"/>
          <w:szCs w:val="20"/>
        </w:rPr>
        <w:t>If there are no forms in the module</w:t>
      </w:r>
    </w:p>
    <w:p w14:paraId="4C28778D" w14:textId="77777777" w:rsidR="005D395D" w:rsidRPr="00B75CC6" w:rsidRDefault="005D395D" w:rsidP="00600EFC">
      <w:r w:rsidRPr="00B75CC6">
        <w:t>Additionally:</w:t>
      </w:r>
    </w:p>
    <w:p w14:paraId="477F37C9" w14:textId="77777777" w:rsidR="005D395D" w:rsidRPr="00B75CC6" w:rsidRDefault="005D395D" w:rsidP="00600EFC"/>
    <w:p w14:paraId="768BF282" w14:textId="77777777" w:rsidR="005D395D" w:rsidRPr="00B75CC6" w:rsidRDefault="005D395D" w:rsidP="00600EFC">
      <w:r w:rsidRPr="00B75CC6">
        <w:t xml:space="preserve">During import of the </w:t>
      </w:r>
      <w:r w:rsidRPr="00B75CC6">
        <w:rPr>
          <w:b/>
        </w:rPr>
        <w:t>REVISION</w:t>
      </w:r>
      <w:r w:rsidRPr="00B75CC6">
        <w:t xml:space="preserve"> module from Form Builder, the system should return an error in the following cases:</w:t>
      </w:r>
    </w:p>
    <w:p w14:paraId="71E352EB"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REVISION module contains more than one form</w:t>
      </w:r>
    </w:p>
    <w:p w14:paraId="38F0FE94"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REVISION module contains the form that is NOT of REVISION type</w:t>
      </w:r>
    </w:p>
    <w:p w14:paraId="10633B53"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the form in REVISION module is NOT tied to any type/</w:t>
      </w:r>
      <w:proofErr w:type="spellStart"/>
      <w:r w:rsidRPr="00B75CC6">
        <w:rPr>
          <w:rFonts w:ascii="Arial" w:hAnsi="Arial"/>
          <w:sz w:val="20"/>
          <w:szCs w:val="20"/>
        </w:rPr>
        <w:t>mech</w:t>
      </w:r>
      <w:proofErr w:type="spellEnd"/>
      <w:r w:rsidRPr="00B75CC6">
        <w:rPr>
          <w:rFonts w:ascii="Arial" w:hAnsi="Arial"/>
          <w:sz w:val="20"/>
          <w:szCs w:val="20"/>
        </w:rPr>
        <w:t xml:space="preserve"> at all</w:t>
      </w:r>
    </w:p>
    <w:p w14:paraId="49E7A489" w14:textId="20E4ECCC"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the form in REVISION module is related to any other type/</w:t>
      </w:r>
      <w:proofErr w:type="spellStart"/>
      <w:r w:rsidRPr="00B75CC6">
        <w:rPr>
          <w:rFonts w:ascii="Arial" w:hAnsi="Arial"/>
          <w:sz w:val="20"/>
          <w:szCs w:val="20"/>
        </w:rPr>
        <w:t>mech</w:t>
      </w:r>
      <w:proofErr w:type="spellEnd"/>
      <w:r w:rsidRPr="00B75CC6">
        <w:rPr>
          <w:rFonts w:ascii="Arial" w:hAnsi="Arial"/>
          <w:sz w:val="20"/>
          <w:szCs w:val="20"/>
        </w:rPr>
        <w:t xml:space="preserve"> than 0/0</w:t>
      </w:r>
      <w:r w:rsidR="0045747B" w:rsidRPr="00B75CC6">
        <w:rPr>
          <w:rFonts w:ascii="Arial" w:hAnsi="Arial"/>
          <w:sz w:val="20"/>
          <w:szCs w:val="20"/>
        </w:rPr>
        <w:t>00</w:t>
      </w:r>
    </w:p>
    <w:p w14:paraId="569FFD40" w14:textId="77777777" w:rsidR="005D395D" w:rsidRPr="00B75CC6" w:rsidRDefault="005D395D" w:rsidP="00600EFC"/>
    <w:p w14:paraId="52C36627" w14:textId="77777777" w:rsidR="005D395D" w:rsidRPr="00B75CC6" w:rsidRDefault="005D395D" w:rsidP="00600EFC">
      <w:r w:rsidRPr="00B75CC6">
        <w:t xml:space="preserve">During import of the </w:t>
      </w:r>
      <w:r w:rsidRPr="00B75CC6">
        <w:rPr>
          <w:b/>
        </w:rPr>
        <w:t>Program Competing/Program Non-competing/Specialist Competing/ Specialist Non-competing</w:t>
      </w:r>
      <w:r w:rsidRPr="00B75CC6">
        <w:t xml:space="preserve"> module from Form Builder, the system should return an error in the following cases:</w:t>
      </w:r>
    </w:p>
    <w:p w14:paraId="2D32C135"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any form in the module is NOT tied to any type/</w:t>
      </w:r>
      <w:proofErr w:type="spellStart"/>
      <w:r w:rsidRPr="00B75CC6">
        <w:rPr>
          <w:rFonts w:ascii="Arial" w:hAnsi="Arial"/>
          <w:sz w:val="20"/>
          <w:szCs w:val="20"/>
        </w:rPr>
        <w:t>mech</w:t>
      </w:r>
      <w:proofErr w:type="spellEnd"/>
      <w:r w:rsidRPr="00B75CC6">
        <w:rPr>
          <w:rFonts w:ascii="Arial" w:hAnsi="Arial"/>
          <w:sz w:val="20"/>
          <w:szCs w:val="20"/>
        </w:rPr>
        <w:t xml:space="preserve"> at all</w:t>
      </w:r>
    </w:p>
    <w:p w14:paraId="0F2ADC55" w14:textId="596C26C5"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any form in the module is tied to type/</w:t>
      </w:r>
      <w:proofErr w:type="spellStart"/>
      <w:r w:rsidRPr="00B75CC6">
        <w:rPr>
          <w:rFonts w:ascii="Arial" w:hAnsi="Arial"/>
          <w:sz w:val="20"/>
          <w:szCs w:val="20"/>
        </w:rPr>
        <w:t>mech</w:t>
      </w:r>
      <w:proofErr w:type="spellEnd"/>
      <w:r w:rsidRPr="00B75CC6">
        <w:rPr>
          <w:rFonts w:ascii="Arial" w:hAnsi="Arial"/>
          <w:sz w:val="20"/>
          <w:szCs w:val="20"/>
        </w:rPr>
        <w:t xml:space="preserve"> 0/0</w:t>
      </w:r>
      <w:r w:rsidR="004A3290" w:rsidRPr="00B75CC6">
        <w:rPr>
          <w:rFonts w:ascii="Arial" w:hAnsi="Arial"/>
          <w:sz w:val="20"/>
          <w:szCs w:val="20"/>
        </w:rPr>
        <w:t>00</w:t>
      </w:r>
    </w:p>
    <w:p w14:paraId="7A5366B1" w14:textId="4923697E"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lastRenderedPageBreak/>
        <w:t>If it’s a Specialist module =&gt; error if the forms of any other type, but Specialist</w:t>
      </w:r>
    </w:p>
    <w:p w14:paraId="6C978EE2" w14:textId="526C6C36"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it’s a Program module =&gt; error if the forms of any other type, but Program</w:t>
      </w:r>
    </w:p>
    <w:p w14:paraId="0D51543D" w14:textId="77777777" w:rsidR="005D395D" w:rsidRPr="00B75CC6" w:rsidRDefault="005D395D" w:rsidP="00600EFC"/>
    <w:p w14:paraId="04195D70" w14:textId="77777777" w:rsidR="005D395D" w:rsidRPr="00B75CC6" w:rsidRDefault="005D395D" w:rsidP="00600EFC">
      <w:r w:rsidRPr="00B75CC6">
        <w:t>All errors should be captured in the log file.</w:t>
      </w:r>
    </w:p>
    <w:p w14:paraId="561388EC" w14:textId="77777777" w:rsidR="005D395D" w:rsidRPr="00821A6D" w:rsidRDefault="005D395D" w:rsidP="00600EFC">
      <w:pPr>
        <w:pStyle w:val="BodyText"/>
      </w:pPr>
    </w:p>
    <w:sectPr w:rsidR="005D395D" w:rsidRPr="00821A6D" w:rsidSect="00AB54D7">
      <w:headerReference w:type="first" r:id="rId43"/>
      <w:footerReference w:type="first" r:id="rId44"/>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A1952F" w14:textId="77777777" w:rsidR="003E5943" w:rsidRDefault="003E5943" w:rsidP="00600EFC">
      <w:r>
        <w:separator/>
      </w:r>
    </w:p>
    <w:p w14:paraId="2EE4D7C2" w14:textId="77777777" w:rsidR="003E5943" w:rsidRDefault="003E5943" w:rsidP="00600EFC"/>
    <w:p w14:paraId="1C360359" w14:textId="77777777" w:rsidR="003E5943" w:rsidRDefault="003E5943" w:rsidP="00600EFC"/>
    <w:p w14:paraId="5F2B3274" w14:textId="77777777" w:rsidR="003E5943" w:rsidRDefault="003E5943" w:rsidP="00600EFC"/>
    <w:p w14:paraId="173B686B" w14:textId="77777777" w:rsidR="003E5943" w:rsidRDefault="003E5943" w:rsidP="00600EFC"/>
    <w:p w14:paraId="5D218B9D" w14:textId="77777777" w:rsidR="003E5943" w:rsidRDefault="003E5943" w:rsidP="00600EFC"/>
    <w:p w14:paraId="6AF5EF75" w14:textId="77777777" w:rsidR="003E5943" w:rsidRDefault="003E5943" w:rsidP="00600EFC"/>
    <w:p w14:paraId="77F04B25" w14:textId="77777777" w:rsidR="003E5943" w:rsidRDefault="003E5943" w:rsidP="00600EFC"/>
    <w:p w14:paraId="587FBD28" w14:textId="77777777" w:rsidR="003E5943" w:rsidRDefault="003E5943" w:rsidP="00600EFC"/>
    <w:p w14:paraId="378884F8" w14:textId="77777777" w:rsidR="003E5943" w:rsidRDefault="003E5943" w:rsidP="00600EFC"/>
    <w:p w14:paraId="0B61E4FB" w14:textId="77777777" w:rsidR="003E5943" w:rsidRDefault="003E5943" w:rsidP="00600EFC"/>
    <w:p w14:paraId="459A1E37" w14:textId="77777777" w:rsidR="003E5943" w:rsidRDefault="003E5943" w:rsidP="00600EFC"/>
    <w:p w14:paraId="44860430" w14:textId="77777777" w:rsidR="003E5943" w:rsidRDefault="003E5943" w:rsidP="00600EFC"/>
    <w:p w14:paraId="645B87F7" w14:textId="77777777" w:rsidR="003E5943" w:rsidRDefault="003E5943" w:rsidP="00600EFC"/>
    <w:p w14:paraId="267C0977" w14:textId="77777777" w:rsidR="003E5943" w:rsidRDefault="003E5943" w:rsidP="00600EFC"/>
    <w:p w14:paraId="7F83E1EF" w14:textId="77777777" w:rsidR="003E5943" w:rsidRDefault="003E5943" w:rsidP="00600EFC"/>
    <w:p w14:paraId="017F8783" w14:textId="77777777" w:rsidR="003E5943" w:rsidRDefault="003E5943" w:rsidP="00600EFC"/>
    <w:p w14:paraId="147E5F78" w14:textId="77777777" w:rsidR="003E5943" w:rsidRDefault="003E5943" w:rsidP="00600EFC"/>
    <w:p w14:paraId="4F213EE2" w14:textId="77777777" w:rsidR="003E5943" w:rsidRDefault="003E5943" w:rsidP="00600EFC"/>
    <w:p w14:paraId="49764399" w14:textId="77777777" w:rsidR="003E5943" w:rsidRDefault="003E5943" w:rsidP="00600EFC"/>
    <w:p w14:paraId="590C1E7F" w14:textId="77777777" w:rsidR="003E5943" w:rsidRDefault="003E5943" w:rsidP="00600EFC"/>
    <w:p w14:paraId="40FAC6C7" w14:textId="77777777" w:rsidR="003E5943" w:rsidRDefault="003E5943" w:rsidP="00600EFC"/>
    <w:p w14:paraId="6FA8958F" w14:textId="77777777" w:rsidR="003E5943" w:rsidRDefault="003E5943" w:rsidP="00600EFC"/>
    <w:p w14:paraId="317E83EA" w14:textId="77777777" w:rsidR="003E5943" w:rsidRDefault="003E5943" w:rsidP="00600EFC"/>
    <w:p w14:paraId="5D977050" w14:textId="77777777" w:rsidR="003E5943" w:rsidRDefault="003E5943" w:rsidP="00600EFC"/>
    <w:p w14:paraId="15BC91C5" w14:textId="77777777" w:rsidR="003E5943" w:rsidRDefault="003E5943" w:rsidP="00600EFC"/>
    <w:p w14:paraId="7E30EAD6" w14:textId="77777777" w:rsidR="003E5943" w:rsidRDefault="003E5943" w:rsidP="00600EFC"/>
    <w:p w14:paraId="35ADFD64" w14:textId="77777777" w:rsidR="003E5943" w:rsidRDefault="003E5943" w:rsidP="00600EFC"/>
    <w:p w14:paraId="6EDEC3A9" w14:textId="77777777" w:rsidR="003E5943" w:rsidRDefault="003E5943" w:rsidP="00600EFC"/>
  </w:endnote>
  <w:endnote w:type="continuationSeparator" w:id="0">
    <w:p w14:paraId="2671363A" w14:textId="77777777" w:rsidR="003E5943" w:rsidRDefault="003E5943" w:rsidP="00600EFC">
      <w:r>
        <w:continuationSeparator/>
      </w:r>
    </w:p>
    <w:p w14:paraId="603A1B6C" w14:textId="77777777" w:rsidR="003E5943" w:rsidRDefault="003E5943" w:rsidP="00600EFC"/>
    <w:p w14:paraId="303ADB99" w14:textId="77777777" w:rsidR="003E5943" w:rsidRDefault="003E5943" w:rsidP="00600EFC"/>
    <w:p w14:paraId="5D073C7F" w14:textId="77777777" w:rsidR="003E5943" w:rsidRDefault="003E5943" w:rsidP="00600EFC"/>
    <w:p w14:paraId="79A8ABA6" w14:textId="77777777" w:rsidR="003E5943" w:rsidRDefault="003E5943" w:rsidP="00600EFC"/>
    <w:p w14:paraId="56CE0580" w14:textId="77777777" w:rsidR="003E5943" w:rsidRDefault="003E5943" w:rsidP="00600EFC"/>
    <w:p w14:paraId="38B5E5A1" w14:textId="77777777" w:rsidR="003E5943" w:rsidRDefault="003E5943" w:rsidP="00600EFC"/>
    <w:p w14:paraId="35371B12" w14:textId="77777777" w:rsidR="003E5943" w:rsidRDefault="003E5943" w:rsidP="00600EFC"/>
    <w:p w14:paraId="1E164341" w14:textId="77777777" w:rsidR="003E5943" w:rsidRDefault="003E5943" w:rsidP="00600EFC"/>
    <w:p w14:paraId="571ED38D" w14:textId="77777777" w:rsidR="003E5943" w:rsidRDefault="003E5943" w:rsidP="00600EFC"/>
    <w:p w14:paraId="54A6B83D" w14:textId="77777777" w:rsidR="003E5943" w:rsidRDefault="003E5943" w:rsidP="00600EFC"/>
    <w:p w14:paraId="1AF6EB35" w14:textId="77777777" w:rsidR="003E5943" w:rsidRDefault="003E5943" w:rsidP="00600EFC"/>
    <w:p w14:paraId="0DAA0B13" w14:textId="77777777" w:rsidR="003E5943" w:rsidRDefault="003E5943" w:rsidP="00600EFC"/>
    <w:p w14:paraId="4F77A1EE" w14:textId="77777777" w:rsidR="003E5943" w:rsidRDefault="003E5943" w:rsidP="00600EFC"/>
    <w:p w14:paraId="3B8C12FC" w14:textId="77777777" w:rsidR="003E5943" w:rsidRDefault="003E5943" w:rsidP="00600EFC"/>
    <w:p w14:paraId="07C11A21" w14:textId="77777777" w:rsidR="003E5943" w:rsidRDefault="003E5943" w:rsidP="00600EFC"/>
    <w:p w14:paraId="16140988" w14:textId="77777777" w:rsidR="003E5943" w:rsidRDefault="003E5943" w:rsidP="00600EFC"/>
    <w:p w14:paraId="19BE59F6" w14:textId="77777777" w:rsidR="003E5943" w:rsidRDefault="003E5943" w:rsidP="00600EFC"/>
    <w:p w14:paraId="368DE4A5" w14:textId="77777777" w:rsidR="003E5943" w:rsidRDefault="003E5943" w:rsidP="00600EFC"/>
    <w:p w14:paraId="7C896335" w14:textId="77777777" w:rsidR="003E5943" w:rsidRDefault="003E5943" w:rsidP="00600EFC"/>
    <w:p w14:paraId="3DAFDD38" w14:textId="77777777" w:rsidR="003E5943" w:rsidRDefault="003E5943" w:rsidP="00600EFC"/>
    <w:p w14:paraId="1EC675A7" w14:textId="77777777" w:rsidR="003E5943" w:rsidRDefault="003E5943" w:rsidP="00600EFC"/>
    <w:p w14:paraId="3E9C4602" w14:textId="77777777" w:rsidR="003E5943" w:rsidRDefault="003E5943" w:rsidP="00600EFC"/>
    <w:p w14:paraId="0C36995D" w14:textId="77777777" w:rsidR="003E5943" w:rsidRDefault="003E5943" w:rsidP="00600EFC"/>
    <w:p w14:paraId="25A64813" w14:textId="77777777" w:rsidR="003E5943" w:rsidRDefault="003E5943" w:rsidP="00600EFC"/>
    <w:p w14:paraId="7727B8B9" w14:textId="77777777" w:rsidR="003E5943" w:rsidRDefault="003E5943" w:rsidP="00600EFC"/>
    <w:p w14:paraId="49E67769" w14:textId="77777777" w:rsidR="003E5943" w:rsidRDefault="003E5943" w:rsidP="00600EFC"/>
    <w:p w14:paraId="297FC7B2" w14:textId="77777777" w:rsidR="003E5943" w:rsidRDefault="003E5943" w:rsidP="00600EFC"/>
    <w:p w14:paraId="261CB542" w14:textId="77777777" w:rsidR="003E5943" w:rsidRDefault="003E5943" w:rsidP="00600E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8544380"/>
      <w:docPartObj>
        <w:docPartGallery w:val="Page Numbers (Bottom of Page)"/>
        <w:docPartUnique/>
      </w:docPartObj>
    </w:sdtPr>
    <w:sdtEndPr>
      <w:rPr>
        <w:noProof/>
      </w:rPr>
    </w:sdtEndPr>
    <w:sdtContent>
      <w:p w14:paraId="2DEC84F1" w14:textId="5C6DB648" w:rsidR="007C3305" w:rsidRDefault="007C3305" w:rsidP="00600EFC">
        <w:pPr>
          <w:pStyle w:val="Footer"/>
        </w:pPr>
        <w:r>
          <w:fldChar w:fldCharType="begin"/>
        </w:r>
        <w:r>
          <w:instrText xml:space="preserve"> PAGE   \* MERGEFORMAT </w:instrText>
        </w:r>
        <w:r>
          <w:fldChar w:fldCharType="separate"/>
        </w:r>
        <w:r w:rsidR="00B56D99">
          <w:rPr>
            <w:noProof/>
          </w:rPr>
          <w:t>22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FC8C8C" w14:textId="667C07C7" w:rsidR="007C3305" w:rsidRDefault="007C3305" w:rsidP="00600EFC">
    <w:pPr>
      <w:pStyle w:val="Footer"/>
    </w:pPr>
    <w:r w:rsidRPr="00045429">
      <w:tab/>
    </w:r>
    <w:r w:rsidRPr="00045429">
      <w:rPr>
        <w:rStyle w:val="PageNumber"/>
      </w:rPr>
      <w:fldChar w:fldCharType="begin"/>
    </w:r>
    <w:r w:rsidRPr="00045429">
      <w:rPr>
        <w:rStyle w:val="PageNumber"/>
      </w:rPr>
      <w:instrText xml:space="preserve"> PAGE </w:instrText>
    </w:r>
    <w:r w:rsidRPr="00045429">
      <w:rPr>
        <w:rStyle w:val="PageNumber"/>
      </w:rPr>
      <w:fldChar w:fldCharType="separate"/>
    </w:r>
    <w:r w:rsidR="0044189E">
      <w:rPr>
        <w:rStyle w:val="PageNumber"/>
        <w:noProof/>
      </w:rPr>
      <w:t>1</w:t>
    </w:r>
    <w:r w:rsidRPr="00045429">
      <w:rPr>
        <w:rStyle w:val="PageNumber"/>
      </w:rPr>
      <w:fldChar w:fldCharType="end"/>
    </w:r>
    <w:r w:rsidRPr="00045429">
      <w:rPr>
        <w:rStyle w:val="PageNumber"/>
      </w:rPr>
      <w:t xml:space="preserve"> of </w:t>
    </w:r>
    <w:fldSimple w:instr=" SECTIONPAGES  \* Arabic  \* MERGEFORMAT ">
      <w:r w:rsidR="0044189E" w:rsidRPr="0044189E">
        <w:rPr>
          <w:rStyle w:val="PageNumber"/>
          <w:noProof/>
        </w:rPr>
        <w:t>24</w:t>
      </w:r>
    </w:fldSimple>
  </w:p>
  <w:p w14:paraId="7D3C4884" w14:textId="77777777" w:rsidR="007C3305" w:rsidRDefault="007C3305" w:rsidP="00600E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F9C7DA" w14:textId="77777777" w:rsidR="003E5943" w:rsidRDefault="003E5943" w:rsidP="00600EFC">
      <w:r>
        <w:separator/>
      </w:r>
    </w:p>
    <w:p w14:paraId="7B74BD13" w14:textId="77777777" w:rsidR="003E5943" w:rsidRDefault="003E5943" w:rsidP="00600EFC"/>
    <w:p w14:paraId="48867BA9" w14:textId="77777777" w:rsidR="003E5943" w:rsidRDefault="003E5943" w:rsidP="00600EFC"/>
    <w:p w14:paraId="6A42E2AD" w14:textId="77777777" w:rsidR="003E5943" w:rsidRDefault="003E5943" w:rsidP="00600EFC"/>
    <w:p w14:paraId="22FEF059" w14:textId="77777777" w:rsidR="003E5943" w:rsidRDefault="003E5943" w:rsidP="00600EFC"/>
    <w:p w14:paraId="29575695" w14:textId="77777777" w:rsidR="003E5943" w:rsidRDefault="003E5943" w:rsidP="00600EFC"/>
    <w:p w14:paraId="16A15A36" w14:textId="77777777" w:rsidR="003E5943" w:rsidRDefault="003E5943" w:rsidP="00600EFC"/>
    <w:p w14:paraId="470E996A" w14:textId="77777777" w:rsidR="003E5943" w:rsidRDefault="003E5943" w:rsidP="00600EFC"/>
    <w:p w14:paraId="16206282" w14:textId="77777777" w:rsidR="003E5943" w:rsidRDefault="003E5943" w:rsidP="00600EFC"/>
    <w:p w14:paraId="736FD763" w14:textId="77777777" w:rsidR="003E5943" w:rsidRDefault="003E5943" w:rsidP="00600EFC"/>
    <w:p w14:paraId="24A6D9B7" w14:textId="77777777" w:rsidR="003E5943" w:rsidRDefault="003E5943" w:rsidP="00600EFC"/>
    <w:p w14:paraId="2FFB18EC" w14:textId="77777777" w:rsidR="003E5943" w:rsidRDefault="003E5943" w:rsidP="00600EFC"/>
    <w:p w14:paraId="4EF7EE99" w14:textId="77777777" w:rsidR="003E5943" w:rsidRDefault="003E5943" w:rsidP="00600EFC"/>
    <w:p w14:paraId="18894DC2" w14:textId="77777777" w:rsidR="003E5943" w:rsidRDefault="003E5943" w:rsidP="00600EFC"/>
    <w:p w14:paraId="6678CDB6" w14:textId="77777777" w:rsidR="003E5943" w:rsidRDefault="003E5943" w:rsidP="00600EFC"/>
    <w:p w14:paraId="4378AED6" w14:textId="77777777" w:rsidR="003E5943" w:rsidRDefault="003E5943" w:rsidP="00600EFC"/>
    <w:p w14:paraId="07D81AEB" w14:textId="77777777" w:rsidR="003E5943" w:rsidRDefault="003E5943" w:rsidP="00600EFC"/>
    <w:p w14:paraId="088D4E51" w14:textId="77777777" w:rsidR="003E5943" w:rsidRDefault="003E5943" w:rsidP="00600EFC"/>
    <w:p w14:paraId="30021B98" w14:textId="77777777" w:rsidR="003E5943" w:rsidRDefault="003E5943" w:rsidP="00600EFC"/>
    <w:p w14:paraId="5BE96976" w14:textId="77777777" w:rsidR="003E5943" w:rsidRDefault="003E5943" w:rsidP="00600EFC"/>
    <w:p w14:paraId="247FCC81" w14:textId="77777777" w:rsidR="003E5943" w:rsidRDefault="003E5943" w:rsidP="00600EFC"/>
    <w:p w14:paraId="55D53546" w14:textId="77777777" w:rsidR="003E5943" w:rsidRDefault="003E5943" w:rsidP="00600EFC"/>
    <w:p w14:paraId="6F69920C" w14:textId="77777777" w:rsidR="003E5943" w:rsidRDefault="003E5943" w:rsidP="00600EFC"/>
    <w:p w14:paraId="4014CB79" w14:textId="77777777" w:rsidR="003E5943" w:rsidRDefault="003E5943" w:rsidP="00600EFC"/>
    <w:p w14:paraId="78CEB732" w14:textId="77777777" w:rsidR="003E5943" w:rsidRDefault="003E5943" w:rsidP="00600EFC"/>
    <w:p w14:paraId="2D56FBFE" w14:textId="77777777" w:rsidR="003E5943" w:rsidRDefault="003E5943" w:rsidP="00600EFC"/>
    <w:p w14:paraId="7D0DF871" w14:textId="77777777" w:rsidR="003E5943" w:rsidRDefault="003E5943" w:rsidP="00600EFC"/>
    <w:p w14:paraId="1C00F798" w14:textId="77777777" w:rsidR="003E5943" w:rsidRDefault="003E5943" w:rsidP="00600EFC"/>
    <w:p w14:paraId="6C275576" w14:textId="77777777" w:rsidR="003E5943" w:rsidRDefault="003E5943" w:rsidP="00600EFC"/>
  </w:footnote>
  <w:footnote w:type="continuationSeparator" w:id="0">
    <w:p w14:paraId="61AF816C" w14:textId="77777777" w:rsidR="003E5943" w:rsidRDefault="003E5943" w:rsidP="00600EFC">
      <w:r>
        <w:continuationSeparator/>
      </w:r>
    </w:p>
    <w:p w14:paraId="2504EDCB" w14:textId="77777777" w:rsidR="003E5943" w:rsidRDefault="003E5943" w:rsidP="00600EFC"/>
    <w:p w14:paraId="49234B41" w14:textId="77777777" w:rsidR="003E5943" w:rsidRDefault="003E5943" w:rsidP="00600EFC"/>
    <w:p w14:paraId="6A0AD387" w14:textId="77777777" w:rsidR="003E5943" w:rsidRDefault="003E5943" w:rsidP="00600EFC"/>
    <w:p w14:paraId="3C61D6DB" w14:textId="77777777" w:rsidR="003E5943" w:rsidRDefault="003E5943" w:rsidP="00600EFC"/>
    <w:p w14:paraId="107C7038" w14:textId="77777777" w:rsidR="003E5943" w:rsidRDefault="003E5943" w:rsidP="00600EFC"/>
    <w:p w14:paraId="10E9D3F6" w14:textId="77777777" w:rsidR="003E5943" w:rsidRDefault="003E5943" w:rsidP="00600EFC"/>
    <w:p w14:paraId="75754002" w14:textId="77777777" w:rsidR="003E5943" w:rsidRDefault="003E5943" w:rsidP="00600EFC"/>
    <w:p w14:paraId="2E257D0C" w14:textId="77777777" w:rsidR="003E5943" w:rsidRDefault="003E5943" w:rsidP="00600EFC"/>
    <w:p w14:paraId="6F3AF39F" w14:textId="77777777" w:rsidR="003E5943" w:rsidRDefault="003E5943" w:rsidP="00600EFC"/>
    <w:p w14:paraId="43A118CB" w14:textId="77777777" w:rsidR="003E5943" w:rsidRDefault="003E5943" w:rsidP="00600EFC"/>
    <w:p w14:paraId="1640EB4E" w14:textId="77777777" w:rsidR="003E5943" w:rsidRDefault="003E5943" w:rsidP="00600EFC"/>
    <w:p w14:paraId="538FD4B8" w14:textId="77777777" w:rsidR="003E5943" w:rsidRDefault="003E5943" w:rsidP="00600EFC"/>
    <w:p w14:paraId="4FE07853" w14:textId="77777777" w:rsidR="003E5943" w:rsidRDefault="003E5943" w:rsidP="00600EFC"/>
    <w:p w14:paraId="7174EE0D" w14:textId="77777777" w:rsidR="003E5943" w:rsidRDefault="003E5943" w:rsidP="00600EFC"/>
    <w:p w14:paraId="2DDD6A20" w14:textId="77777777" w:rsidR="003E5943" w:rsidRDefault="003E5943" w:rsidP="00600EFC"/>
    <w:p w14:paraId="223D1BC7" w14:textId="77777777" w:rsidR="003E5943" w:rsidRDefault="003E5943" w:rsidP="00600EFC"/>
    <w:p w14:paraId="1D5F6614" w14:textId="77777777" w:rsidR="003E5943" w:rsidRDefault="003E5943" w:rsidP="00600EFC"/>
    <w:p w14:paraId="6FDBDD5D" w14:textId="77777777" w:rsidR="003E5943" w:rsidRDefault="003E5943" w:rsidP="00600EFC"/>
    <w:p w14:paraId="60C8194B" w14:textId="77777777" w:rsidR="003E5943" w:rsidRDefault="003E5943" w:rsidP="00600EFC"/>
    <w:p w14:paraId="777F2A49" w14:textId="77777777" w:rsidR="003E5943" w:rsidRDefault="003E5943" w:rsidP="00600EFC"/>
    <w:p w14:paraId="64861CC4" w14:textId="77777777" w:rsidR="003E5943" w:rsidRDefault="003E5943" w:rsidP="00600EFC"/>
    <w:p w14:paraId="080A7AED" w14:textId="77777777" w:rsidR="003E5943" w:rsidRDefault="003E5943" w:rsidP="00600EFC"/>
    <w:p w14:paraId="151A82E8" w14:textId="77777777" w:rsidR="003E5943" w:rsidRDefault="003E5943" w:rsidP="00600EFC"/>
    <w:p w14:paraId="351CC996" w14:textId="77777777" w:rsidR="003E5943" w:rsidRDefault="003E5943" w:rsidP="00600EFC"/>
    <w:p w14:paraId="2C6E4806" w14:textId="77777777" w:rsidR="003E5943" w:rsidRDefault="003E5943" w:rsidP="00600EFC"/>
    <w:p w14:paraId="1DCDE16D" w14:textId="77777777" w:rsidR="003E5943" w:rsidRDefault="003E5943" w:rsidP="00600EFC"/>
    <w:p w14:paraId="7E4DE4DE" w14:textId="77777777" w:rsidR="003E5943" w:rsidRDefault="003E5943" w:rsidP="00600EFC"/>
    <w:p w14:paraId="0D52036D" w14:textId="77777777" w:rsidR="003E5943" w:rsidRDefault="003E5943" w:rsidP="00600E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7ADD5" w14:textId="04883756" w:rsidR="007C3305" w:rsidRDefault="007C3305" w:rsidP="00600EFC">
    <w:pPr>
      <w:pStyle w:val="Header"/>
    </w:pPr>
    <w:r>
      <w:t>High Level Scope</w:t>
    </w:r>
    <w:r w:rsidRPr="00045429">
      <w:t xml:space="preserve">:  </w:t>
    </w:r>
    <w:r>
      <w:t>GreenSheets System – Draft Area Scope</w:t>
    </w:r>
    <w:r w:rsidRPr="00045429">
      <w:tab/>
    </w:r>
  </w:p>
  <w:p w14:paraId="53C1CFFA" w14:textId="77777777" w:rsidR="007C3305" w:rsidRDefault="007C3305" w:rsidP="00600EF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C62C8" w14:textId="3878C572" w:rsidR="007C3305" w:rsidRDefault="007C3305" w:rsidP="00600EFC">
    <w:pPr>
      <w:pStyle w:val="Header"/>
    </w:pPr>
    <w:r>
      <w:t>High Level Scope</w:t>
    </w:r>
    <w:r w:rsidRPr="00045429">
      <w:t xml:space="preserve">:  </w:t>
    </w:r>
    <w:r>
      <w:t>GreenSheets System – Draft Area Scope</w:t>
    </w:r>
    <w:r w:rsidRPr="00045429">
      <w:tab/>
    </w:r>
  </w:p>
  <w:p w14:paraId="50C8DAFB" w14:textId="77777777" w:rsidR="007C3305" w:rsidRDefault="007C3305" w:rsidP="00600EF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6406B53E"/>
    <w:lvl w:ilvl="0">
      <w:start w:val="1"/>
      <w:numFmt w:val="decimal"/>
      <w:pStyle w:val="ListNumber3"/>
      <w:lvlText w:val="%1."/>
      <w:lvlJc w:val="left"/>
      <w:pPr>
        <w:tabs>
          <w:tab w:val="num" w:pos="1080"/>
        </w:tabs>
        <w:ind w:left="1080" w:hanging="360"/>
      </w:pPr>
    </w:lvl>
  </w:abstractNum>
  <w:abstractNum w:abstractNumId="1" w15:restartNumberingAfterBreak="0">
    <w:nsid w:val="FFFFFF81"/>
    <w:multiLevelType w:val="singleLevel"/>
    <w:tmpl w:val="83E421C6"/>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8"/>
    <w:multiLevelType w:val="singleLevel"/>
    <w:tmpl w:val="4BB82622"/>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350EB88C"/>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B7E24A1"/>
    <w:multiLevelType w:val="hybridMultilevel"/>
    <w:tmpl w:val="CD28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C1683D"/>
    <w:multiLevelType w:val="multilevel"/>
    <w:tmpl w:val="985C8FA8"/>
    <w:lvl w:ilvl="0">
      <w:start w:val="1"/>
      <w:numFmt w:val="decimal"/>
      <w:lvlText w:val="%1."/>
      <w:lvlJc w:val="left"/>
      <w:pPr>
        <w:tabs>
          <w:tab w:val="num" w:pos="360"/>
        </w:tabs>
        <w:ind w:left="360" w:hanging="360"/>
      </w:pPr>
      <w:rPr>
        <w:rFonts w:hint="default"/>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F515340"/>
    <w:multiLevelType w:val="multilevel"/>
    <w:tmpl w:val="F372073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13A72055"/>
    <w:multiLevelType w:val="hybridMultilevel"/>
    <w:tmpl w:val="37C614E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B6E82E"/>
    <w:multiLevelType w:val="multilevel"/>
    <w:tmpl w:val="14B6E877"/>
    <w:name w:val="HTML-List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 w15:restartNumberingAfterBreak="0">
    <w:nsid w:val="14B6FEE6"/>
    <w:multiLevelType w:val="multilevel"/>
    <w:tmpl w:val="14B6FF12"/>
    <w:name w:val="HTML-List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 w15:restartNumberingAfterBreak="0">
    <w:nsid w:val="14B6FEE7"/>
    <w:multiLevelType w:val="multilevel"/>
    <w:tmpl w:val="14B6FF22"/>
    <w:name w:val="HTML-List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 w15:restartNumberingAfterBreak="0">
    <w:nsid w:val="14B6FEE8"/>
    <w:multiLevelType w:val="multilevel"/>
    <w:tmpl w:val="14B6FF32"/>
    <w:name w:val="HTML-List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 w15:restartNumberingAfterBreak="0">
    <w:nsid w:val="14B720D5"/>
    <w:multiLevelType w:val="multilevel"/>
    <w:tmpl w:val="14B720E5"/>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 w15:restartNumberingAfterBreak="0">
    <w:nsid w:val="14B720E5"/>
    <w:multiLevelType w:val="multilevel"/>
    <w:tmpl w:val="14B720F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 w15:restartNumberingAfterBreak="0">
    <w:nsid w:val="14B7245E"/>
    <w:multiLevelType w:val="multilevel"/>
    <w:tmpl w:val="14B7246D"/>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 w15:restartNumberingAfterBreak="0">
    <w:nsid w:val="14B84759"/>
    <w:multiLevelType w:val="multilevel"/>
    <w:tmpl w:val="14B84768"/>
    <w:name w:val="HTML-List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 w15:restartNumberingAfterBreak="0">
    <w:nsid w:val="14B8AF1F"/>
    <w:multiLevelType w:val="multilevel"/>
    <w:tmpl w:val="14B8AF7D"/>
    <w:name w:val="HTML-List7"/>
    <w:lvl w:ilvl="0">
      <w:start w:val="1"/>
      <w:numFmt w:val="bullet"/>
      <w:lvlText w:val="·"/>
      <w:lvlJc w:val="left"/>
      <w:pPr>
        <w:ind w:left="0" w:firstLine="0"/>
      </w:pPr>
      <w:rPr>
        <w:rFonts w:ascii="Symbol" w:hAnsi="Symbol"/>
        <w:color w:val="000000"/>
        <w:sz w:val="22"/>
      </w:rPr>
    </w:lvl>
    <w:lvl w:ilvl="1">
      <w:start w:val="1"/>
      <w:numFmt w:val="bullet"/>
      <w:lvlText w:val="·"/>
      <w:lvlJc w:val="left"/>
      <w:pPr>
        <w:ind w:left="0" w:firstLine="0"/>
      </w:pPr>
      <w:rPr>
        <w:rFonts w:ascii="Symbol" w:hAnsi="Symbol"/>
        <w:color w:val="000000"/>
        <w:sz w:val="22"/>
      </w:rPr>
    </w:lvl>
    <w:lvl w:ilvl="2">
      <w:start w:val="1"/>
      <w:numFmt w:val="bullet"/>
      <w:lvlText w:val="·"/>
      <w:lvlJc w:val="left"/>
      <w:pPr>
        <w:ind w:left="0" w:firstLine="0"/>
      </w:pPr>
      <w:rPr>
        <w:rFonts w:ascii="Symbol" w:hAnsi="Symbol"/>
        <w:color w:val="000000"/>
        <w:sz w:val="22"/>
      </w:rPr>
    </w:lvl>
    <w:lvl w:ilvl="3">
      <w:start w:val="1"/>
      <w:numFmt w:val="bullet"/>
      <w:lvlText w:val="·"/>
      <w:lvlJc w:val="left"/>
      <w:pPr>
        <w:ind w:left="0" w:firstLine="0"/>
      </w:pPr>
      <w:rPr>
        <w:rFonts w:ascii="Symbol" w:hAnsi="Symbol"/>
        <w:color w:val="000000"/>
        <w:sz w:val="22"/>
      </w:rPr>
    </w:lvl>
    <w:lvl w:ilvl="4">
      <w:start w:val="1"/>
      <w:numFmt w:val="bullet"/>
      <w:lvlText w:val="·"/>
      <w:lvlJc w:val="left"/>
      <w:pPr>
        <w:ind w:left="0" w:firstLine="0"/>
      </w:pPr>
      <w:rPr>
        <w:rFonts w:ascii="Symbol" w:hAnsi="Symbol"/>
        <w:color w:val="000000"/>
        <w:sz w:val="22"/>
      </w:rPr>
    </w:lvl>
    <w:lvl w:ilvl="5">
      <w:start w:val="1"/>
      <w:numFmt w:val="bullet"/>
      <w:lvlText w:val="·"/>
      <w:lvlJc w:val="left"/>
      <w:pPr>
        <w:ind w:left="0" w:firstLine="0"/>
      </w:pPr>
      <w:rPr>
        <w:rFonts w:ascii="Symbol" w:hAnsi="Symbol"/>
        <w:color w:val="000000"/>
        <w:sz w:val="22"/>
      </w:rPr>
    </w:lvl>
    <w:lvl w:ilvl="6">
      <w:start w:val="1"/>
      <w:numFmt w:val="bullet"/>
      <w:lvlText w:val="·"/>
      <w:lvlJc w:val="left"/>
      <w:pPr>
        <w:ind w:left="0" w:firstLine="0"/>
      </w:pPr>
      <w:rPr>
        <w:rFonts w:ascii="Symbol" w:hAnsi="Symbol"/>
        <w:color w:val="000000"/>
        <w:sz w:val="22"/>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7" w15:restartNumberingAfterBreak="0">
    <w:nsid w:val="14B8AF20"/>
    <w:multiLevelType w:val="multilevel"/>
    <w:tmpl w:val="14B8AF8C"/>
    <w:name w:val="HTML-List8"/>
    <w:lvl w:ilvl="0">
      <w:start w:val="1"/>
      <w:numFmt w:val="decimal"/>
      <w:lvlText w:val="%1."/>
      <w:lvlJc w:val="left"/>
      <w:pPr>
        <w:ind w:left="0" w:firstLine="0"/>
      </w:pPr>
      <w:rPr>
        <w:rFonts w:cs="Times New Roman"/>
      </w:rPr>
    </w:lvl>
    <w:lvl w:ilvl="1">
      <w:start w:val="1"/>
      <w:numFmt w:val="decimal"/>
      <w:lvlText w:val="%1.%2"/>
      <w:lvlJc w:val="left"/>
      <w:pPr>
        <w:ind w:left="0" w:firstLine="0"/>
      </w:pPr>
      <w:rPr>
        <w:rFonts w:cs="Times New Roman"/>
      </w:rPr>
    </w:lvl>
    <w:lvl w:ilvl="2">
      <w:start w:val="1"/>
      <w:numFmt w:val="decimal"/>
      <w:lvlText w:val="%1.%2.%3"/>
      <w:lvlJc w:val="left"/>
      <w:pPr>
        <w:ind w:left="0" w:firstLine="0"/>
      </w:pPr>
      <w:rPr>
        <w:rFonts w:cs="Times New Roman"/>
      </w:rPr>
    </w:lvl>
    <w:lvl w:ilvl="3">
      <w:start w:val="1"/>
      <w:numFmt w:val="decimal"/>
      <w:lvlText w:val="%1.%2.%3.%4"/>
      <w:lvlJc w:val="left"/>
      <w:pPr>
        <w:ind w:left="0" w:firstLine="0"/>
      </w:pPr>
      <w:rPr>
        <w:rFonts w:cs="Times New Roman"/>
      </w:rPr>
    </w:lvl>
    <w:lvl w:ilvl="4">
      <w:start w:val="1"/>
      <w:numFmt w:val="decimal"/>
      <w:lvlText w:val="%1.%2.%3.%4.%5"/>
      <w:lvlJc w:val="left"/>
      <w:pPr>
        <w:ind w:left="0" w:firstLine="0"/>
      </w:pPr>
      <w:rPr>
        <w:rFonts w:cs="Times New Roman"/>
      </w:rPr>
    </w:lvl>
    <w:lvl w:ilvl="5">
      <w:start w:val="1"/>
      <w:numFmt w:val="decimal"/>
      <w:lvlText w:val="%1.%2.%3.%4.%5.%6"/>
      <w:lvlJc w:val="left"/>
      <w:pPr>
        <w:ind w:left="0" w:firstLine="0"/>
      </w:pPr>
      <w:rPr>
        <w:rFonts w:cs="Times New Roman"/>
      </w:rPr>
    </w:lvl>
    <w:lvl w:ilvl="6">
      <w:start w:val="1"/>
      <w:numFmt w:val="decimal"/>
      <w:lvlText w:val="%1.%2.%3.%4.%5.%6.%7"/>
      <w:lvlJc w:val="left"/>
      <w:pPr>
        <w:ind w:left="0" w:firstLine="0"/>
      </w:pPr>
      <w:rPr>
        <w:rFonts w:cs="Times New Roman"/>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8" w15:restartNumberingAfterBreak="0">
    <w:nsid w:val="203F4E23"/>
    <w:multiLevelType w:val="hybridMultilevel"/>
    <w:tmpl w:val="67F6E1E8"/>
    <w:lvl w:ilvl="0" w:tplc="B7C807EC">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15E444B"/>
    <w:multiLevelType w:val="hybridMultilevel"/>
    <w:tmpl w:val="73B2F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7872FB"/>
    <w:multiLevelType w:val="hybridMultilevel"/>
    <w:tmpl w:val="6212DE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C413F7"/>
    <w:multiLevelType w:val="multilevel"/>
    <w:tmpl w:val="EEE09D8E"/>
    <w:lvl w:ilvl="0">
      <w:start w:val="1"/>
      <w:numFmt w:val="decimal"/>
      <w:lvlText w:val="%1."/>
      <w:lvlJc w:val="left"/>
      <w:pPr>
        <w:tabs>
          <w:tab w:val="num" w:pos="360"/>
        </w:tabs>
        <w:ind w:left="360" w:hanging="360"/>
      </w:pPr>
      <w:rPr>
        <w:rFonts w:hint="default"/>
      </w:rPr>
    </w:lvl>
    <w:lvl w:ilvl="1">
      <w:start w:val="1"/>
      <w:numFmt w:val="bullet"/>
      <w:lvlText w:val=""/>
      <w:lvlJc w:val="left"/>
      <w:pPr>
        <w:ind w:left="1080" w:hanging="360"/>
      </w:pPr>
      <w:rPr>
        <w:rFonts w:ascii="Wingdings" w:hAnsi="Wingdings" w:hint="default"/>
      </w:rPr>
    </w:lvl>
    <w:lvl w:ilvl="2">
      <w:start w:val="1"/>
      <w:numFmt w:val="decimal"/>
      <w:lvlText w:val="%3."/>
      <w:lvlJc w:val="left"/>
      <w:pPr>
        <w:tabs>
          <w:tab w:val="num" w:pos="1800"/>
        </w:tabs>
        <w:ind w:left="1800" w:hanging="360"/>
      </w:pPr>
    </w:lvl>
    <w:lvl w:ilvl="3">
      <w:start w:val="1"/>
      <w:numFmt w:val="lowerRoman"/>
      <w:lvlText w:val="%4)"/>
      <w:lvlJc w:val="left"/>
      <w:pPr>
        <w:ind w:left="2880" w:hanging="720"/>
      </w:pPr>
      <w:rPr>
        <w:rFonts w:hint="default"/>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32762771"/>
    <w:multiLevelType w:val="hybridMultilevel"/>
    <w:tmpl w:val="8DBE37D6"/>
    <w:lvl w:ilvl="0" w:tplc="D804A03C">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36AC1B0F"/>
    <w:multiLevelType w:val="hybridMultilevel"/>
    <w:tmpl w:val="74E010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B">
      <w:start w:val="1"/>
      <w:numFmt w:val="bullet"/>
      <w:lvlText w:val=""/>
      <w:lvlJc w:val="left"/>
      <w:pPr>
        <w:ind w:left="1800" w:hanging="360"/>
      </w:pPr>
      <w:rPr>
        <w:rFonts w:ascii="Wingdings" w:hAnsi="Wingdings" w:hint="default"/>
      </w:rPr>
    </w:lvl>
    <w:lvl w:ilvl="3" w:tplc="0409000B">
      <w:start w:val="1"/>
      <w:numFmt w:val="bullet"/>
      <w:lvlText w:val=""/>
      <w:lvlJc w:val="left"/>
      <w:pPr>
        <w:ind w:left="2520" w:hanging="360"/>
      </w:pPr>
      <w:rPr>
        <w:rFonts w:ascii="Wingdings" w:hAnsi="Wingding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8597D5F"/>
    <w:multiLevelType w:val="hybridMultilevel"/>
    <w:tmpl w:val="16120C4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43FDCD13"/>
    <w:multiLevelType w:val="multilevel"/>
    <w:tmpl w:val="00000001"/>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6" w15:restartNumberingAfterBreak="0">
    <w:nsid w:val="4B387576"/>
    <w:multiLevelType w:val="hybridMultilevel"/>
    <w:tmpl w:val="152CB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89120F"/>
    <w:multiLevelType w:val="hybridMultilevel"/>
    <w:tmpl w:val="DCB6AA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C7B36AE"/>
    <w:multiLevelType w:val="hybridMultilevel"/>
    <w:tmpl w:val="20FCE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DDE416A2">
      <w:start w:val="2"/>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625F50"/>
    <w:multiLevelType w:val="hybridMultilevel"/>
    <w:tmpl w:val="7DC6A9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69A716A"/>
    <w:multiLevelType w:val="hybridMultilevel"/>
    <w:tmpl w:val="63029E9C"/>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8F6E38"/>
    <w:multiLevelType w:val="hybridMultilevel"/>
    <w:tmpl w:val="66F2D1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AF03FE"/>
    <w:multiLevelType w:val="hybridMultilevel"/>
    <w:tmpl w:val="94E0E4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0401663"/>
    <w:multiLevelType w:val="hybridMultilevel"/>
    <w:tmpl w:val="2F9AA85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1A355E3"/>
    <w:multiLevelType w:val="hybridMultilevel"/>
    <w:tmpl w:val="516645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0F572D"/>
    <w:multiLevelType w:val="hybridMultilevel"/>
    <w:tmpl w:val="3B381B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C65114D"/>
    <w:multiLevelType w:val="hybridMultilevel"/>
    <w:tmpl w:val="7AFA617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5A004F"/>
    <w:multiLevelType w:val="hybridMultilevel"/>
    <w:tmpl w:val="19B82A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
  </w:num>
  <w:num w:numId="4">
    <w:abstractNumId w:val="12"/>
  </w:num>
  <w:num w:numId="5">
    <w:abstractNumId w:val="13"/>
  </w:num>
  <w:num w:numId="6">
    <w:abstractNumId w:val="14"/>
  </w:num>
  <w:num w:numId="7">
    <w:abstractNumId w:val="5"/>
  </w:num>
  <w:num w:numId="8">
    <w:abstractNumId w:val="21"/>
  </w:num>
  <w:num w:numId="9">
    <w:abstractNumId w:val="29"/>
  </w:num>
  <w:num w:numId="10">
    <w:abstractNumId w:val="3"/>
  </w:num>
  <w:num w:numId="11">
    <w:abstractNumId w:val="2"/>
  </w:num>
  <w:num w:numId="12">
    <w:abstractNumId w:val="19"/>
  </w:num>
  <w:num w:numId="13">
    <w:abstractNumId w:val="26"/>
  </w:num>
  <w:num w:numId="14">
    <w:abstractNumId w:val="27"/>
  </w:num>
  <w:num w:numId="15">
    <w:abstractNumId w:val="32"/>
  </w:num>
  <w:num w:numId="16">
    <w:abstractNumId w:val="4"/>
  </w:num>
  <w:num w:numId="17">
    <w:abstractNumId w:val="35"/>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num>
  <w:num w:numId="20">
    <w:abstractNumId w:val="37"/>
  </w:num>
  <w:num w:numId="21">
    <w:abstractNumId w:val="36"/>
  </w:num>
  <w:num w:numId="22">
    <w:abstractNumId w:val="18"/>
  </w:num>
  <w:num w:numId="23">
    <w:abstractNumId w:val="22"/>
  </w:num>
  <w:num w:numId="24">
    <w:abstractNumId w:val="33"/>
  </w:num>
  <w:num w:numId="25">
    <w:abstractNumId w:val="34"/>
  </w:num>
  <w:num w:numId="26">
    <w:abstractNumId w:val="28"/>
  </w:num>
  <w:num w:numId="27">
    <w:abstractNumId w:val="30"/>
  </w:num>
  <w:num w:numId="28">
    <w:abstractNumId w:val="24"/>
  </w:num>
  <w:num w:numId="29">
    <w:abstractNumId w:val="23"/>
  </w:num>
  <w:num w:numId="30">
    <w:abstractNumId w:val="31"/>
  </w:num>
  <w:num w:numId="31">
    <w:abstractNumId w:val="7"/>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ulchinskaya, Gaby (NIH/NCI) [C]">
    <w15:presenceInfo w15:providerId="AD" w15:userId="S-1-5-21-12604286-656692736-1848903544-797643"/>
  </w15:person>
  <w15:person w15:author="Polonsky, Yakov (NIH/NCI) [C]">
    <w15:presenceInfo w15:providerId="None" w15:userId="Polonsky, Yakov (NIH/NCI) [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5594"/>
    <w:rsid w:val="0000026A"/>
    <w:rsid w:val="00000A38"/>
    <w:rsid w:val="0000183C"/>
    <w:rsid w:val="000024F5"/>
    <w:rsid w:val="0000373C"/>
    <w:rsid w:val="0000404D"/>
    <w:rsid w:val="00004366"/>
    <w:rsid w:val="0000619C"/>
    <w:rsid w:val="00006563"/>
    <w:rsid w:val="00006D4B"/>
    <w:rsid w:val="00010747"/>
    <w:rsid w:val="0001265C"/>
    <w:rsid w:val="00012CAA"/>
    <w:rsid w:val="000137E9"/>
    <w:rsid w:val="00013CBC"/>
    <w:rsid w:val="00013D53"/>
    <w:rsid w:val="00013FEB"/>
    <w:rsid w:val="00014BE9"/>
    <w:rsid w:val="00014CB8"/>
    <w:rsid w:val="00016D2F"/>
    <w:rsid w:val="00017227"/>
    <w:rsid w:val="0002121F"/>
    <w:rsid w:val="000238ED"/>
    <w:rsid w:val="000238F8"/>
    <w:rsid w:val="00024B43"/>
    <w:rsid w:val="00025178"/>
    <w:rsid w:val="00026C0A"/>
    <w:rsid w:val="00026C62"/>
    <w:rsid w:val="00026E36"/>
    <w:rsid w:val="00031B6F"/>
    <w:rsid w:val="00032039"/>
    <w:rsid w:val="00035615"/>
    <w:rsid w:val="000401B8"/>
    <w:rsid w:val="00043AC2"/>
    <w:rsid w:val="0004430A"/>
    <w:rsid w:val="00045343"/>
    <w:rsid w:val="00045429"/>
    <w:rsid w:val="00045448"/>
    <w:rsid w:val="000454D3"/>
    <w:rsid w:val="0004591D"/>
    <w:rsid w:val="00051F89"/>
    <w:rsid w:val="0005210B"/>
    <w:rsid w:val="000521BB"/>
    <w:rsid w:val="0005243F"/>
    <w:rsid w:val="0005448D"/>
    <w:rsid w:val="000564DA"/>
    <w:rsid w:val="00057364"/>
    <w:rsid w:val="00057B85"/>
    <w:rsid w:val="0006252C"/>
    <w:rsid w:val="00062CEC"/>
    <w:rsid w:val="00064686"/>
    <w:rsid w:val="00065A90"/>
    <w:rsid w:val="000665CF"/>
    <w:rsid w:val="00066A67"/>
    <w:rsid w:val="00066D7F"/>
    <w:rsid w:val="00067246"/>
    <w:rsid w:val="000674B7"/>
    <w:rsid w:val="00070E63"/>
    <w:rsid w:val="00070F80"/>
    <w:rsid w:val="000713CE"/>
    <w:rsid w:val="000738E7"/>
    <w:rsid w:val="00074AC8"/>
    <w:rsid w:val="00074D9A"/>
    <w:rsid w:val="00075C6A"/>
    <w:rsid w:val="00076A15"/>
    <w:rsid w:val="00076DA6"/>
    <w:rsid w:val="0008107F"/>
    <w:rsid w:val="00081E5F"/>
    <w:rsid w:val="0008214C"/>
    <w:rsid w:val="000831CE"/>
    <w:rsid w:val="00084D65"/>
    <w:rsid w:val="0008772A"/>
    <w:rsid w:val="000879B3"/>
    <w:rsid w:val="00087FB2"/>
    <w:rsid w:val="00090BD6"/>
    <w:rsid w:val="00090C9A"/>
    <w:rsid w:val="00091668"/>
    <w:rsid w:val="0009210D"/>
    <w:rsid w:val="00092DFD"/>
    <w:rsid w:val="00093575"/>
    <w:rsid w:val="00093693"/>
    <w:rsid w:val="00093DD8"/>
    <w:rsid w:val="0009589E"/>
    <w:rsid w:val="00097352"/>
    <w:rsid w:val="000A0738"/>
    <w:rsid w:val="000A0C30"/>
    <w:rsid w:val="000A0D01"/>
    <w:rsid w:val="000A0E0D"/>
    <w:rsid w:val="000A151E"/>
    <w:rsid w:val="000A2306"/>
    <w:rsid w:val="000A240A"/>
    <w:rsid w:val="000A32D9"/>
    <w:rsid w:val="000A3766"/>
    <w:rsid w:val="000A3BB1"/>
    <w:rsid w:val="000A560D"/>
    <w:rsid w:val="000A62C8"/>
    <w:rsid w:val="000A6352"/>
    <w:rsid w:val="000A73E2"/>
    <w:rsid w:val="000A7554"/>
    <w:rsid w:val="000A7618"/>
    <w:rsid w:val="000B1CDC"/>
    <w:rsid w:val="000B25FC"/>
    <w:rsid w:val="000B2F0E"/>
    <w:rsid w:val="000B4B41"/>
    <w:rsid w:val="000B6453"/>
    <w:rsid w:val="000B756D"/>
    <w:rsid w:val="000C0F41"/>
    <w:rsid w:val="000C1E4A"/>
    <w:rsid w:val="000C53B6"/>
    <w:rsid w:val="000C6722"/>
    <w:rsid w:val="000C6B2C"/>
    <w:rsid w:val="000C7ED7"/>
    <w:rsid w:val="000C7EEB"/>
    <w:rsid w:val="000D307E"/>
    <w:rsid w:val="000D5B80"/>
    <w:rsid w:val="000D644A"/>
    <w:rsid w:val="000D6FF7"/>
    <w:rsid w:val="000D7E12"/>
    <w:rsid w:val="000E1111"/>
    <w:rsid w:val="000E2C66"/>
    <w:rsid w:val="000E3A05"/>
    <w:rsid w:val="000E3BA2"/>
    <w:rsid w:val="000E4BDF"/>
    <w:rsid w:val="000E554A"/>
    <w:rsid w:val="000E5BC8"/>
    <w:rsid w:val="000E65FB"/>
    <w:rsid w:val="000E6AA7"/>
    <w:rsid w:val="000F4076"/>
    <w:rsid w:val="000F4BDC"/>
    <w:rsid w:val="000F55CA"/>
    <w:rsid w:val="000F668E"/>
    <w:rsid w:val="000F6807"/>
    <w:rsid w:val="000F76E6"/>
    <w:rsid w:val="00100280"/>
    <w:rsid w:val="0010141C"/>
    <w:rsid w:val="001022A7"/>
    <w:rsid w:val="001031E7"/>
    <w:rsid w:val="001040E3"/>
    <w:rsid w:val="00105345"/>
    <w:rsid w:val="00105F43"/>
    <w:rsid w:val="001063FE"/>
    <w:rsid w:val="00106E59"/>
    <w:rsid w:val="00110667"/>
    <w:rsid w:val="001122BD"/>
    <w:rsid w:val="00114433"/>
    <w:rsid w:val="001150E5"/>
    <w:rsid w:val="0011515F"/>
    <w:rsid w:val="00116B76"/>
    <w:rsid w:val="00117338"/>
    <w:rsid w:val="00117C67"/>
    <w:rsid w:val="00120287"/>
    <w:rsid w:val="00120A59"/>
    <w:rsid w:val="00120ACB"/>
    <w:rsid w:val="00122BD5"/>
    <w:rsid w:val="00123DC3"/>
    <w:rsid w:val="0012427F"/>
    <w:rsid w:val="00124486"/>
    <w:rsid w:val="001244C0"/>
    <w:rsid w:val="001254AA"/>
    <w:rsid w:val="00125587"/>
    <w:rsid w:val="001304DA"/>
    <w:rsid w:val="00130F7B"/>
    <w:rsid w:val="00131025"/>
    <w:rsid w:val="001325F2"/>
    <w:rsid w:val="00133530"/>
    <w:rsid w:val="001342AA"/>
    <w:rsid w:val="001342BC"/>
    <w:rsid w:val="001356BD"/>
    <w:rsid w:val="00136D54"/>
    <w:rsid w:val="00137B82"/>
    <w:rsid w:val="00140841"/>
    <w:rsid w:val="00141293"/>
    <w:rsid w:val="00141C9E"/>
    <w:rsid w:val="00141D81"/>
    <w:rsid w:val="00142251"/>
    <w:rsid w:val="00142C76"/>
    <w:rsid w:val="00144A48"/>
    <w:rsid w:val="00144F59"/>
    <w:rsid w:val="00150E86"/>
    <w:rsid w:val="00151445"/>
    <w:rsid w:val="00151E3F"/>
    <w:rsid w:val="00154EFB"/>
    <w:rsid w:val="0016385E"/>
    <w:rsid w:val="00163CD8"/>
    <w:rsid w:val="00164236"/>
    <w:rsid w:val="00166952"/>
    <w:rsid w:val="00167AED"/>
    <w:rsid w:val="0017237A"/>
    <w:rsid w:val="00172C88"/>
    <w:rsid w:val="00172F8E"/>
    <w:rsid w:val="00173E25"/>
    <w:rsid w:val="00176BA7"/>
    <w:rsid w:val="00180C41"/>
    <w:rsid w:val="00181269"/>
    <w:rsid w:val="00183773"/>
    <w:rsid w:val="00184457"/>
    <w:rsid w:val="001853E6"/>
    <w:rsid w:val="001854FD"/>
    <w:rsid w:val="0018787E"/>
    <w:rsid w:val="0019473C"/>
    <w:rsid w:val="001955DB"/>
    <w:rsid w:val="00196AB8"/>
    <w:rsid w:val="001970B1"/>
    <w:rsid w:val="00197265"/>
    <w:rsid w:val="001975A7"/>
    <w:rsid w:val="001A1EE4"/>
    <w:rsid w:val="001A44EF"/>
    <w:rsid w:val="001A547A"/>
    <w:rsid w:val="001B0509"/>
    <w:rsid w:val="001B334F"/>
    <w:rsid w:val="001B4833"/>
    <w:rsid w:val="001B4D0F"/>
    <w:rsid w:val="001C0B4A"/>
    <w:rsid w:val="001C3530"/>
    <w:rsid w:val="001C396E"/>
    <w:rsid w:val="001C4906"/>
    <w:rsid w:val="001C4CA2"/>
    <w:rsid w:val="001C60E5"/>
    <w:rsid w:val="001C6DD0"/>
    <w:rsid w:val="001D2388"/>
    <w:rsid w:val="001D318E"/>
    <w:rsid w:val="001D359C"/>
    <w:rsid w:val="001D3B52"/>
    <w:rsid w:val="001D43A9"/>
    <w:rsid w:val="001D60EB"/>
    <w:rsid w:val="001D774F"/>
    <w:rsid w:val="001E2E07"/>
    <w:rsid w:val="001E6E45"/>
    <w:rsid w:val="001E6FC8"/>
    <w:rsid w:val="001E72A9"/>
    <w:rsid w:val="001E7EB3"/>
    <w:rsid w:val="001F0650"/>
    <w:rsid w:val="001F0C6C"/>
    <w:rsid w:val="001F1261"/>
    <w:rsid w:val="001F39C1"/>
    <w:rsid w:val="001F3CCD"/>
    <w:rsid w:val="001F4087"/>
    <w:rsid w:val="001F4292"/>
    <w:rsid w:val="001F5BCB"/>
    <w:rsid w:val="00200408"/>
    <w:rsid w:val="002010FD"/>
    <w:rsid w:val="0020294D"/>
    <w:rsid w:val="002043EA"/>
    <w:rsid w:val="00205234"/>
    <w:rsid w:val="00210187"/>
    <w:rsid w:val="00210549"/>
    <w:rsid w:val="00211C32"/>
    <w:rsid w:val="002156D9"/>
    <w:rsid w:val="00215B61"/>
    <w:rsid w:val="00216AC8"/>
    <w:rsid w:val="002211DE"/>
    <w:rsid w:val="00224831"/>
    <w:rsid w:val="00226686"/>
    <w:rsid w:val="002330DD"/>
    <w:rsid w:val="002332F5"/>
    <w:rsid w:val="002348B0"/>
    <w:rsid w:val="00234E9E"/>
    <w:rsid w:val="00236143"/>
    <w:rsid w:val="0023675B"/>
    <w:rsid w:val="002400A0"/>
    <w:rsid w:val="002409CD"/>
    <w:rsid w:val="00241375"/>
    <w:rsid w:val="00241EF9"/>
    <w:rsid w:val="002420DA"/>
    <w:rsid w:val="0024213C"/>
    <w:rsid w:val="0024376D"/>
    <w:rsid w:val="002438E2"/>
    <w:rsid w:val="0024411D"/>
    <w:rsid w:val="00244866"/>
    <w:rsid w:val="002455C0"/>
    <w:rsid w:val="00246387"/>
    <w:rsid w:val="00246B63"/>
    <w:rsid w:val="00247E69"/>
    <w:rsid w:val="002506FF"/>
    <w:rsid w:val="0025349A"/>
    <w:rsid w:val="002535E8"/>
    <w:rsid w:val="002539EC"/>
    <w:rsid w:val="00256D50"/>
    <w:rsid w:val="00260B64"/>
    <w:rsid w:val="00264BAA"/>
    <w:rsid w:val="00265B93"/>
    <w:rsid w:val="00267FC1"/>
    <w:rsid w:val="00270147"/>
    <w:rsid w:val="002708C4"/>
    <w:rsid w:val="002717A4"/>
    <w:rsid w:val="00271A6C"/>
    <w:rsid w:val="00272A90"/>
    <w:rsid w:val="0027311A"/>
    <w:rsid w:val="00273ABB"/>
    <w:rsid w:val="002752A5"/>
    <w:rsid w:val="00280C4E"/>
    <w:rsid w:val="002815CB"/>
    <w:rsid w:val="00281681"/>
    <w:rsid w:val="00282112"/>
    <w:rsid w:val="002849E3"/>
    <w:rsid w:val="002876D3"/>
    <w:rsid w:val="002910B9"/>
    <w:rsid w:val="0029123B"/>
    <w:rsid w:val="00292497"/>
    <w:rsid w:val="002925D7"/>
    <w:rsid w:val="00292E1C"/>
    <w:rsid w:val="00293154"/>
    <w:rsid w:val="00293261"/>
    <w:rsid w:val="0029329C"/>
    <w:rsid w:val="002936B8"/>
    <w:rsid w:val="00297AB5"/>
    <w:rsid w:val="002A0522"/>
    <w:rsid w:val="002A114B"/>
    <w:rsid w:val="002A1E3D"/>
    <w:rsid w:val="002A311B"/>
    <w:rsid w:val="002A3124"/>
    <w:rsid w:val="002A35EB"/>
    <w:rsid w:val="002A40B4"/>
    <w:rsid w:val="002A78E6"/>
    <w:rsid w:val="002B0ADC"/>
    <w:rsid w:val="002B0FDB"/>
    <w:rsid w:val="002B1781"/>
    <w:rsid w:val="002B1C1F"/>
    <w:rsid w:val="002B29D6"/>
    <w:rsid w:val="002B4AAB"/>
    <w:rsid w:val="002B6956"/>
    <w:rsid w:val="002B7120"/>
    <w:rsid w:val="002B7612"/>
    <w:rsid w:val="002B77F4"/>
    <w:rsid w:val="002C0821"/>
    <w:rsid w:val="002C0860"/>
    <w:rsid w:val="002C11E9"/>
    <w:rsid w:val="002C13CE"/>
    <w:rsid w:val="002C1B75"/>
    <w:rsid w:val="002C2231"/>
    <w:rsid w:val="002C2C81"/>
    <w:rsid w:val="002C33B9"/>
    <w:rsid w:val="002C5C19"/>
    <w:rsid w:val="002C5DE9"/>
    <w:rsid w:val="002C65B9"/>
    <w:rsid w:val="002D0614"/>
    <w:rsid w:val="002D19DB"/>
    <w:rsid w:val="002D1A31"/>
    <w:rsid w:val="002D2AA1"/>
    <w:rsid w:val="002D4C49"/>
    <w:rsid w:val="002D569D"/>
    <w:rsid w:val="002D590A"/>
    <w:rsid w:val="002D5BE5"/>
    <w:rsid w:val="002D63F6"/>
    <w:rsid w:val="002D6C18"/>
    <w:rsid w:val="002D74AA"/>
    <w:rsid w:val="002E25A6"/>
    <w:rsid w:val="002E6392"/>
    <w:rsid w:val="002F243D"/>
    <w:rsid w:val="002F29E0"/>
    <w:rsid w:val="002F31F9"/>
    <w:rsid w:val="002F3F8A"/>
    <w:rsid w:val="002F49CE"/>
    <w:rsid w:val="002F58E9"/>
    <w:rsid w:val="002F6462"/>
    <w:rsid w:val="002F71C9"/>
    <w:rsid w:val="002F7D56"/>
    <w:rsid w:val="002F7EF9"/>
    <w:rsid w:val="00303790"/>
    <w:rsid w:val="00303FE5"/>
    <w:rsid w:val="00304275"/>
    <w:rsid w:val="00307589"/>
    <w:rsid w:val="00307616"/>
    <w:rsid w:val="003103E3"/>
    <w:rsid w:val="00312398"/>
    <w:rsid w:val="0031330E"/>
    <w:rsid w:val="00313B40"/>
    <w:rsid w:val="0031478E"/>
    <w:rsid w:val="003153AF"/>
    <w:rsid w:val="003154E4"/>
    <w:rsid w:val="00320F9D"/>
    <w:rsid w:val="003218E8"/>
    <w:rsid w:val="00324661"/>
    <w:rsid w:val="00324C5B"/>
    <w:rsid w:val="00324CEF"/>
    <w:rsid w:val="00325A3E"/>
    <w:rsid w:val="003264FD"/>
    <w:rsid w:val="00331772"/>
    <w:rsid w:val="00331FE6"/>
    <w:rsid w:val="0033353E"/>
    <w:rsid w:val="00333EE9"/>
    <w:rsid w:val="00335E7C"/>
    <w:rsid w:val="003366E2"/>
    <w:rsid w:val="003379C1"/>
    <w:rsid w:val="00341430"/>
    <w:rsid w:val="00341952"/>
    <w:rsid w:val="00342695"/>
    <w:rsid w:val="0034276A"/>
    <w:rsid w:val="003430D9"/>
    <w:rsid w:val="00343A38"/>
    <w:rsid w:val="00344C45"/>
    <w:rsid w:val="00344F60"/>
    <w:rsid w:val="0034595F"/>
    <w:rsid w:val="00345ECB"/>
    <w:rsid w:val="003464D9"/>
    <w:rsid w:val="00350B08"/>
    <w:rsid w:val="00350D88"/>
    <w:rsid w:val="00351B17"/>
    <w:rsid w:val="00351D81"/>
    <w:rsid w:val="00351F55"/>
    <w:rsid w:val="0035347B"/>
    <w:rsid w:val="00353FBB"/>
    <w:rsid w:val="003546BB"/>
    <w:rsid w:val="00354D6B"/>
    <w:rsid w:val="003555D0"/>
    <w:rsid w:val="00357459"/>
    <w:rsid w:val="003628EC"/>
    <w:rsid w:val="00365FEE"/>
    <w:rsid w:val="00370146"/>
    <w:rsid w:val="00371CF6"/>
    <w:rsid w:val="00372E88"/>
    <w:rsid w:val="003738E5"/>
    <w:rsid w:val="0037448A"/>
    <w:rsid w:val="003748D3"/>
    <w:rsid w:val="003750C4"/>
    <w:rsid w:val="003750D0"/>
    <w:rsid w:val="00375FE8"/>
    <w:rsid w:val="00380CC8"/>
    <w:rsid w:val="003820D7"/>
    <w:rsid w:val="00382633"/>
    <w:rsid w:val="00382FB0"/>
    <w:rsid w:val="00385953"/>
    <w:rsid w:val="00387D20"/>
    <w:rsid w:val="00390106"/>
    <w:rsid w:val="0039098E"/>
    <w:rsid w:val="003923ED"/>
    <w:rsid w:val="003933B7"/>
    <w:rsid w:val="00393CBA"/>
    <w:rsid w:val="00395363"/>
    <w:rsid w:val="003955ED"/>
    <w:rsid w:val="003A0203"/>
    <w:rsid w:val="003A05C8"/>
    <w:rsid w:val="003A07A1"/>
    <w:rsid w:val="003A277A"/>
    <w:rsid w:val="003A4033"/>
    <w:rsid w:val="003A4E3B"/>
    <w:rsid w:val="003A5A55"/>
    <w:rsid w:val="003A70C2"/>
    <w:rsid w:val="003B1B5B"/>
    <w:rsid w:val="003B205B"/>
    <w:rsid w:val="003B36C8"/>
    <w:rsid w:val="003B70A7"/>
    <w:rsid w:val="003C08F8"/>
    <w:rsid w:val="003C1129"/>
    <w:rsid w:val="003C28F1"/>
    <w:rsid w:val="003C2F00"/>
    <w:rsid w:val="003C4776"/>
    <w:rsid w:val="003C6905"/>
    <w:rsid w:val="003C6B28"/>
    <w:rsid w:val="003C6B32"/>
    <w:rsid w:val="003D0041"/>
    <w:rsid w:val="003D0800"/>
    <w:rsid w:val="003D1107"/>
    <w:rsid w:val="003D1B89"/>
    <w:rsid w:val="003D1E80"/>
    <w:rsid w:val="003D2B26"/>
    <w:rsid w:val="003D4319"/>
    <w:rsid w:val="003E0857"/>
    <w:rsid w:val="003E2B2C"/>
    <w:rsid w:val="003E344F"/>
    <w:rsid w:val="003E478F"/>
    <w:rsid w:val="003E5943"/>
    <w:rsid w:val="003E63EE"/>
    <w:rsid w:val="003F00BD"/>
    <w:rsid w:val="003F054E"/>
    <w:rsid w:val="003F55CC"/>
    <w:rsid w:val="003F5917"/>
    <w:rsid w:val="003F5D1C"/>
    <w:rsid w:val="00400D14"/>
    <w:rsid w:val="00401C05"/>
    <w:rsid w:val="0040390D"/>
    <w:rsid w:val="00405DCB"/>
    <w:rsid w:val="00406860"/>
    <w:rsid w:val="0040689F"/>
    <w:rsid w:val="00406B5D"/>
    <w:rsid w:val="00410667"/>
    <w:rsid w:val="0041108E"/>
    <w:rsid w:val="004169A5"/>
    <w:rsid w:val="00420395"/>
    <w:rsid w:val="004207CC"/>
    <w:rsid w:val="004209FD"/>
    <w:rsid w:val="00421125"/>
    <w:rsid w:val="0042113C"/>
    <w:rsid w:val="004215D9"/>
    <w:rsid w:val="00421907"/>
    <w:rsid w:val="004239F4"/>
    <w:rsid w:val="00425508"/>
    <w:rsid w:val="00426F0F"/>
    <w:rsid w:val="00426F3E"/>
    <w:rsid w:val="004274F9"/>
    <w:rsid w:val="004300FF"/>
    <w:rsid w:val="004304F3"/>
    <w:rsid w:val="004313BB"/>
    <w:rsid w:val="00431830"/>
    <w:rsid w:val="00434DFA"/>
    <w:rsid w:val="00435976"/>
    <w:rsid w:val="00436334"/>
    <w:rsid w:val="00436B6E"/>
    <w:rsid w:val="0044189E"/>
    <w:rsid w:val="00443CCC"/>
    <w:rsid w:val="00444C95"/>
    <w:rsid w:val="004458D8"/>
    <w:rsid w:val="00445BBC"/>
    <w:rsid w:val="004460C5"/>
    <w:rsid w:val="0044632B"/>
    <w:rsid w:val="004464C9"/>
    <w:rsid w:val="00446CCA"/>
    <w:rsid w:val="0045037D"/>
    <w:rsid w:val="00450753"/>
    <w:rsid w:val="00452B5B"/>
    <w:rsid w:val="00453831"/>
    <w:rsid w:val="004543AC"/>
    <w:rsid w:val="00455BA2"/>
    <w:rsid w:val="0045712F"/>
    <w:rsid w:val="0045747B"/>
    <w:rsid w:val="004574C5"/>
    <w:rsid w:val="00460653"/>
    <w:rsid w:val="004620C8"/>
    <w:rsid w:val="004623B0"/>
    <w:rsid w:val="004626A8"/>
    <w:rsid w:val="00463A7A"/>
    <w:rsid w:val="00463FEE"/>
    <w:rsid w:val="00465274"/>
    <w:rsid w:val="0046554C"/>
    <w:rsid w:val="0046691F"/>
    <w:rsid w:val="00470EBB"/>
    <w:rsid w:val="00471939"/>
    <w:rsid w:val="00475023"/>
    <w:rsid w:val="00475734"/>
    <w:rsid w:val="00477140"/>
    <w:rsid w:val="004775DD"/>
    <w:rsid w:val="0048154C"/>
    <w:rsid w:val="00483AD6"/>
    <w:rsid w:val="00483C69"/>
    <w:rsid w:val="00483D63"/>
    <w:rsid w:val="00483F23"/>
    <w:rsid w:val="004846A3"/>
    <w:rsid w:val="00486D02"/>
    <w:rsid w:val="00487997"/>
    <w:rsid w:val="00490448"/>
    <w:rsid w:val="00490685"/>
    <w:rsid w:val="00490D38"/>
    <w:rsid w:val="00490EDB"/>
    <w:rsid w:val="00492920"/>
    <w:rsid w:val="00493FEA"/>
    <w:rsid w:val="00494C78"/>
    <w:rsid w:val="00494E27"/>
    <w:rsid w:val="004967A0"/>
    <w:rsid w:val="00496C91"/>
    <w:rsid w:val="00496E0E"/>
    <w:rsid w:val="00497D95"/>
    <w:rsid w:val="00497FBC"/>
    <w:rsid w:val="004A000D"/>
    <w:rsid w:val="004A0EE9"/>
    <w:rsid w:val="004A191D"/>
    <w:rsid w:val="004A22E5"/>
    <w:rsid w:val="004A3290"/>
    <w:rsid w:val="004A50EE"/>
    <w:rsid w:val="004A517A"/>
    <w:rsid w:val="004B1FC7"/>
    <w:rsid w:val="004B29D3"/>
    <w:rsid w:val="004B319F"/>
    <w:rsid w:val="004B38D8"/>
    <w:rsid w:val="004B3E64"/>
    <w:rsid w:val="004B7222"/>
    <w:rsid w:val="004B7281"/>
    <w:rsid w:val="004C001E"/>
    <w:rsid w:val="004C0492"/>
    <w:rsid w:val="004C1323"/>
    <w:rsid w:val="004C35DA"/>
    <w:rsid w:val="004C505C"/>
    <w:rsid w:val="004C6397"/>
    <w:rsid w:val="004C779A"/>
    <w:rsid w:val="004D0F8A"/>
    <w:rsid w:val="004D11FD"/>
    <w:rsid w:val="004D188A"/>
    <w:rsid w:val="004D1D9F"/>
    <w:rsid w:val="004D2B9B"/>
    <w:rsid w:val="004D2D5F"/>
    <w:rsid w:val="004D3883"/>
    <w:rsid w:val="004D3FEB"/>
    <w:rsid w:val="004D52B6"/>
    <w:rsid w:val="004D5782"/>
    <w:rsid w:val="004D6623"/>
    <w:rsid w:val="004D6CF2"/>
    <w:rsid w:val="004D7CB0"/>
    <w:rsid w:val="004E1AF7"/>
    <w:rsid w:val="004E28C4"/>
    <w:rsid w:val="004E294C"/>
    <w:rsid w:val="004E5C90"/>
    <w:rsid w:val="004E7435"/>
    <w:rsid w:val="004E7AC3"/>
    <w:rsid w:val="004E7E52"/>
    <w:rsid w:val="004E7F43"/>
    <w:rsid w:val="004F162B"/>
    <w:rsid w:val="004F225F"/>
    <w:rsid w:val="004F5BA3"/>
    <w:rsid w:val="004F5BE8"/>
    <w:rsid w:val="004F76A6"/>
    <w:rsid w:val="004F7737"/>
    <w:rsid w:val="00500A78"/>
    <w:rsid w:val="005013D6"/>
    <w:rsid w:val="005034EC"/>
    <w:rsid w:val="00505940"/>
    <w:rsid w:val="005068A8"/>
    <w:rsid w:val="00512272"/>
    <w:rsid w:val="0051259C"/>
    <w:rsid w:val="0051335D"/>
    <w:rsid w:val="0051457D"/>
    <w:rsid w:val="005146E6"/>
    <w:rsid w:val="00514A02"/>
    <w:rsid w:val="00516056"/>
    <w:rsid w:val="00516380"/>
    <w:rsid w:val="00517053"/>
    <w:rsid w:val="00517298"/>
    <w:rsid w:val="00517AC2"/>
    <w:rsid w:val="00520AA1"/>
    <w:rsid w:val="00521598"/>
    <w:rsid w:val="00521B23"/>
    <w:rsid w:val="00521D33"/>
    <w:rsid w:val="00521FC1"/>
    <w:rsid w:val="005222F1"/>
    <w:rsid w:val="00522D85"/>
    <w:rsid w:val="005231FE"/>
    <w:rsid w:val="00523670"/>
    <w:rsid w:val="0052385B"/>
    <w:rsid w:val="0052396A"/>
    <w:rsid w:val="005246D9"/>
    <w:rsid w:val="00524705"/>
    <w:rsid w:val="005248CC"/>
    <w:rsid w:val="00524C79"/>
    <w:rsid w:val="00525001"/>
    <w:rsid w:val="00525154"/>
    <w:rsid w:val="0052611A"/>
    <w:rsid w:val="00527528"/>
    <w:rsid w:val="00530659"/>
    <w:rsid w:val="00531247"/>
    <w:rsid w:val="00532D3A"/>
    <w:rsid w:val="00534D19"/>
    <w:rsid w:val="00540AEC"/>
    <w:rsid w:val="00541336"/>
    <w:rsid w:val="00541FD3"/>
    <w:rsid w:val="0054443B"/>
    <w:rsid w:val="00545579"/>
    <w:rsid w:val="00550738"/>
    <w:rsid w:val="00551AF1"/>
    <w:rsid w:val="00551F61"/>
    <w:rsid w:val="005524BB"/>
    <w:rsid w:val="005527B9"/>
    <w:rsid w:val="0055298F"/>
    <w:rsid w:val="00553BE2"/>
    <w:rsid w:val="00555A94"/>
    <w:rsid w:val="00556447"/>
    <w:rsid w:val="00556ABD"/>
    <w:rsid w:val="005570C4"/>
    <w:rsid w:val="005572FB"/>
    <w:rsid w:val="00557E3A"/>
    <w:rsid w:val="00560997"/>
    <w:rsid w:val="0056198A"/>
    <w:rsid w:val="005619BD"/>
    <w:rsid w:val="00561CF9"/>
    <w:rsid w:val="00563A7D"/>
    <w:rsid w:val="00564644"/>
    <w:rsid w:val="005673DA"/>
    <w:rsid w:val="005704CD"/>
    <w:rsid w:val="0057108E"/>
    <w:rsid w:val="005715D6"/>
    <w:rsid w:val="00575E70"/>
    <w:rsid w:val="005830C0"/>
    <w:rsid w:val="00583554"/>
    <w:rsid w:val="00583D21"/>
    <w:rsid w:val="00583F3D"/>
    <w:rsid w:val="0058488C"/>
    <w:rsid w:val="005856B1"/>
    <w:rsid w:val="00586AA2"/>
    <w:rsid w:val="0059156C"/>
    <w:rsid w:val="00591603"/>
    <w:rsid w:val="00591A71"/>
    <w:rsid w:val="00592FF8"/>
    <w:rsid w:val="00593E48"/>
    <w:rsid w:val="005943F0"/>
    <w:rsid w:val="00594F0B"/>
    <w:rsid w:val="005967AF"/>
    <w:rsid w:val="00596B5C"/>
    <w:rsid w:val="00596F40"/>
    <w:rsid w:val="00596FEE"/>
    <w:rsid w:val="005971F0"/>
    <w:rsid w:val="005A0BC7"/>
    <w:rsid w:val="005A1647"/>
    <w:rsid w:val="005A2CDE"/>
    <w:rsid w:val="005A4C3C"/>
    <w:rsid w:val="005B1180"/>
    <w:rsid w:val="005B20B5"/>
    <w:rsid w:val="005B363D"/>
    <w:rsid w:val="005B3AED"/>
    <w:rsid w:val="005B5E95"/>
    <w:rsid w:val="005B6E6E"/>
    <w:rsid w:val="005C0CDC"/>
    <w:rsid w:val="005C15B7"/>
    <w:rsid w:val="005C2434"/>
    <w:rsid w:val="005C46CE"/>
    <w:rsid w:val="005C501E"/>
    <w:rsid w:val="005C59FA"/>
    <w:rsid w:val="005C6916"/>
    <w:rsid w:val="005D0376"/>
    <w:rsid w:val="005D1E75"/>
    <w:rsid w:val="005D2440"/>
    <w:rsid w:val="005D395D"/>
    <w:rsid w:val="005D4666"/>
    <w:rsid w:val="005D4E50"/>
    <w:rsid w:val="005D5C3B"/>
    <w:rsid w:val="005D6DCB"/>
    <w:rsid w:val="005D76FB"/>
    <w:rsid w:val="005E1370"/>
    <w:rsid w:val="005E3B93"/>
    <w:rsid w:val="005E5011"/>
    <w:rsid w:val="005E5E12"/>
    <w:rsid w:val="005E64E4"/>
    <w:rsid w:val="005E7092"/>
    <w:rsid w:val="005E7B1E"/>
    <w:rsid w:val="005F10C3"/>
    <w:rsid w:val="005F2964"/>
    <w:rsid w:val="005F30EB"/>
    <w:rsid w:val="005F38A5"/>
    <w:rsid w:val="005F3AE3"/>
    <w:rsid w:val="005F62E7"/>
    <w:rsid w:val="00600911"/>
    <w:rsid w:val="00600EFC"/>
    <w:rsid w:val="00601576"/>
    <w:rsid w:val="00602274"/>
    <w:rsid w:val="006035EB"/>
    <w:rsid w:val="00603607"/>
    <w:rsid w:val="006050FB"/>
    <w:rsid w:val="0060742B"/>
    <w:rsid w:val="006109A6"/>
    <w:rsid w:val="0061117D"/>
    <w:rsid w:val="00613B29"/>
    <w:rsid w:val="0061555C"/>
    <w:rsid w:val="006156FE"/>
    <w:rsid w:val="00616517"/>
    <w:rsid w:val="006175C0"/>
    <w:rsid w:val="00617ED6"/>
    <w:rsid w:val="00620E6C"/>
    <w:rsid w:val="0062174B"/>
    <w:rsid w:val="0063064E"/>
    <w:rsid w:val="00632D6D"/>
    <w:rsid w:val="006331C4"/>
    <w:rsid w:val="006340CB"/>
    <w:rsid w:val="00636044"/>
    <w:rsid w:val="00640263"/>
    <w:rsid w:val="00642C90"/>
    <w:rsid w:val="00643A0B"/>
    <w:rsid w:val="00643B13"/>
    <w:rsid w:val="00644021"/>
    <w:rsid w:val="00644AFD"/>
    <w:rsid w:val="00644CC3"/>
    <w:rsid w:val="00650291"/>
    <w:rsid w:val="00650B0F"/>
    <w:rsid w:val="006519FF"/>
    <w:rsid w:val="00651D69"/>
    <w:rsid w:val="0065202C"/>
    <w:rsid w:val="00653841"/>
    <w:rsid w:val="006548C1"/>
    <w:rsid w:val="006549F5"/>
    <w:rsid w:val="0065551A"/>
    <w:rsid w:val="00655667"/>
    <w:rsid w:val="0065585D"/>
    <w:rsid w:val="00656373"/>
    <w:rsid w:val="00656568"/>
    <w:rsid w:val="00657D04"/>
    <w:rsid w:val="00660AC7"/>
    <w:rsid w:val="00661149"/>
    <w:rsid w:val="00661814"/>
    <w:rsid w:val="006636C5"/>
    <w:rsid w:val="00663C94"/>
    <w:rsid w:val="0066487C"/>
    <w:rsid w:val="00667EED"/>
    <w:rsid w:val="00672456"/>
    <w:rsid w:val="00673BE9"/>
    <w:rsid w:val="0067484F"/>
    <w:rsid w:val="006768A5"/>
    <w:rsid w:val="00676E90"/>
    <w:rsid w:val="00680142"/>
    <w:rsid w:val="00682504"/>
    <w:rsid w:val="006840CF"/>
    <w:rsid w:val="00684AF1"/>
    <w:rsid w:val="006866A3"/>
    <w:rsid w:val="00686AEF"/>
    <w:rsid w:val="00687A63"/>
    <w:rsid w:val="00690CCB"/>
    <w:rsid w:val="00691878"/>
    <w:rsid w:val="00692DCB"/>
    <w:rsid w:val="00695040"/>
    <w:rsid w:val="00696196"/>
    <w:rsid w:val="00696CB6"/>
    <w:rsid w:val="0069769A"/>
    <w:rsid w:val="006A1CD1"/>
    <w:rsid w:val="006A2605"/>
    <w:rsid w:val="006A4B92"/>
    <w:rsid w:val="006A6098"/>
    <w:rsid w:val="006A6B76"/>
    <w:rsid w:val="006A72DF"/>
    <w:rsid w:val="006A7D74"/>
    <w:rsid w:val="006B0F3C"/>
    <w:rsid w:val="006B54FD"/>
    <w:rsid w:val="006B5604"/>
    <w:rsid w:val="006B58A8"/>
    <w:rsid w:val="006B5F90"/>
    <w:rsid w:val="006B6D94"/>
    <w:rsid w:val="006B71FD"/>
    <w:rsid w:val="006C032A"/>
    <w:rsid w:val="006C0B35"/>
    <w:rsid w:val="006C140A"/>
    <w:rsid w:val="006C1962"/>
    <w:rsid w:val="006C3347"/>
    <w:rsid w:val="006C4231"/>
    <w:rsid w:val="006C4CE8"/>
    <w:rsid w:val="006C5A15"/>
    <w:rsid w:val="006C5BAF"/>
    <w:rsid w:val="006C65C9"/>
    <w:rsid w:val="006D0873"/>
    <w:rsid w:val="006D20D0"/>
    <w:rsid w:val="006D21A6"/>
    <w:rsid w:val="006D221D"/>
    <w:rsid w:val="006D392E"/>
    <w:rsid w:val="006D5130"/>
    <w:rsid w:val="006E1BCA"/>
    <w:rsid w:val="006E2B8B"/>
    <w:rsid w:val="006E3B32"/>
    <w:rsid w:val="006E5F53"/>
    <w:rsid w:val="006E624E"/>
    <w:rsid w:val="006E64BA"/>
    <w:rsid w:val="006F2F31"/>
    <w:rsid w:val="006F4DA4"/>
    <w:rsid w:val="006F5DF0"/>
    <w:rsid w:val="006F7DD6"/>
    <w:rsid w:val="00700F3D"/>
    <w:rsid w:val="00701C8D"/>
    <w:rsid w:val="00702702"/>
    <w:rsid w:val="00702D64"/>
    <w:rsid w:val="00703F82"/>
    <w:rsid w:val="00704629"/>
    <w:rsid w:val="00704ED7"/>
    <w:rsid w:val="007065C8"/>
    <w:rsid w:val="00707A51"/>
    <w:rsid w:val="00710254"/>
    <w:rsid w:val="007127F6"/>
    <w:rsid w:val="007128B3"/>
    <w:rsid w:val="007137D8"/>
    <w:rsid w:val="00713892"/>
    <w:rsid w:val="00714CE5"/>
    <w:rsid w:val="00715C98"/>
    <w:rsid w:val="00717586"/>
    <w:rsid w:val="00720677"/>
    <w:rsid w:val="00721573"/>
    <w:rsid w:val="00724187"/>
    <w:rsid w:val="00725C86"/>
    <w:rsid w:val="0073061A"/>
    <w:rsid w:val="0073079B"/>
    <w:rsid w:val="00730819"/>
    <w:rsid w:val="00733B52"/>
    <w:rsid w:val="007341C0"/>
    <w:rsid w:val="00734E60"/>
    <w:rsid w:val="0073566D"/>
    <w:rsid w:val="00735B26"/>
    <w:rsid w:val="00736C4F"/>
    <w:rsid w:val="00736D12"/>
    <w:rsid w:val="007377A7"/>
    <w:rsid w:val="007446E3"/>
    <w:rsid w:val="007477D2"/>
    <w:rsid w:val="00750926"/>
    <w:rsid w:val="0075252F"/>
    <w:rsid w:val="0075389A"/>
    <w:rsid w:val="00753AA6"/>
    <w:rsid w:val="007544A6"/>
    <w:rsid w:val="00754B4C"/>
    <w:rsid w:val="00755153"/>
    <w:rsid w:val="00757222"/>
    <w:rsid w:val="00757907"/>
    <w:rsid w:val="00757FAD"/>
    <w:rsid w:val="00763F35"/>
    <w:rsid w:val="00765A43"/>
    <w:rsid w:val="0076789E"/>
    <w:rsid w:val="007722DC"/>
    <w:rsid w:val="00773B46"/>
    <w:rsid w:val="0077579C"/>
    <w:rsid w:val="00777004"/>
    <w:rsid w:val="00777CFC"/>
    <w:rsid w:val="00777FC6"/>
    <w:rsid w:val="007802DF"/>
    <w:rsid w:val="00782A25"/>
    <w:rsid w:val="00784AD0"/>
    <w:rsid w:val="00784B4E"/>
    <w:rsid w:val="0078630D"/>
    <w:rsid w:val="007913A0"/>
    <w:rsid w:val="007921DC"/>
    <w:rsid w:val="007954CC"/>
    <w:rsid w:val="00795994"/>
    <w:rsid w:val="00795F8C"/>
    <w:rsid w:val="00797AFE"/>
    <w:rsid w:val="007A0B31"/>
    <w:rsid w:val="007A0C43"/>
    <w:rsid w:val="007A1F35"/>
    <w:rsid w:val="007A3016"/>
    <w:rsid w:val="007A30DD"/>
    <w:rsid w:val="007A5421"/>
    <w:rsid w:val="007A7CE1"/>
    <w:rsid w:val="007B044F"/>
    <w:rsid w:val="007B17A6"/>
    <w:rsid w:val="007B209D"/>
    <w:rsid w:val="007B2D8F"/>
    <w:rsid w:val="007C0448"/>
    <w:rsid w:val="007C113E"/>
    <w:rsid w:val="007C11EF"/>
    <w:rsid w:val="007C1840"/>
    <w:rsid w:val="007C1A66"/>
    <w:rsid w:val="007C2ADB"/>
    <w:rsid w:val="007C2E9F"/>
    <w:rsid w:val="007C2FDA"/>
    <w:rsid w:val="007C3305"/>
    <w:rsid w:val="007C3545"/>
    <w:rsid w:val="007C39A5"/>
    <w:rsid w:val="007C4A84"/>
    <w:rsid w:val="007C532E"/>
    <w:rsid w:val="007C5B04"/>
    <w:rsid w:val="007C5F80"/>
    <w:rsid w:val="007C655F"/>
    <w:rsid w:val="007C69B7"/>
    <w:rsid w:val="007D0FB6"/>
    <w:rsid w:val="007D125B"/>
    <w:rsid w:val="007D16ED"/>
    <w:rsid w:val="007D18F9"/>
    <w:rsid w:val="007D2CF2"/>
    <w:rsid w:val="007D37A9"/>
    <w:rsid w:val="007D3E2B"/>
    <w:rsid w:val="007D4E55"/>
    <w:rsid w:val="007D6A4F"/>
    <w:rsid w:val="007E12AD"/>
    <w:rsid w:val="007E2AB8"/>
    <w:rsid w:val="007E3C25"/>
    <w:rsid w:val="007E47BE"/>
    <w:rsid w:val="007E5040"/>
    <w:rsid w:val="007E5EFC"/>
    <w:rsid w:val="007E656A"/>
    <w:rsid w:val="007E76C7"/>
    <w:rsid w:val="007F0BC2"/>
    <w:rsid w:val="007F396B"/>
    <w:rsid w:val="007F568B"/>
    <w:rsid w:val="007F6055"/>
    <w:rsid w:val="007F681C"/>
    <w:rsid w:val="007F7CAF"/>
    <w:rsid w:val="007F7E99"/>
    <w:rsid w:val="00800955"/>
    <w:rsid w:val="00800C72"/>
    <w:rsid w:val="00801769"/>
    <w:rsid w:val="008019EE"/>
    <w:rsid w:val="008030DA"/>
    <w:rsid w:val="0080658A"/>
    <w:rsid w:val="008065CD"/>
    <w:rsid w:val="00806948"/>
    <w:rsid w:val="00807210"/>
    <w:rsid w:val="008137F3"/>
    <w:rsid w:val="008139A6"/>
    <w:rsid w:val="008154FB"/>
    <w:rsid w:val="00816FD8"/>
    <w:rsid w:val="00820196"/>
    <w:rsid w:val="008208AA"/>
    <w:rsid w:val="00821A6D"/>
    <w:rsid w:val="00823A1C"/>
    <w:rsid w:val="00825D87"/>
    <w:rsid w:val="00827C6E"/>
    <w:rsid w:val="008345E9"/>
    <w:rsid w:val="00835690"/>
    <w:rsid w:val="008356CF"/>
    <w:rsid w:val="0083579A"/>
    <w:rsid w:val="00835921"/>
    <w:rsid w:val="0083607E"/>
    <w:rsid w:val="0083790A"/>
    <w:rsid w:val="0084002E"/>
    <w:rsid w:val="00840C59"/>
    <w:rsid w:val="008432F8"/>
    <w:rsid w:val="00843318"/>
    <w:rsid w:val="00844485"/>
    <w:rsid w:val="00846690"/>
    <w:rsid w:val="008512BF"/>
    <w:rsid w:val="008519A6"/>
    <w:rsid w:val="00852154"/>
    <w:rsid w:val="00853331"/>
    <w:rsid w:val="00855463"/>
    <w:rsid w:val="0086067F"/>
    <w:rsid w:val="00860B15"/>
    <w:rsid w:val="00860FBC"/>
    <w:rsid w:val="00861734"/>
    <w:rsid w:val="0086419F"/>
    <w:rsid w:val="00864C5A"/>
    <w:rsid w:val="00870BED"/>
    <w:rsid w:val="00872706"/>
    <w:rsid w:val="00872D8B"/>
    <w:rsid w:val="008745A3"/>
    <w:rsid w:val="0087498F"/>
    <w:rsid w:val="008754A1"/>
    <w:rsid w:val="00876CFA"/>
    <w:rsid w:val="008774D6"/>
    <w:rsid w:val="008778A4"/>
    <w:rsid w:val="0088138F"/>
    <w:rsid w:val="00882414"/>
    <w:rsid w:val="0088318F"/>
    <w:rsid w:val="00883829"/>
    <w:rsid w:val="0088569A"/>
    <w:rsid w:val="0088639D"/>
    <w:rsid w:val="00886D7E"/>
    <w:rsid w:val="00887FA9"/>
    <w:rsid w:val="008909FA"/>
    <w:rsid w:val="00890C1D"/>
    <w:rsid w:val="00891235"/>
    <w:rsid w:val="00894067"/>
    <w:rsid w:val="00894211"/>
    <w:rsid w:val="008959CB"/>
    <w:rsid w:val="0089675B"/>
    <w:rsid w:val="0089729F"/>
    <w:rsid w:val="00897F8F"/>
    <w:rsid w:val="008A0424"/>
    <w:rsid w:val="008A1C76"/>
    <w:rsid w:val="008A1DED"/>
    <w:rsid w:val="008A4D8C"/>
    <w:rsid w:val="008A7F94"/>
    <w:rsid w:val="008B2A99"/>
    <w:rsid w:val="008B2E9B"/>
    <w:rsid w:val="008B4C47"/>
    <w:rsid w:val="008B621E"/>
    <w:rsid w:val="008B64E5"/>
    <w:rsid w:val="008B763A"/>
    <w:rsid w:val="008C0835"/>
    <w:rsid w:val="008C0E31"/>
    <w:rsid w:val="008C0F00"/>
    <w:rsid w:val="008C16B2"/>
    <w:rsid w:val="008C34E2"/>
    <w:rsid w:val="008C55E8"/>
    <w:rsid w:val="008C6FB5"/>
    <w:rsid w:val="008C7D6A"/>
    <w:rsid w:val="008D0B05"/>
    <w:rsid w:val="008D0EA7"/>
    <w:rsid w:val="008D0FC6"/>
    <w:rsid w:val="008D13D2"/>
    <w:rsid w:val="008D1A54"/>
    <w:rsid w:val="008D3A3D"/>
    <w:rsid w:val="008E057F"/>
    <w:rsid w:val="008E1FD4"/>
    <w:rsid w:val="008E2EAA"/>
    <w:rsid w:val="008E3158"/>
    <w:rsid w:val="008E4301"/>
    <w:rsid w:val="008F056F"/>
    <w:rsid w:val="008F21B2"/>
    <w:rsid w:val="008F3C44"/>
    <w:rsid w:val="008F6457"/>
    <w:rsid w:val="00900517"/>
    <w:rsid w:val="00904715"/>
    <w:rsid w:val="009100D2"/>
    <w:rsid w:val="0091062E"/>
    <w:rsid w:val="00911C96"/>
    <w:rsid w:val="00911E72"/>
    <w:rsid w:val="0091216B"/>
    <w:rsid w:val="009131DE"/>
    <w:rsid w:val="00913A51"/>
    <w:rsid w:val="009161C3"/>
    <w:rsid w:val="009161F2"/>
    <w:rsid w:val="00916B27"/>
    <w:rsid w:val="0092108D"/>
    <w:rsid w:val="00921536"/>
    <w:rsid w:val="00921DCF"/>
    <w:rsid w:val="009229C6"/>
    <w:rsid w:val="00924F32"/>
    <w:rsid w:val="0092659D"/>
    <w:rsid w:val="00926F64"/>
    <w:rsid w:val="0093002A"/>
    <w:rsid w:val="00932AF6"/>
    <w:rsid w:val="00932DB8"/>
    <w:rsid w:val="0093340B"/>
    <w:rsid w:val="00935E2B"/>
    <w:rsid w:val="00936537"/>
    <w:rsid w:val="009367AD"/>
    <w:rsid w:val="00936A25"/>
    <w:rsid w:val="00936DF9"/>
    <w:rsid w:val="009374AE"/>
    <w:rsid w:val="009375FF"/>
    <w:rsid w:val="009409A7"/>
    <w:rsid w:val="00941B91"/>
    <w:rsid w:val="009450E3"/>
    <w:rsid w:val="009465E4"/>
    <w:rsid w:val="00946778"/>
    <w:rsid w:val="00951597"/>
    <w:rsid w:val="00953410"/>
    <w:rsid w:val="0095358B"/>
    <w:rsid w:val="009559E7"/>
    <w:rsid w:val="00955A34"/>
    <w:rsid w:val="00955A8A"/>
    <w:rsid w:val="00955DC3"/>
    <w:rsid w:val="0096338E"/>
    <w:rsid w:val="0096458F"/>
    <w:rsid w:val="009652E9"/>
    <w:rsid w:val="00965D06"/>
    <w:rsid w:val="009663EC"/>
    <w:rsid w:val="00966978"/>
    <w:rsid w:val="00970F66"/>
    <w:rsid w:val="00971427"/>
    <w:rsid w:val="00971492"/>
    <w:rsid w:val="009734E4"/>
    <w:rsid w:val="00976608"/>
    <w:rsid w:val="00977018"/>
    <w:rsid w:val="00983A89"/>
    <w:rsid w:val="00983FB2"/>
    <w:rsid w:val="00986913"/>
    <w:rsid w:val="0098797A"/>
    <w:rsid w:val="00990F1A"/>
    <w:rsid w:val="00992B09"/>
    <w:rsid w:val="00993A4D"/>
    <w:rsid w:val="0099418C"/>
    <w:rsid w:val="00994BE7"/>
    <w:rsid w:val="00996370"/>
    <w:rsid w:val="009965A7"/>
    <w:rsid w:val="0099791A"/>
    <w:rsid w:val="00997EED"/>
    <w:rsid w:val="009A0523"/>
    <w:rsid w:val="009A0F3B"/>
    <w:rsid w:val="009A300E"/>
    <w:rsid w:val="009A31BB"/>
    <w:rsid w:val="009A3CC8"/>
    <w:rsid w:val="009A4113"/>
    <w:rsid w:val="009A4420"/>
    <w:rsid w:val="009A6B46"/>
    <w:rsid w:val="009B010F"/>
    <w:rsid w:val="009B1C1D"/>
    <w:rsid w:val="009B2E42"/>
    <w:rsid w:val="009B3C8B"/>
    <w:rsid w:val="009B681F"/>
    <w:rsid w:val="009B743E"/>
    <w:rsid w:val="009B7F41"/>
    <w:rsid w:val="009C16BA"/>
    <w:rsid w:val="009C26FA"/>
    <w:rsid w:val="009C6F58"/>
    <w:rsid w:val="009C749B"/>
    <w:rsid w:val="009C78B1"/>
    <w:rsid w:val="009C7C38"/>
    <w:rsid w:val="009C7FC1"/>
    <w:rsid w:val="009D0BD9"/>
    <w:rsid w:val="009D0C02"/>
    <w:rsid w:val="009D1EBF"/>
    <w:rsid w:val="009D280F"/>
    <w:rsid w:val="009D325A"/>
    <w:rsid w:val="009D3436"/>
    <w:rsid w:val="009D345E"/>
    <w:rsid w:val="009D354D"/>
    <w:rsid w:val="009D5428"/>
    <w:rsid w:val="009E1A6A"/>
    <w:rsid w:val="009E1E49"/>
    <w:rsid w:val="009E2EDB"/>
    <w:rsid w:val="009E3819"/>
    <w:rsid w:val="009E572F"/>
    <w:rsid w:val="009E5EBD"/>
    <w:rsid w:val="009E5F63"/>
    <w:rsid w:val="009E63C2"/>
    <w:rsid w:val="009E7F0A"/>
    <w:rsid w:val="009F0CF4"/>
    <w:rsid w:val="009F2393"/>
    <w:rsid w:val="009F3D68"/>
    <w:rsid w:val="009F56AE"/>
    <w:rsid w:val="009F6C70"/>
    <w:rsid w:val="009F736D"/>
    <w:rsid w:val="009F7402"/>
    <w:rsid w:val="00A017FC"/>
    <w:rsid w:val="00A02B76"/>
    <w:rsid w:val="00A03191"/>
    <w:rsid w:val="00A039A1"/>
    <w:rsid w:val="00A03D2F"/>
    <w:rsid w:val="00A043F8"/>
    <w:rsid w:val="00A04CEB"/>
    <w:rsid w:val="00A05B6E"/>
    <w:rsid w:val="00A05FB0"/>
    <w:rsid w:val="00A06299"/>
    <w:rsid w:val="00A06541"/>
    <w:rsid w:val="00A07721"/>
    <w:rsid w:val="00A10CEA"/>
    <w:rsid w:val="00A14E4C"/>
    <w:rsid w:val="00A152CE"/>
    <w:rsid w:val="00A157E7"/>
    <w:rsid w:val="00A17BFF"/>
    <w:rsid w:val="00A20307"/>
    <w:rsid w:val="00A20F2A"/>
    <w:rsid w:val="00A22D9C"/>
    <w:rsid w:val="00A22E76"/>
    <w:rsid w:val="00A2381C"/>
    <w:rsid w:val="00A245B0"/>
    <w:rsid w:val="00A25010"/>
    <w:rsid w:val="00A25C6F"/>
    <w:rsid w:val="00A25ED8"/>
    <w:rsid w:val="00A26EED"/>
    <w:rsid w:val="00A27A72"/>
    <w:rsid w:val="00A30DB5"/>
    <w:rsid w:val="00A31956"/>
    <w:rsid w:val="00A328D1"/>
    <w:rsid w:val="00A34721"/>
    <w:rsid w:val="00A34ED8"/>
    <w:rsid w:val="00A351A7"/>
    <w:rsid w:val="00A3686B"/>
    <w:rsid w:val="00A42075"/>
    <w:rsid w:val="00A42ABE"/>
    <w:rsid w:val="00A44065"/>
    <w:rsid w:val="00A4514E"/>
    <w:rsid w:val="00A47D57"/>
    <w:rsid w:val="00A511C6"/>
    <w:rsid w:val="00A51C5A"/>
    <w:rsid w:val="00A54251"/>
    <w:rsid w:val="00A55FA1"/>
    <w:rsid w:val="00A566DA"/>
    <w:rsid w:val="00A60009"/>
    <w:rsid w:val="00A60D2A"/>
    <w:rsid w:val="00A623DB"/>
    <w:rsid w:val="00A62465"/>
    <w:rsid w:val="00A6272C"/>
    <w:rsid w:val="00A6386F"/>
    <w:rsid w:val="00A65F80"/>
    <w:rsid w:val="00A66953"/>
    <w:rsid w:val="00A71735"/>
    <w:rsid w:val="00A72FA7"/>
    <w:rsid w:val="00A73001"/>
    <w:rsid w:val="00A73B3F"/>
    <w:rsid w:val="00A74CC8"/>
    <w:rsid w:val="00A74F9E"/>
    <w:rsid w:val="00A768A5"/>
    <w:rsid w:val="00A77B00"/>
    <w:rsid w:val="00A77F87"/>
    <w:rsid w:val="00A80254"/>
    <w:rsid w:val="00A810FC"/>
    <w:rsid w:val="00A81A12"/>
    <w:rsid w:val="00A81C96"/>
    <w:rsid w:val="00A824DF"/>
    <w:rsid w:val="00A82D0D"/>
    <w:rsid w:val="00A83564"/>
    <w:rsid w:val="00A8393E"/>
    <w:rsid w:val="00A83C23"/>
    <w:rsid w:val="00A83FBE"/>
    <w:rsid w:val="00A84B18"/>
    <w:rsid w:val="00A85FF8"/>
    <w:rsid w:val="00A92004"/>
    <w:rsid w:val="00A935C1"/>
    <w:rsid w:val="00A94854"/>
    <w:rsid w:val="00A94A4A"/>
    <w:rsid w:val="00A95FDE"/>
    <w:rsid w:val="00A966E1"/>
    <w:rsid w:val="00A96846"/>
    <w:rsid w:val="00A97D71"/>
    <w:rsid w:val="00AA0327"/>
    <w:rsid w:val="00AA2BA7"/>
    <w:rsid w:val="00AA4114"/>
    <w:rsid w:val="00AA58B8"/>
    <w:rsid w:val="00AA6C26"/>
    <w:rsid w:val="00AA7922"/>
    <w:rsid w:val="00AB08C4"/>
    <w:rsid w:val="00AB2F64"/>
    <w:rsid w:val="00AB331F"/>
    <w:rsid w:val="00AB37F6"/>
    <w:rsid w:val="00AB462D"/>
    <w:rsid w:val="00AB54D7"/>
    <w:rsid w:val="00AB5958"/>
    <w:rsid w:val="00AB5F2B"/>
    <w:rsid w:val="00AB7380"/>
    <w:rsid w:val="00AB7602"/>
    <w:rsid w:val="00AC3562"/>
    <w:rsid w:val="00AC4423"/>
    <w:rsid w:val="00AC45DE"/>
    <w:rsid w:val="00AC4E40"/>
    <w:rsid w:val="00AC696A"/>
    <w:rsid w:val="00AD0835"/>
    <w:rsid w:val="00AD1C0A"/>
    <w:rsid w:val="00AD1F9A"/>
    <w:rsid w:val="00AD2577"/>
    <w:rsid w:val="00AD2E86"/>
    <w:rsid w:val="00AD35A2"/>
    <w:rsid w:val="00AD4829"/>
    <w:rsid w:val="00AD48E5"/>
    <w:rsid w:val="00AD578B"/>
    <w:rsid w:val="00AD5F6D"/>
    <w:rsid w:val="00AD649A"/>
    <w:rsid w:val="00AD6C7D"/>
    <w:rsid w:val="00AE0D5F"/>
    <w:rsid w:val="00AE3549"/>
    <w:rsid w:val="00AE3ED9"/>
    <w:rsid w:val="00AE71C8"/>
    <w:rsid w:val="00AF0C4C"/>
    <w:rsid w:val="00AF32EF"/>
    <w:rsid w:val="00AF4B9E"/>
    <w:rsid w:val="00AF4F15"/>
    <w:rsid w:val="00AF5946"/>
    <w:rsid w:val="00AF6476"/>
    <w:rsid w:val="00AF69BE"/>
    <w:rsid w:val="00B00310"/>
    <w:rsid w:val="00B00B76"/>
    <w:rsid w:val="00B00CA7"/>
    <w:rsid w:val="00B013F2"/>
    <w:rsid w:val="00B01C8C"/>
    <w:rsid w:val="00B01CD6"/>
    <w:rsid w:val="00B04EBA"/>
    <w:rsid w:val="00B053E5"/>
    <w:rsid w:val="00B056F8"/>
    <w:rsid w:val="00B10737"/>
    <w:rsid w:val="00B12ED5"/>
    <w:rsid w:val="00B147F0"/>
    <w:rsid w:val="00B14EFC"/>
    <w:rsid w:val="00B16A3E"/>
    <w:rsid w:val="00B20753"/>
    <w:rsid w:val="00B209DF"/>
    <w:rsid w:val="00B2192E"/>
    <w:rsid w:val="00B22AF1"/>
    <w:rsid w:val="00B22CAE"/>
    <w:rsid w:val="00B23218"/>
    <w:rsid w:val="00B24D28"/>
    <w:rsid w:val="00B271AF"/>
    <w:rsid w:val="00B27815"/>
    <w:rsid w:val="00B278A9"/>
    <w:rsid w:val="00B309AC"/>
    <w:rsid w:val="00B30E4A"/>
    <w:rsid w:val="00B310C1"/>
    <w:rsid w:val="00B3155D"/>
    <w:rsid w:val="00B33E89"/>
    <w:rsid w:val="00B348E0"/>
    <w:rsid w:val="00B349CD"/>
    <w:rsid w:val="00B34B1B"/>
    <w:rsid w:val="00B41591"/>
    <w:rsid w:val="00B4165A"/>
    <w:rsid w:val="00B41FC7"/>
    <w:rsid w:val="00B449D4"/>
    <w:rsid w:val="00B519D6"/>
    <w:rsid w:val="00B52999"/>
    <w:rsid w:val="00B52A08"/>
    <w:rsid w:val="00B54E01"/>
    <w:rsid w:val="00B55339"/>
    <w:rsid w:val="00B55425"/>
    <w:rsid w:val="00B56801"/>
    <w:rsid w:val="00B56D99"/>
    <w:rsid w:val="00B56E41"/>
    <w:rsid w:val="00B570CB"/>
    <w:rsid w:val="00B60264"/>
    <w:rsid w:val="00B63610"/>
    <w:rsid w:val="00B650EB"/>
    <w:rsid w:val="00B65DED"/>
    <w:rsid w:val="00B67234"/>
    <w:rsid w:val="00B705A8"/>
    <w:rsid w:val="00B719EB"/>
    <w:rsid w:val="00B735AA"/>
    <w:rsid w:val="00B75CC6"/>
    <w:rsid w:val="00B77A37"/>
    <w:rsid w:val="00B80E09"/>
    <w:rsid w:val="00B823BB"/>
    <w:rsid w:val="00B828B8"/>
    <w:rsid w:val="00B8582E"/>
    <w:rsid w:val="00B8715C"/>
    <w:rsid w:val="00B8736C"/>
    <w:rsid w:val="00B90D74"/>
    <w:rsid w:val="00B91168"/>
    <w:rsid w:val="00B911E7"/>
    <w:rsid w:val="00B9225B"/>
    <w:rsid w:val="00B97054"/>
    <w:rsid w:val="00B976BB"/>
    <w:rsid w:val="00BA152D"/>
    <w:rsid w:val="00BA3495"/>
    <w:rsid w:val="00BA4290"/>
    <w:rsid w:val="00BA614F"/>
    <w:rsid w:val="00BB0908"/>
    <w:rsid w:val="00BB12FC"/>
    <w:rsid w:val="00BB163C"/>
    <w:rsid w:val="00BB1D08"/>
    <w:rsid w:val="00BB274B"/>
    <w:rsid w:val="00BB2804"/>
    <w:rsid w:val="00BB34B8"/>
    <w:rsid w:val="00BB38A3"/>
    <w:rsid w:val="00BB3F80"/>
    <w:rsid w:val="00BB4732"/>
    <w:rsid w:val="00BB7673"/>
    <w:rsid w:val="00BC0E30"/>
    <w:rsid w:val="00BC1314"/>
    <w:rsid w:val="00BC1787"/>
    <w:rsid w:val="00BC17BD"/>
    <w:rsid w:val="00BC1C77"/>
    <w:rsid w:val="00BC2B8D"/>
    <w:rsid w:val="00BC33AD"/>
    <w:rsid w:val="00BC4541"/>
    <w:rsid w:val="00BC47D3"/>
    <w:rsid w:val="00BC648A"/>
    <w:rsid w:val="00BC765B"/>
    <w:rsid w:val="00BD1EE9"/>
    <w:rsid w:val="00BD2079"/>
    <w:rsid w:val="00BD252E"/>
    <w:rsid w:val="00BD2933"/>
    <w:rsid w:val="00BD3526"/>
    <w:rsid w:val="00BD6EE9"/>
    <w:rsid w:val="00BE2535"/>
    <w:rsid w:val="00BE2659"/>
    <w:rsid w:val="00BE3E22"/>
    <w:rsid w:val="00BF2990"/>
    <w:rsid w:val="00BF3031"/>
    <w:rsid w:val="00BF4793"/>
    <w:rsid w:val="00BF4C6F"/>
    <w:rsid w:val="00BF5480"/>
    <w:rsid w:val="00BF54DE"/>
    <w:rsid w:val="00BF740E"/>
    <w:rsid w:val="00BF7962"/>
    <w:rsid w:val="00BF7F00"/>
    <w:rsid w:val="00C00FC7"/>
    <w:rsid w:val="00C020A0"/>
    <w:rsid w:val="00C02A6A"/>
    <w:rsid w:val="00C04172"/>
    <w:rsid w:val="00C04AF9"/>
    <w:rsid w:val="00C06F1D"/>
    <w:rsid w:val="00C112CF"/>
    <w:rsid w:val="00C11A7C"/>
    <w:rsid w:val="00C1230F"/>
    <w:rsid w:val="00C14916"/>
    <w:rsid w:val="00C16402"/>
    <w:rsid w:val="00C1705D"/>
    <w:rsid w:val="00C17E02"/>
    <w:rsid w:val="00C2081E"/>
    <w:rsid w:val="00C2130F"/>
    <w:rsid w:val="00C23605"/>
    <w:rsid w:val="00C25B02"/>
    <w:rsid w:val="00C263D5"/>
    <w:rsid w:val="00C275E6"/>
    <w:rsid w:val="00C31BA0"/>
    <w:rsid w:val="00C32E05"/>
    <w:rsid w:val="00C33E43"/>
    <w:rsid w:val="00C3490B"/>
    <w:rsid w:val="00C41447"/>
    <w:rsid w:val="00C42C35"/>
    <w:rsid w:val="00C441AE"/>
    <w:rsid w:val="00C4494A"/>
    <w:rsid w:val="00C46A6F"/>
    <w:rsid w:val="00C46B1A"/>
    <w:rsid w:val="00C537BF"/>
    <w:rsid w:val="00C54654"/>
    <w:rsid w:val="00C54A29"/>
    <w:rsid w:val="00C54ACC"/>
    <w:rsid w:val="00C557E7"/>
    <w:rsid w:val="00C55AF0"/>
    <w:rsid w:val="00C56123"/>
    <w:rsid w:val="00C5689D"/>
    <w:rsid w:val="00C574F5"/>
    <w:rsid w:val="00C57DC8"/>
    <w:rsid w:val="00C6044B"/>
    <w:rsid w:val="00C610C9"/>
    <w:rsid w:val="00C61878"/>
    <w:rsid w:val="00C64604"/>
    <w:rsid w:val="00C64A69"/>
    <w:rsid w:val="00C73686"/>
    <w:rsid w:val="00C73A86"/>
    <w:rsid w:val="00C76D37"/>
    <w:rsid w:val="00C808EA"/>
    <w:rsid w:val="00C809C0"/>
    <w:rsid w:val="00C8159B"/>
    <w:rsid w:val="00C83C07"/>
    <w:rsid w:val="00C8575E"/>
    <w:rsid w:val="00C907F7"/>
    <w:rsid w:val="00C91E06"/>
    <w:rsid w:val="00C923CD"/>
    <w:rsid w:val="00C93340"/>
    <w:rsid w:val="00C946C3"/>
    <w:rsid w:val="00C94B03"/>
    <w:rsid w:val="00C95F55"/>
    <w:rsid w:val="00C97A07"/>
    <w:rsid w:val="00CA0F9A"/>
    <w:rsid w:val="00CA1F38"/>
    <w:rsid w:val="00CA511A"/>
    <w:rsid w:val="00CA57B4"/>
    <w:rsid w:val="00CA76F4"/>
    <w:rsid w:val="00CB4246"/>
    <w:rsid w:val="00CB5890"/>
    <w:rsid w:val="00CB71E7"/>
    <w:rsid w:val="00CB75F2"/>
    <w:rsid w:val="00CC184A"/>
    <w:rsid w:val="00CC3120"/>
    <w:rsid w:val="00CC4C68"/>
    <w:rsid w:val="00CD061F"/>
    <w:rsid w:val="00CD54C4"/>
    <w:rsid w:val="00CD5565"/>
    <w:rsid w:val="00CD5A55"/>
    <w:rsid w:val="00CD5FB4"/>
    <w:rsid w:val="00CD605F"/>
    <w:rsid w:val="00CD7CF2"/>
    <w:rsid w:val="00CE10D1"/>
    <w:rsid w:val="00CE2B61"/>
    <w:rsid w:val="00CE352A"/>
    <w:rsid w:val="00CE3A94"/>
    <w:rsid w:val="00CE596E"/>
    <w:rsid w:val="00CE6CD5"/>
    <w:rsid w:val="00CE740E"/>
    <w:rsid w:val="00CF22AA"/>
    <w:rsid w:val="00CF3247"/>
    <w:rsid w:val="00CF4D8C"/>
    <w:rsid w:val="00CF510E"/>
    <w:rsid w:val="00CF68EF"/>
    <w:rsid w:val="00CF6EE0"/>
    <w:rsid w:val="00D00865"/>
    <w:rsid w:val="00D01507"/>
    <w:rsid w:val="00D0209A"/>
    <w:rsid w:val="00D04A47"/>
    <w:rsid w:val="00D05F54"/>
    <w:rsid w:val="00D06924"/>
    <w:rsid w:val="00D07C0D"/>
    <w:rsid w:val="00D11119"/>
    <w:rsid w:val="00D1304A"/>
    <w:rsid w:val="00D143CA"/>
    <w:rsid w:val="00D1445C"/>
    <w:rsid w:val="00D14687"/>
    <w:rsid w:val="00D15F3F"/>
    <w:rsid w:val="00D164E5"/>
    <w:rsid w:val="00D1675C"/>
    <w:rsid w:val="00D16EC8"/>
    <w:rsid w:val="00D1768E"/>
    <w:rsid w:val="00D17D50"/>
    <w:rsid w:val="00D204B5"/>
    <w:rsid w:val="00D20B4B"/>
    <w:rsid w:val="00D24AB7"/>
    <w:rsid w:val="00D254D9"/>
    <w:rsid w:val="00D26793"/>
    <w:rsid w:val="00D2738F"/>
    <w:rsid w:val="00D30D1C"/>
    <w:rsid w:val="00D31616"/>
    <w:rsid w:val="00D34708"/>
    <w:rsid w:val="00D3482D"/>
    <w:rsid w:val="00D34D29"/>
    <w:rsid w:val="00D34F5C"/>
    <w:rsid w:val="00D35E1C"/>
    <w:rsid w:val="00D36827"/>
    <w:rsid w:val="00D36A8D"/>
    <w:rsid w:val="00D36E49"/>
    <w:rsid w:val="00D40ADD"/>
    <w:rsid w:val="00D42244"/>
    <w:rsid w:val="00D44509"/>
    <w:rsid w:val="00D46501"/>
    <w:rsid w:val="00D4699E"/>
    <w:rsid w:val="00D5008B"/>
    <w:rsid w:val="00D50634"/>
    <w:rsid w:val="00D50E03"/>
    <w:rsid w:val="00D5252F"/>
    <w:rsid w:val="00D537A6"/>
    <w:rsid w:val="00D53820"/>
    <w:rsid w:val="00D56940"/>
    <w:rsid w:val="00D56EC1"/>
    <w:rsid w:val="00D57F60"/>
    <w:rsid w:val="00D631AD"/>
    <w:rsid w:val="00D637B1"/>
    <w:rsid w:val="00D63845"/>
    <w:rsid w:val="00D63909"/>
    <w:rsid w:val="00D63AC7"/>
    <w:rsid w:val="00D6405B"/>
    <w:rsid w:val="00D65558"/>
    <w:rsid w:val="00D7000C"/>
    <w:rsid w:val="00D70561"/>
    <w:rsid w:val="00D70F59"/>
    <w:rsid w:val="00D80CE1"/>
    <w:rsid w:val="00D81C9B"/>
    <w:rsid w:val="00D826BC"/>
    <w:rsid w:val="00D834DA"/>
    <w:rsid w:val="00D859F0"/>
    <w:rsid w:val="00D8779E"/>
    <w:rsid w:val="00D9308D"/>
    <w:rsid w:val="00D93BDD"/>
    <w:rsid w:val="00D93C7E"/>
    <w:rsid w:val="00D95DE3"/>
    <w:rsid w:val="00D966CC"/>
    <w:rsid w:val="00D967AC"/>
    <w:rsid w:val="00DA1004"/>
    <w:rsid w:val="00DA1161"/>
    <w:rsid w:val="00DA1327"/>
    <w:rsid w:val="00DA4AB7"/>
    <w:rsid w:val="00DA526F"/>
    <w:rsid w:val="00DA62B6"/>
    <w:rsid w:val="00DA69BF"/>
    <w:rsid w:val="00DA6C59"/>
    <w:rsid w:val="00DB0162"/>
    <w:rsid w:val="00DB0DCE"/>
    <w:rsid w:val="00DB19A8"/>
    <w:rsid w:val="00DB1C18"/>
    <w:rsid w:val="00DB23B1"/>
    <w:rsid w:val="00DB2A64"/>
    <w:rsid w:val="00DB2E3A"/>
    <w:rsid w:val="00DB40D0"/>
    <w:rsid w:val="00DB4FE9"/>
    <w:rsid w:val="00DB5838"/>
    <w:rsid w:val="00DB5B19"/>
    <w:rsid w:val="00DB5C46"/>
    <w:rsid w:val="00DB6348"/>
    <w:rsid w:val="00DB6E4F"/>
    <w:rsid w:val="00DB7B40"/>
    <w:rsid w:val="00DB7FDC"/>
    <w:rsid w:val="00DC210E"/>
    <w:rsid w:val="00DC2D45"/>
    <w:rsid w:val="00DC2F29"/>
    <w:rsid w:val="00DC57D0"/>
    <w:rsid w:val="00DC7F9A"/>
    <w:rsid w:val="00DD0CF6"/>
    <w:rsid w:val="00DD1DC8"/>
    <w:rsid w:val="00DD2998"/>
    <w:rsid w:val="00DD428F"/>
    <w:rsid w:val="00DD53CB"/>
    <w:rsid w:val="00DD6642"/>
    <w:rsid w:val="00DD6807"/>
    <w:rsid w:val="00DD68C4"/>
    <w:rsid w:val="00DD7FD3"/>
    <w:rsid w:val="00DE06BD"/>
    <w:rsid w:val="00DE0D74"/>
    <w:rsid w:val="00DE1095"/>
    <w:rsid w:val="00DE1198"/>
    <w:rsid w:val="00DE2AA8"/>
    <w:rsid w:val="00DE35A9"/>
    <w:rsid w:val="00DE4787"/>
    <w:rsid w:val="00DE6D4E"/>
    <w:rsid w:val="00DE7A33"/>
    <w:rsid w:val="00DF0150"/>
    <w:rsid w:val="00DF3122"/>
    <w:rsid w:val="00DF3371"/>
    <w:rsid w:val="00DF4986"/>
    <w:rsid w:val="00E00DD4"/>
    <w:rsid w:val="00E00F23"/>
    <w:rsid w:val="00E018AB"/>
    <w:rsid w:val="00E028C7"/>
    <w:rsid w:val="00E05F42"/>
    <w:rsid w:val="00E05FAA"/>
    <w:rsid w:val="00E103AD"/>
    <w:rsid w:val="00E10BBF"/>
    <w:rsid w:val="00E12779"/>
    <w:rsid w:val="00E132CF"/>
    <w:rsid w:val="00E15CCA"/>
    <w:rsid w:val="00E168AD"/>
    <w:rsid w:val="00E16C91"/>
    <w:rsid w:val="00E16F2F"/>
    <w:rsid w:val="00E175DD"/>
    <w:rsid w:val="00E17754"/>
    <w:rsid w:val="00E20FEB"/>
    <w:rsid w:val="00E3212D"/>
    <w:rsid w:val="00E3265C"/>
    <w:rsid w:val="00E33593"/>
    <w:rsid w:val="00E3523C"/>
    <w:rsid w:val="00E40714"/>
    <w:rsid w:val="00E4120A"/>
    <w:rsid w:val="00E418E4"/>
    <w:rsid w:val="00E42870"/>
    <w:rsid w:val="00E432B9"/>
    <w:rsid w:val="00E437EC"/>
    <w:rsid w:val="00E43D24"/>
    <w:rsid w:val="00E445A2"/>
    <w:rsid w:val="00E44F62"/>
    <w:rsid w:val="00E46805"/>
    <w:rsid w:val="00E47875"/>
    <w:rsid w:val="00E47DE7"/>
    <w:rsid w:val="00E5050F"/>
    <w:rsid w:val="00E529D8"/>
    <w:rsid w:val="00E536CD"/>
    <w:rsid w:val="00E536FD"/>
    <w:rsid w:val="00E53921"/>
    <w:rsid w:val="00E54F50"/>
    <w:rsid w:val="00E5533A"/>
    <w:rsid w:val="00E56C8B"/>
    <w:rsid w:val="00E60712"/>
    <w:rsid w:val="00E61C43"/>
    <w:rsid w:val="00E6308C"/>
    <w:rsid w:val="00E6314B"/>
    <w:rsid w:val="00E64B41"/>
    <w:rsid w:val="00E65157"/>
    <w:rsid w:val="00E67B00"/>
    <w:rsid w:val="00E7115B"/>
    <w:rsid w:val="00E71B03"/>
    <w:rsid w:val="00E73E07"/>
    <w:rsid w:val="00E74084"/>
    <w:rsid w:val="00E744E1"/>
    <w:rsid w:val="00E75E62"/>
    <w:rsid w:val="00E774F9"/>
    <w:rsid w:val="00E8089E"/>
    <w:rsid w:val="00E81A0F"/>
    <w:rsid w:val="00E83857"/>
    <w:rsid w:val="00E83F56"/>
    <w:rsid w:val="00E8642E"/>
    <w:rsid w:val="00E86F58"/>
    <w:rsid w:val="00E878C9"/>
    <w:rsid w:val="00E90896"/>
    <w:rsid w:val="00E90A51"/>
    <w:rsid w:val="00E92A7F"/>
    <w:rsid w:val="00E9375F"/>
    <w:rsid w:val="00E94A4F"/>
    <w:rsid w:val="00E95C93"/>
    <w:rsid w:val="00E96298"/>
    <w:rsid w:val="00E9677F"/>
    <w:rsid w:val="00EA00A3"/>
    <w:rsid w:val="00EA01EB"/>
    <w:rsid w:val="00EA0450"/>
    <w:rsid w:val="00EA107E"/>
    <w:rsid w:val="00EA1ABD"/>
    <w:rsid w:val="00EA2492"/>
    <w:rsid w:val="00EA3574"/>
    <w:rsid w:val="00EA37DE"/>
    <w:rsid w:val="00EA38F7"/>
    <w:rsid w:val="00EA3D8D"/>
    <w:rsid w:val="00EA53D7"/>
    <w:rsid w:val="00EA78D6"/>
    <w:rsid w:val="00EA7EFB"/>
    <w:rsid w:val="00EA7FAD"/>
    <w:rsid w:val="00EB1D0E"/>
    <w:rsid w:val="00EB29D1"/>
    <w:rsid w:val="00EB2A90"/>
    <w:rsid w:val="00EB2CBE"/>
    <w:rsid w:val="00EB3EFE"/>
    <w:rsid w:val="00EB3FC5"/>
    <w:rsid w:val="00EB64B6"/>
    <w:rsid w:val="00EB77AE"/>
    <w:rsid w:val="00EC0878"/>
    <w:rsid w:val="00EC3C8F"/>
    <w:rsid w:val="00EC4177"/>
    <w:rsid w:val="00EC4C9D"/>
    <w:rsid w:val="00EC4EB9"/>
    <w:rsid w:val="00EC5443"/>
    <w:rsid w:val="00EC6018"/>
    <w:rsid w:val="00EC641A"/>
    <w:rsid w:val="00EC6EC8"/>
    <w:rsid w:val="00EC78EC"/>
    <w:rsid w:val="00ED0CEA"/>
    <w:rsid w:val="00ED0D0C"/>
    <w:rsid w:val="00ED2AF2"/>
    <w:rsid w:val="00ED4D1D"/>
    <w:rsid w:val="00ED4EEC"/>
    <w:rsid w:val="00ED6F5E"/>
    <w:rsid w:val="00EE2E5E"/>
    <w:rsid w:val="00EE3AC6"/>
    <w:rsid w:val="00EE5F7B"/>
    <w:rsid w:val="00EE6BC1"/>
    <w:rsid w:val="00EE6E9E"/>
    <w:rsid w:val="00EE70EB"/>
    <w:rsid w:val="00EF1015"/>
    <w:rsid w:val="00EF213D"/>
    <w:rsid w:val="00EF38DE"/>
    <w:rsid w:val="00EF5641"/>
    <w:rsid w:val="00F0080E"/>
    <w:rsid w:val="00F011FB"/>
    <w:rsid w:val="00F0142B"/>
    <w:rsid w:val="00F01C3C"/>
    <w:rsid w:val="00F0230A"/>
    <w:rsid w:val="00F02D7A"/>
    <w:rsid w:val="00F03C89"/>
    <w:rsid w:val="00F05CED"/>
    <w:rsid w:val="00F12107"/>
    <w:rsid w:val="00F12A50"/>
    <w:rsid w:val="00F12E2F"/>
    <w:rsid w:val="00F14176"/>
    <w:rsid w:val="00F15DC7"/>
    <w:rsid w:val="00F20762"/>
    <w:rsid w:val="00F20D16"/>
    <w:rsid w:val="00F22EB8"/>
    <w:rsid w:val="00F2300D"/>
    <w:rsid w:val="00F23476"/>
    <w:rsid w:val="00F236A8"/>
    <w:rsid w:val="00F238D0"/>
    <w:rsid w:val="00F240E9"/>
    <w:rsid w:val="00F255E7"/>
    <w:rsid w:val="00F264C9"/>
    <w:rsid w:val="00F3011B"/>
    <w:rsid w:val="00F3096F"/>
    <w:rsid w:val="00F31B95"/>
    <w:rsid w:val="00F34A07"/>
    <w:rsid w:val="00F35E6E"/>
    <w:rsid w:val="00F375AA"/>
    <w:rsid w:val="00F44DE8"/>
    <w:rsid w:val="00F4592E"/>
    <w:rsid w:val="00F46AD7"/>
    <w:rsid w:val="00F47234"/>
    <w:rsid w:val="00F51F27"/>
    <w:rsid w:val="00F5310C"/>
    <w:rsid w:val="00F5701C"/>
    <w:rsid w:val="00F5796B"/>
    <w:rsid w:val="00F60517"/>
    <w:rsid w:val="00F63952"/>
    <w:rsid w:val="00F63A2A"/>
    <w:rsid w:val="00F6491A"/>
    <w:rsid w:val="00F65AB1"/>
    <w:rsid w:val="00F70E86"/>
    <w:rsid w:val="00F71D2F"/>
    <w:rsid w:val="00F723B3"/>
    <w:rsid w:val="00F72CC4"/>
    <w:rsid w:val="00F72F58"/>
    <w:rsid w:val="00F73252"/>
    <w:rsid w:val="00F7338D"/>
    <w:rsid w:val="00F736CC"/>
    <w:rsid w:val="00F7572E"/>
    <w:rsid w:val="00F758B9"/>
    <w:rsid w:val="00F75951"/>
    <w:rsid w:val="00F7686B"/>
    <w:rsid w:val="00F80F80"/>
    <w:rsid w:val="00F82AF8"/>
    <w:rsid w:val="00F83820"/>
    <w:rsid w:val="00F83FFA"/>
    <w:rsid w:val="00F84434"/>
    <w:rsid w:val="00F87478"/>
    <w:rsid w:val="00F925E2"/>
    <w:rsid w:val="00F92CE0"/>
    <w:rsid w:val="00F932BE"/>
    <w:rsid w:val="00F93F1D"/>
    <w:rsid w:val="00F94F25"/>
    <w:rsid w:val="00F96C13"/>
    <w:rsid w:val="00F97AEF"/>
    <w:rsid w:val="00F97D56"/>
    <w:rsid w:val="00FA0566"/>
    <w:rsid w:val="00FA2DB3"/>
    <w:rsid w:val="00FA5594"/>
    <w:rsid w:val="00FA583C"/>
    <w:rsid w:val="00FA66B6"/>
    <w:rsid w:val="00FB2A81"/>
    <w:rsid w:val="00FB3A3D"/>
    <w:rsid w:val="00FB5745"/>
    <w:rsid w:val="00FC16BD"/>
    <w:rsid w:val="00FC2BA4"/>
    <w:rsid w:val="00FC366C"/>
    <w:rsid w:val="00FC3A85"/>
    <w:rsid w:val="00FC4D30"/>
    <w:rsid w:val="00FC571F"/>
    <w:rsid w:val="00FC7579"/>
    <w:rsid w:val="00FC78C6"/>
    <w:rsid w:val="00FD074D"/>
    <w:rsid w:val="00FD29FC"/>
    <w:rsid w:val="00FD308D"/>
    <w:rsid w:val="00FD3138"/>
    <w:rsid w:val="00FD33DF"/>
    <w:rsid w:val="00FD40CA"/>
    <w:rsid w:val="00FD7A92"/>
    <w:rsid w:val="00FE24C4"/>
    <w:rsid w:val="00FE4A84"/>
    <w:rsid w:val="00FE57BC"/>
    <w:rsid w:val="00FE6116"/>
    <w:rsid w:val="00FE636E"/>
    <w:rsid w:val="00FF3A5D"/>
    <w:rsid w:val="00FF49A2"/>
    <w:rsid w:val="00FF5340"/>
    <w:rsid w:val="00FF5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B36BE"/>
  <w15:docId w15:val="{894D9A12-4AD9-4867-9771-FFBD8AD31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autoRedefine/>
    <w:qFormat/>
    <w:rsid w:val="00600EFC"/>
    <w:pPr>
      <w:widowControl w:val="0"/>
      <w:autoSpaceDE w:val="0"/>
      <w:autoSpaceDN w:val="0"/>
      <w:adjustRightInd w:val="0"/>
      <w:spacing w:after="120" w:line="240" w:lineRule="atLeast"/>
    </w:pPr>
    <w:rPr>
      <w:rFonts w:ascii="Arial" w:hAnsi="Arial" w:cs="Arial"/>
      <w:bCs/>
    </w:rPr>
  </w:style>
  <w:style w:type="paragraph" w:styleId="Heading1">
    <w:name w:val="heading 1"/>
    <w:basedOn w:val="Normal"/>
    <w:next w:val="BodyText"/>
    <w:link w:val="Heading1Char"/>
    <w:qFormat/>
    <w:rsid w:val="00320F9D"/>
    <w:pPr>
      <w:keepNext/>
      <w:numPr>
        <w:numId w:val="1"/>
      </w:numPr>
      <w:tabs>
        <w:tab w:val="clear" w:pos="432"/>
        <w:tab w:val="num" w:pos="770"/>
      </w:tabs>
      <w:spacing w:before="240"/>
      <w:ind w:left="770" w:hanging="770"/>
      <w:outlineLvl w:val="0"/>
    </w:pPr>
    <w:rPr>
      <w:b/>
      <w:bCs w:val="0"/>
      <w:smallCaps/>
      <w:kern w:val="32"/>
      <w:sz w:val="28"/>
      <w:szCs w:val="32"/>
    </w:rPr>
  </w:style>
  <w:style w:type="paragraph" w:styleId="Heading2">
    <w:name w:val="heading 2"/>
    <w:basedOn w:val="Normal"/>
    <w:next w:val="Normal"/>
    <w:link w:val="Heading2Char"/>
    <w:qFormat/>
    <w:rsid w:val="00320F9D"/>
    <w:pPr>
      <w:keepNext/>
      <w:numPr>
        <w:ilvl w:val="1"/>
        <w:numId w:val="1"/>
      </w:numPr>
      <w:tabs>
        <w:tab w:val="clear" w:pos="576"/>
        <w:tab w:val="num" w:pos="770"/>
      </w:tabs>
      <w:spacing w:before="240"/>
      <w:ind w:left="770" w:hanging="768"/>
      <w:outlineLvl w:val="1"/>
    </w:pPr>
    <w:rPr>
      <w:b/>
      <w:bCs w:val="0"/>
      <w:iCs/>
      <w:smallCaps/>
      <w:sz w:val="24"/>
      <w:szCs w:val="26"/>
    </w:rPr>
  </w:style>
  <w:style w:type="paragraph" w:styleId="Heading3">
    <w:name w:val="heading 3"/>
    <w:basedOn w:val="Normal"/>
    <w:next w:val="BodyText"/>
    <w:link w:val="Heading3Char"/>
    <w:qFormat/>
    <w:rsid w:val="00320F9D"/>
    <w:pPr>
      <w:keepNext/>
      <w:numPr>
        <w:ilvl w:val="2"/>
        <w:numId w:val="1"/>
      </w:numPr>
      <w:tabs>
        <w:tab w:val="clear" w:pos="720"/>
        <w:tab w:val="num" w:pos="770"/>
      </w:tabs>
      <w:spacing w:before="240"/>
      <w:ind w:left="770" w:hanging="770"/>
      <w:outlineLvl w:val="2"/>
    </w:pPr>
    <w:rPr>
      <w:b/>
      <w:bCs w:val="0"/>
      <w:sz w:val="22"/>
      <w:szCs w:val="22"/>
    </w:rPr>
  </w:style>
  <w:style w:type="paragraph" w:styleId="Heading4">
    <w:name w:val="heading 4"/>
    <w:basedOn w:val="Normal"/>
    <w:next w:val="BodyText"/>
    <w:link w:val="Heading4Char"/>
    <w:qFormat/>
    <w:rsid w:val="00320F9D"/>
    <w:pPr>
      <w:keepNext/>
      <w:numPr>
        <w:ilvl w:val="3"/>
        <w:numId w:val="1"/>
      </w:numPr>
      <w:tabs>
        <w:tab w:val="clear" w:pos="864"/>
        <w:tab w:val="left" w:pos="1760"/>
      </w:tabs>
      <w:spacing w:before="240"/>
      <w:ind w:left="1760" w:hanging="990"/>
      <w:outlineLvl w:val="3"/>
    </w:pPr>
    <w:rPr>
      <w:bCs w:val="0"/>
      <w:i/>
      <w:szCs w:val="28"/>
    </w:rPr>
  </w:style>
  <w:style w:type="paragraph" w:styleId="Heading5">
    <w:name w:val="heading 5"/>
    <w:basedOn w:val="Normal"/>
    <w:next w:val="Normal"/>
    <w:link w:val="Heading5Char"/>
    <w:qFormat/>
    <w:rsid w:val="00320F9D"/>
    <w:pPr>
      <w:numPr>
        <w:ilvl w:val="4"/>
        <w:numId w:val="1"/>
      </w:numPr>
      <w:spacing w:before="240" w:after="60"/>
      <w:outlineLvl w:val="4"/>
    </w:pPr>
    <w:rPr>
      <w:b/>
      <w:bCs w:val="0"/>
      <w:i/>
      <w:iCs/>
      <w:sz w:val="26"/>
      <w:szCs w:val="26"/>
    </w:rPr>
  </w:style>
  <w:style w:type="paragraph" w:styleId="Heading6">
    <w:name w:val="heading 6"/>
    <w:basedOn w:val="Normal"/>
    <w:next w:val="Normal"/>
    <w:link w:val="Heading6Char"/>
    <w:qFormat/>
    <w:rsid w:val="00320F9D"/>
    <w:pPr>
      <w:numPr>
        <w:ilvl w:val="5"/>
        <w:numId w:val="1"/>
      </w:numPr>
      <w:spacing w:before="240" w:after="60"/>
      <w:outlineLvl w:val="5"/>
    </w:pPr>
    <w:rPr>
      <w:b/>
      <w:bCs w:val="0"/>
      <w:sz w:val="22"/>
      <w:szCs w:val="22"/>
    </w:rPr>
  </w:style>
  <w:style w:type="paragraph" w:styleId="Heading7">
    <w:name w:val="heading 7"/>
    <w:basedOn w:val="Normal"/>
    <w:next w:val="Normal"/>
    <w:link w:val="Heading7Char"/>
    <w:qFormat/>
    <w:rsid w:val="00320F9D"/>
    <w:pPr>
      <w:numPr>
        <w:ilvl w:val="6"/>
        <w:numId w:val="1"/>
      </w:numPr>
      <w:spacing w:before="240" w:after="60"/>
      <w:outlineLvl w:val="6"/>
    </w:pPr>
  </w:style>
  <w:style w:type="paragraph" w:styleId="Heading8">
    <w:name w:val="heading 8"/>
    <w:basedOn w:val="Normal"/>
    <w:next w:val="Normal"/>
    <w:link w:val="Heading8Char"/>
    <w:qFormat/>
    <w:rsid w:val="00320F9D"/>
    <w:pPr>
      <w:numPr>
        <w:ilvl w:val="7"/>
        <w:numId w:val="1"/>
      </w:numPr>
      <w:spacing w:before="240" w:after="60"/>
      <w:outlineLvl w:val="7"/>
    </w:pPr>
    <w:rPr>
      <w:i/>
      <w:iCs/>
    </w:rPr>
  </w:style>
  <w:style w:type="paragraph" w:styleId="Heading9">
    <w:name w:val="heading 9"/>
    <w:basedOn w:val="Normal"/>
    <w:next w:val="Normal"/>
    <w:link w:val="Heading9Char"/>
    <w:qFormat/>
    <w:rsid w:val="00320F9D"/>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20F9D"/>
  </w:style>
  <w:style w:type="character" w:customStyle="1" w:styleId="BodyTextChar">
    <w:name w:val="Body Text Char"/>
    <w:link w:val="BodyText"/>
    <w:rsid w:val="00320F9D"/>
    <w:rPr>
      <w:rFonts w:ascii="Arial" w:eastAsia="Times New Roman" w:hAnsi="Arial" w:cs="Times New Roman"/>
      <w:sz w:val="20"/>
      <w:szCs w:val="20"/>
    </w:rPr>
  </w:style>
  <w:style w:type="character" w:customStyle="1" w:styleId="Heading1Char">
    <w:name w:val="Heading 1 Char"/>
    <w:link w:val="Heading1"/>
    <w:rsid w:val="00320F9D"/>
    <w:rPr>
      <w:rFonts w:ascii="Arial" w:hAnsi="Arial" w:cs="Arial"/>
      <w:b/>
      <w:smallCaps/>
      <w:kern w:val="32"/>
      <w:sz w:val="28"/>
      <w:szCs w:val="32"/>
    </w:rPr>
  </w:style>
  <w:style w:type="character" w:customStyle="1" w:styleId="Heading2Char">
    <w:name w:val="Heading 2 Char"/>
    <w:link w:val="Heading2"/>
    <w:rsid w:val="00320F9D"/>
    <w:rPr>
      <w:rFonts w:ascii="Arial" w:hAnsi="Arial" w:cs="Arial"/>
      <w:b/>
      <w:iCs/>
      <w:smallCaps/>
      <w:sz w:val="24"/>
      <w:szCs w:val="26"/>
    </w:rPr>
  </w:style>
  <w:style w:type="character" w:customStyle="1" w:styleId="Heading3Char">
    <w:name w:val="Heading 3 Char"/>
    <w:link w:val="Heading3"/>
    <w:rsid w:val="00320F9D"/>
    <w:rPr>
      <w:rFonts w:ascii="Arial" w:hAnsi="Arial" w:cs="Arial"/>
      <w:b/>
      <w:sz w:val="22"/>
      <w:szCs w:val="22"/>
    </w:rPr>
  </w:style>
  <w:style w:type="character" w:customStyle="1" w:styleId="Heading4Char">
    <w:name w:val="Heading 4 Char"/>
    <w:link w:val="Heading4"/>
    <w:rsid w:val="00320F9D"/>
    <w:rPr>
      <w:rFonts w:ascii="Arial" w:hAnsi="Arial" w:cs="Arial"/>
      <w:i/>
      <w:szCs w:val="28"/>
    </w:rPr>
  </w:style>
  <w:style w:type="character" w:customStyle="1" w:styleId="Heading5Char">
    <w:name w:val="Heading 5 Char"/>
    <w:link w:val="Heading5"/>
    <w:rsid w:val="00320F9D"/>
    <w:rPr>
      <w:rFonts w:ascii="Arial" w:hAnsi="Arial" w:cs="Arial"/>
      <w:b/>
      <w:i/>
      <w:iCs/>
      <w:sz w:val="26"/>
      <w:szCs w:val="26"/>
    </w:rPr>
  </w:style>
  <w:style w:type="character" w:customStyle="1" w:styleId="Heading6Char">
    <w:name w:val="Heading 6 Char"/>
    <w:link w:val="Heading6"/>
    <w:rsid w:val="00320F9D"/>
    <w:rPr>
      <w:rFonts w:ascii="Arial" w:hAnsi="Arial" w:cs="Arial"/>
      <w:b/>
      <w:sz w:val="22"/>
      <w:szCs w:val="22"/>
    </w:rPr>
  </w:style>
  <w:style w:type="character" w:customStyle="1" w:styleId="Heading7Char">
    <w:name w:val="Heading 7 Char"/>
    <w:link w:val="Heading7"/>
    <w:rsid w:val="00320F9D"/>
    <w:rPr>
      <w:rFonts w:ascii="Arial" w:hAnsi="Arial" w:cs="Arial"/>
      <w:bCs/>
    </w:rPr>
  </w:style>
  <w:style w:type="character" w:customStyle="1" w:styleId="Heading8Char">
    <w:name w:val="Heading 8 Char"/>
    <w:link w:val="Heading8"/>
    <w:rsid w:val="00320F9D"/>
    <w:rPr>
      <w:rFonts w:ascii="Arial" w:hAnsi="Arial" w:cs="Arial"/>
      <w:bCs/>
      <w:i/>
      <w:iCs/>
    </w:rPr>
  </w:style>
  <w:style w:type="character" w:customStyle="1" w:styleId="Heading9Char">
    <w:name w:val="Heading 9 Char"/>
    <w:link w:val="Heading9"/>
    <w:rsid w:val="00320F9D"/>
    <w:rPr>
      <w:rFonts w:ascii="Arial" w:hAnsi="Arial" w:cs="Arial"/>
      <w:bCs/>
      <w:sz w:val="22"/>
      <w:szCs w:val="22"/>
    </w:rPr>
  </w:style>
  <w:style w:type="paragraph" w:customStyle="1" w:styleId="NIHTitle">
    <w:name w:val="NIH Title"/>
    <w:next w:val="CoverPage1"/>
    <w:rsid w:val="00B14EFC"/>
    <w:pPr>
      <w:pBdr>
        <w:top w:val="single" w:sz="24" w:space="1" w:color="009999"/>
      </w:pBdr>
      <w:ind w:left="-1430"/>
      <w:jc w:val="right"/>
    </w:pPr>
    <w:rPr>
      <w:rFonts w:ascii="Arial" w:eastAsia="Times New Roman" w:hAnsi="Arial" w:cs="Arial"/>
      <w:b/>
      <w:bCs/>
      <w:i/>
      <w:color w:val="009999"/>
      <w:kern w:val="28"/>
      <w:sz w:val="32"/>
      <w:szCs w:val="32"/>
    </w:rPr>
  </w:style>
  <w:style w:type="paragraph" w:customStyle="1" w:styleId="CoverPage1">
    <w:name w:val="Cover Page 1"/>
    <w:rsid w:val="00B14EFC"/>
    <w:pPr>
      <w:spacing w:after="600"/>
      <w:jc w:val="right"/>
    </w:pPr>
    <w:rPr>
      <w:rFonts w:ascii="Arial" w:eastAsia="Times New Roman" w:hAnsi="Arial" w:cs="Arial"/>
      <w:b/>
      <w:bCs/>
      <w:i/>
      <w:kern w:val="28"/>
      <w:sz w:val="32"/>
      <w:szCs w:val="32"/>
    </w:rPr>
  </w:style>
  <w:style w:type="paragraph" w:customStyle="1" w:styleId="CoverPage2">
    <w:name w:val="Cover Page 2"/>
    <w:rsid w:val="00B14EFC"/>
    <w:pPr>
      <w:jc w:val="right"/>
    </w:pPr>
    <w:rPr>
      <w:rFonts w:ascii="Arial" w:eastAsia="Times New Roman" w:hAnsi="Arial" w:cs="Arial"/>
      <w:b/>
      <w:bCs/>
      <w:i/>
      <w:kern w:val="28"/>
      <w:sz w:val="32"/>
      <w:szCs w:val="32"/>
    </w:rPr>
  </w:style>
  <w:style w:type="paragraph" w:styleId="Header">
    <w:name w:val="header"/>
    <w:basedOn w:val="Normal"/>
    <w:link w:val="HeaderChar"/>
    <w:unhideWhenUsed/>
    <w:rsid w:val="00045429"/>
    <w:pPr>
      <w:pBdr>
        <w:bottom w:val="single" w:sz="4" w:space="1" w:color="auto"/>
      </w:pBdr>
      <w:tabs>
        <w:tab w:val="right" w:pos="9360"/>
      </w:tabs>
    </w:pPr>
    <w:rPr>
      <w:sz w:val="18"/>
      <w:szCs w:val="18"/>
    </w:rPr>
  </w:style>
  <w:style w:type="character" w:customStyle="1" w:styleId="HeaderChar">
    <w:name w:val="Header Char"/>
    <w:link w:val="Header"/>
    <w:rsid w:val="00045429"/>
    <w:rPr>
      <w:rFonts w:ascii="Arial" w:eastAsia="Times New Roman" w:hAnsi="Arial" w:cs="Times New Roman"/>
      <w:sz w:val="18"/>
      <w:szCs w:val="18"/>
    </w:rPr>
  </w:style>
  <w:style w:type="paragraph" w:styleId="Footer">
    <w:name w:val="footer"/>
    <w:basedOn w:val="Normal"/>
    <w:link w:val="FooterChar"/>
    <w:uiPriority w:val="99"/>
    <w:unhideWhenUsed/>
    <w:rsid w:val="00320F9D"/>
    <w:pPr>
      <w:pBdr>
        <w:top w:val="single" w:sz="4" w:space="1" w:color="auto"/>
      </w:pBdr>
      <w:tabs>
        <w:tab w:val="right" w:pos="9360"/>
      </w:tabs>
    </w:pPr>
    <w:rPr>
      <w:i/>
    </w:rPr>
  </w:style>
  <w:style w:type="character" w:customStyle="1" w:styleId="FooterChar">
    <w:name w:val="Footer Char"/>
    <w:link w:val="Footer"/>
    <w:uiPriority w:val="99"/>
    <w:rsid w:val="00320F9D"/>
    <w:rPr>
      <w:rFonts w:ascii="Arial" w:eastAsia="Times New Roman" w:hAnsi="Arial" w:cs="Times New Roman"/>
      <w:i/>
      <w:sz w:val="20"/>
      <w:szCs w:val="20"/>
    </w:rPr>
  </w:style>
  <w:style w:type="table" w:styleId="TableGrid8">
    <w:name w:val="Table Grid 8"/>
    <w:basedOn w:val="TableNormal"/>
    <w:rsid w:val="00320F9D"/>
    <w:pPr>
      <w:widowControl w:val="0"/>
      <w:spacing w:after="120" w:line="240" w:lineRule="atLeast"/>
    </w:pPr>
    <w:rPr>
      <w:rFonts w:ascii="Arial" w:eastAsia="Times New Roman" w:hAnsi="Arial"/>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29" w:type="dxa"/>
        <w:left w:w="115" w:type="dxa"/>
        <w:bottom w:w="29" w:type="dxa"/>
        <w:right w:w="115"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uiPriority w:val="39"/>
    <w:rsid w:val="00320F9D"/>
    <w:pPr>
      <w:widowControl w:val="0"/>
      <w:spacing w:after="120" w:line="240" w:lineRule="atLeast"/>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
    <w:name w:val="Cell"/>
    <w:link w:val="CellChar"/>
    <w:rsid w:val="00320F9D"/>
    <w:rPr>
      <w:rFonts w:ascii="Arial" w:eastAsia="Times New Roman" w:hAnsi="Arial"/>
    </w:rPr>
  </w:style>
  <w:style w:type="character" w:customStyle="1" w:styleId="CellChar">
    <w:name w:val="Cell Char"/>
    <w:link w:val="Cell"/>
    <w:locked/>
    <w:rsid w:val="000B2F0E"/>
    <w:rPr>
      <w:rFonts w:ascii="Arial" w:eastAsia="Times New Roman" w:hAnsi="Arial"/>
      <w:lang w:val="en-US" w:eastAsia="en-US" w:bidi="ar-SA"/>
    </w:rPr>
  </w:style>
  <w:style w:type="paragraph" w:customStyle="1" w:styleId="CellColumn">
    <w:name w:val="Cell Column"/>
    <w:rsid w:val="00320F9D"/>
    <w:pPr>
      <w:shd w:val="clear" w:color="auto" w:fill="000080"/>
      <w:jc w:val="center"/>
    </w:pPr>
    <w:rPr>
      <w:rFonts w:ascii="Arial" w:eastAsia="Times New Roman" w:hAnsi="Arial"/>
      <w:b/>
      <w:i/>
      <w:color w:val="FFFFFF"/>
    </w:rPr>
  </w:style>
  <w:style w:type="character" w:customStyle="1" w:styleId="Highlighted">
    <w:name w:val="Highlighted"/>
    <w:rsid w:val="00320F9D"/>
    <w:rPr>
      <w:color w:val="008000"/>
    </w:rPr>
  </w:style>
  <w:style w:type="paragraph" w:customStyle="1" w:styleId="Comment1">
    <w:name w:val="Comment1"/>
    <w:rsid w:val="00320F9D"/>
    <w:pPr>
      <w:spacing w:after="120"/>
    </w:pPr>
    <w:rPr>
      <w:rFonts w:ascii="Arial" w:eastAsia="Times New Roman" w:hAnsi="Arial"/>
      <w:vanish/>
      <w:color w:val="0000FF"/>
    </w:rPr>
  </w:style>
  <w:style w:type="paragraph" w:customStyle="1" w:styleId="Comment2">
    <w:name w:val="Comment2"/>
    <w:next w:val="BodyText"/>
    <w:rsid w:val="00320F9D"/>
    <w:pPr>
      <w:spacing w:after="120"/>
    </w:pPr>
    <w:rPr>
      <w:rFonts w:ascii="Arial" w:eastAsia="Times New Roman" w:hAnsi="Arial"/>
      <w:i/>
      <w:vanish/>
      <w:color w:val="0000FF"/>
    </w:rPr>
  </w:style>
  <w:style w:type="paragraph" w:customStyle="1" w:styleId="Header1">
    <w:name w:val="Header 1"/>
    <w:next w:val="BodyText"/>
    <w:rsid w:val="00320F9D"/>
    <w:pPr>
      <w:spacing w:before="600" w:after="240"/>
      <w:jc w:val="center"/>
    </w:pPr>
    <w:rPr>
      <w:rFonts w:ascii="Arial" w:eastAsia="Times New Roman" w:hAnsi="Arial"/>
      <w:b/>
      <w:sz w:val="32"/>
    </w:rPr>
  </w:style>
  <w:style w:type="paragraph" w:customStyle="1" w:styleId="Header2">
    <w:name w:val="Header 2"/>
    <w:next w:val="BodyText"/>
    <w:rsid w:val="00320F9D"/>
    <w:pPr>
      <w:spacing w:before="360" w:after="120"/>
    </w:pPr>
    <w:rPr>
      <w:rFonts w:ascii="Arial" w:eastAsia="Times New Roman" w:hAnsi="Arial"/>
      <w:sz w:val="28"/>
    </w:rPr>
  </w:style>
  <w:style w:type="paragraph" w:styleId="TOC1">
    <w:name w:val="toc 1"/>
    <w:basedOn w:val="Normal"/>
    <w:next w:val="Normal"/>
    <w:autoRedefine/>
    <w:uiPriority w:val="39"/>
    <w:rsid w:val="00320F9D"/>
    <w:pPr>
      <w:tabs>
        <w:tab w:val="left" w:pos="550"/>
        <w:tab w:val="right" w:leader="dot" w:pos="9350"/>
      </w:tabs>
      <w:spacing w:before="120"/>
      <w:ind w:left="550" w:hanging="550"/>
    </w:pPr>
    <w:rPr>
      <w:b/>
      <w:bCs w:val="0"/>
      <w:caps/>
    </w:rPr>
  </w:style>
  <w:style w:type="character" w:styleId="Hyperlink">
    <w:name w:val="Hyperlink"/>
    <w:uiPriority w:val="99"/>
    <w:rsid w:val="00320F9D"/>
    <w:rPr>
      <w:color w:val="0000FF"/>
      <w:u w:val="single"/>
    </w:rPr>
  </w:style>
  <w:style w:type="paragraph" w:styleId="TOC2">
    <w:name w:val="toc 2"/>
    <w:basedOn w:val="Normal"/>
    <w:next w:val="Normal"/>
    <w:autoRedefine/>
    <w:uiPriority w:val="39"/>
    <w:rsid w:val="00320F9D"/>
    <w:pPr>
      <w:tabs>
        <w:tab w:val="left" w:pos="1210"/>
        <w:tab w:val="right" w:leader="dot" w:pos="9350"/>
      </w:tabs>
      <w:ind w:left="1210" w:hanging="660"/>
    </w:pPr>
    <w:rPr>
      <w:smallCaps/>
    </w:rPr>
  </w:style>
  <w:style w:type="paragraph" w:styleId="TOC3">
    <w:name w:val="toc 3"/>
    <w:basedOn w:val="Normal"/>
    <w:next w:val="Normal"/>
    <w:autoRedefine/>
    <w:uiPriority w:val="39"/>
    <w:rsid w:val="00320F9D"/>
    <w:pPr>
      <w:tabs>
        <w:tab w:val="left" w:pos="1870"/>
        <w:tab w:val="right" w:leader="dot" w:pos="9350"/>
      </w:tabs>
      <w:ind w:left="1870" w:hanging="660"/>
    </w:pPr>
    <w:rPr>
      <w:i/>
      <w:iCs/>
    </w:rPr>
  </w:style>
  <w:style w:type="character" w:styleId="PageNumber">
    <w:name w:val="page number"/>
    <w:rsid w:val="00320F9D"/>
    <w:rPr>
      <w:rFonts w:ascii="Arial" w:hAnsi="Arial"/>
      <w:sz w:val="18"/>
    </w:rPr>
  </w:style>
  <w:style w:type="paragraph" w:styleId="ListParagraph">
    <w:name w:val="List Paragraph"/>
    <w:basedOn w:val="Normal"/>
    <w:uiPriority w:val="34"/>
    <w:qFormat/>
    <w:rsid w:val="000B2F0E"/>
    <w:pPr>
      <w:spacing w:after="200" w:line="276" w:lineRule="auto"/>
    </w:pPr>
    <w:rPr>
      <w:rFonts w:ascii="Calibri" w:hAnsi="Calibri"/>
      <w:sz w:val="22"/>
      <w:szCs w:val="22"/>
    </w:rPr>
  </w:style>
  <w:style w:type="paragraph" w:styleId="Caption">
    <w:name w:val="caption"/>
    <w:basedOn w:val="Normal"/>
    <w:next w:val="Normal"/>
    <w:uiPriority w:val="35"/>
    <w:unhideWhenUsed/>
    <w:qFormat/>
    <w:rsid w:val="009D354D"/>
    <w:rPr>
      <w:b/>
      <w:bCs w:val="0"/>
    </w:rPr>
  </w:style>
  <w:style w:type="character" w:styleId="FollowedHyperlink">
    <w:name w:val="FollowedHyperlink"/>
    <w:uiPriority w:val="99"/>
    <w:semiHidden/>
    <w:unhideWhenUsed/>
    <w:rsid w:val="007065C8"/>
    <w:rPr>
      <w:color w:val="800080"/>
      <w:u w:val="single"/>
    </w:rPr>
  </w:style>
  <w:style w:type="paragraph" w:styleId="PlainText">
    <w:name w:val="Plain Text"/>
    <w:basedOn w:val="Normal"/>
    <w:link w:val="PlainTextChar"/>
    <w:uiPriority w:val="99"/>
    <w:unhideWhenUsed/>
    <w:rsid w:val="00860B15"/>
    <w:rPr>
      <w:rFonts w:ascii="Consolas" w:hAnsi="Consolas"/>
      <w:sz w:val="21"/>
      <w:szCs w:val="21"/>
    </w:rPr>
  </w:style>
  <w:style w:type="character" w:customStyle="1" w:styleId="PlainTextChar">
    <w:name w:val="Plain Text Char"/>
    <w:link w:val="PlainText"/>
    <w:uiPriority w:val="99"/>
    <w:rsid w:val="00860B15"/>
    <w:rPr>
      <w:rFonts w:ascii="Consolas" w:eastAsia="Calibri" w:hAnsi="Consolas" w:cs="Times New Roman"/>
      <w:sz w:val="21"/>
      <w:szCs w:val="21"/>
    </w:rPr>
  </w:style>
  <w:style w:type="paragraph" w:styleId="List">
    <w:name w:val="List"/>
    <w:basedOn w:val="BodyText"/>
    <w:link w:val="ListChar"/>
    <w:rsid w:val="00777CFC"/>
    <w:pPr>
      <w:tabs>
        <w:tab w:val="left" w:pos="720"/>
      </w:tabs>
      <w:spacing w:before="115"/>
      <w:ind w:left="720" w:hanging="360"/>
    </w:pPr>
    <w:rPr>
      <w:rFonts w:ascii="Times New Roman" w:hAnsi="Times New Roman"/>
      <w:lang w:bidi="he-IL"/>
    </w:rPr>
  </w:style>
  <w:style w:type="character" w:customStyle="1" w:styleId="ListChar">
    <w:name w:val="List Char"/>
    <w:link w:val="List"/>
    <w:rsid w:val="00777CFC"/>
    <w:rPr>
      <w:rFonts w:ascii="Times New Roman" w:eastAsia="Times New Roman" w:hAnsi="Times New Roman"/>
      <w:lang w:bidi="he-IL"/>
    </w:rPr>
  </w:style>
  <w:style w:type="paragraph" w:styleId="BalloonText">
    <w:name w:val="Balloon Text"/>
    <w:basedOn w:val="Normal"/>
    <w:link w:val="BalloonTextChar"/>
    <w:uiPriority w:val="99"/>
    <w:semiHidden/>
    <w:unhideWhenUsed/>
    <w:rsid w:val="00E16C91"/>
    <w:rPr>
      <w:rFonts w:ascii="Tahoma" w:hAnsi="Tahoma" w:cs="Tahoma"/>
      <w:sz w:val="16"/>
      <w:szCs w:val="16"/>
    </w:rPr>
  </w:style>
  <w:style w:type="character" w:customStyle="1" w:styleId="BalloonTextChar">
    <w:name w:val="Balloon Text Char"/>
    <w:link w:val="BalloonText"/>
    <w:uiPriority w:val="99"/>
    <w:semiHidden/>
    <w:rsid w:val="00E16C91"/>
    <w:rPr>
      <w:rFonts w:ascii="Tahoma" w:eastAsia="Times New Roman" w:hAnsi="Tahoma" w:cs="Tahoma"/>
      <w:sz w:val="16"/>
      <w:szCs w:val="16"/>
    </w:rPr>
  </w:style>
  <w:style w:type="character" w:customStyle="1" w:styleId="clsdefaulttext1">
    <w:name w:val="clsdefaulttext1"/>
    <w:rsid w:val="00E00F23"/>
    <w:rPr>
      <w:rFonts w:ascii="Arial" w:hAnsi="Arial" w:cs="Arial" w:hint="default"/>
      <w:color w:val="000000"/>
      <w:sz w:val="17"/>
      <w:szCs w:val="17"/>
    </w:rPr>
  </w:style>
  <w:style w:type="paragraph" w:customStyle="1" w:styleId="TableTextNormal">
    <w:name w:val="Table Text Normal"/>
    <w:next w:val="Normal"/>
    <w:uiPriority w:val="99"/>
    <w:rsid w:val="00D30D1C"/>
    <w:pPr>
      <w:widowControl w:val="0"/>
      <w:autoSpaceDE w:val="0"/>
      <w:autoSpaceDN w:val="0"/>
      <w:adjustRightInd w:val="0"/>
      <w:ind w:left="270" w:right="270"/>
    </w:pPr>
    <w:rPr>
      <w:rFonts w:ascii="Times New Roman" w:eastAsiaTheme="minorEastAsia" w:hAnsi="Times New Roman"/>
      <w:sz w:val="18"/>
      <w:szCs w:val="18"/>
    </w:rPr>
  </w:style>
  <w:style w:type="paragraph" w:customStyle="1" w:styleId="Notes">
    <w:name w:val="Notes"/>
    <w:next w:val="Normal"/>
    <w:uiPriority w:val="99"/>
    <w:rsid w:val="00C31BA0"/>
    <w:pPr>
      <w:widowControl w:val="0"/>
      <w:autoSpaceDE w:val="0"/>
      <w:autoSpaceDN w:val="0"/>
      <w:adjustRightInd w:val="0"/>
    </w:pPr>
    <w:rPr>
      <w:rFonts w:ascii="Times New Roman" w:eastAsiaTheme="minorEastAsia" w:hAnsi="Times New Roman"/>
    </w:rPr>
  </w:style>
  <w:style w:type="paragraph" w:styleId="ListNumber3">
    <w:name w:val="List Number 3"/>
    <w:basedOn w:val="Normal"/>
    <w:unhideWhenUsed/>
    <w:rsid w:val="00265B93"/>
    <w:pPr>
      <w:numPr>
        <w:numId w:val="2"/>
      </w:numPr>
      <w:contextualSpacing/>
    </w:pPr>
  </w:style>
  <w:style w:type="paragraph" w:styleId="ListContinue3">
    <w:name w:val="List Continue 3"/>
    <w:basedOn w:val="Normal"/>
    <w:uiPriority w:val="99"/>
    <w:unhideWhenUsed/>
    <w:rsid w:val="00265B93"/>
    <w:pPr>
      <w:ind w:left="1080"/>
      <w:contextualSpacing/>
    </w:pPr>
  </w:style>
  <w:style w:type="paragraph" w:styleId="TOC7">
    <w:name w:val="toc 7"/>
    <w:basedOn w:val="Normal"/>
    <w:next w:val="Normal"/>
    <w:uiPriority w:val="39"/>
    <w:rsid w:val="00265B93"/>
    <w:pPr>
      <w:autoSpaceDE/>
      <w:autoSpaceDN/>
      <w:adjustRightInd/>
      <w:ind w:left="1200"/>
    </w:pPr>
    <w:rPr>
      <w:rFonts w:ascii="Times New Roman" w:hAnsi="Times New Roman" w:cs="Times New Roman"/>
    </w:rPr>
  </w:style>
  <w:style w:type="paragraph" w:styleId="ListBullet4">
    <w:name w:val="List Bullet 4"/>
    <w:basedOn w:val="Normal"/>
    <w:rsid w:val="00265B93"/>
    <w:pPr>
      <w:numPr>
        <w:numId w:val="3"/>
      </w:numPr>
      <w:autoSpaceDE/>
      <w:autoSpaceDN/>
      <w:adjustRightInd/>
    </w:pPr>
    <w:rPr>
      <w:rFonts w:ascii="Times New Roman" w:hAnsi="Times New Roman" w:cs="Times New Roman"/>
    </w:rPr>
  </w:style>
  <w:style w:type="character" w:customStyle="1" w:styleId="Italics">
    <w:name w:val="Italics"/>
    <w:uiPriority w:val="99"/>
    <w:rsid w:val="0056198A"/>
    <w:rPr>
      <w:i/>
    </w:rPr>
  </w:style>
  <w:style w:type="paragraph" w:customStyle="1" w:styleId="TableText">
    <w:name w:val="Table Text"/>
    <w:rsid w:val="00593E48"/>
    <w:pPr>
      <w:keepLines/>
      <w:widowControl w:val="0"/>
      <w:autoSpaceDE w:val="0"/>
      <w:autoSpaceDN w:val="0"/>
      <w:adjustRightInd w:val="0"/>
    </w:pPr>
    <w:rPr>
      <w:rFonts w:ascii="Book Antiqua" w:eastAsiaTheme="minorEastAsia" w:hAnsi="Book Antiqua" w:cs="Book Antiqua"/>
      <w:sz w:val="16"/>
      <w:szCs w:val="16"/>
    </w:rPr>
  </w:style>
  <w:style w:type="paragraph" w:customStyle="1" w:styleId="Default">
    <w:name w:val="Default"/>
    <w:rsid w:val="005F3AE3"/>
    <w:pPr>
      <w:autoSpaceDE w:val="0"/>
      <w:autoSpaceDN w:val="0"/>
      <w:adjustRightInd w:val="0"/>
    </w:pPr>
    <w:rPr>
      <w:rFonts w:ascii="Arial" w:hAnsi="Arial" w:cs="Arial"/>
      <w:color w:val="000000"/>
      <w:sz w:val="24"/>
      <w:szCs w:val="24"/>
    </w:rPr>
  </w:style>
  <w:style w:type="paragraph" w:styleId="TOC4">
    <w:name w:val="toc 4"/>
    <w:basedOn w:val="Normal"/>
    <w:next w:val="Normal"/>
    <w:autoRedefine/>
    <w:uiPriority w:val="39"/>
    <w:unhideWhenUsed/>
    <w:rsid w:val="001A1EE4"/>
    <w:pPr>
      <w:autoSpaceDE/>
      <w:autoSpaceDN/>
      <w:adjustRightInd/>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A1EE4"/>
    <w:pPr>
      <w:autoSpaceDE/>
      <w:autoSpaceDN/>
      <w:adjustRightInd/>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A1EE4"/>
    <w:pPr>
      <w:autoSpaceDE/>
      <w:autoSpaceDN/>
      <w:adjustRightInd/>
      <w:spacing w:after="100" w:line="276" w:lineRule="auto"/>
      <w:ind w:left="110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A1EE4"/>
    <w:pPr>
      <w:autoSpaceDE/>
      <w:autoSpaceDN/>
      <w:adjustRightInd/>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A1EE4"/>
    <w:pPr>
      <w:autoSpaceDE/>
      <w:autoSpaceDN/>
      <w:adjustRightInd/>
      <w:spacing w:after="100" w:line="276" w:lineRule="auto"/>
      <w:ind w:left="1760"/>
    </w:pPr>
    <w:rPr>
      <w:rFonts w:asciiTheme="minorHAnsi" w:eastAsiaTheme="minorEastAsia" w:hAnsiTheme="minorHAnsi" w:cstheme="minorBidi"/>
      <w:sz w:val="22"/>
      <w:szCs w:val="22"/>
    </w:rPr>
  </w:style>
  <w:style w:type="paragraph" w:styleId="NormalWeb">
    <w:name w:val="Normal (Web)"/>
    <w:basedOn w:val="Normal"/>
    <w:uiPriority w:val="99"/>
    <w:rsid w:val="00184457"/>
    <w:pPr>
      <w:autoSpaceDE/>
      <w:autoSpaceDN/>
      <w:adjustRightInd/>
      <w:spacing w:before="100" w:beforeAutospacing="1" w:after="100" w:afterAutospacing="1"/>
    </w:pPr>
    <w:rPr>
      <w:rFonts w:ascii="Times New Roman" w:hAnsi="Times New Roman" w:cs="Times New Roman"/>
      <w:sz w:val="24"/>
    </w:rPr>
  </w:style>
  <w:style w:type="paragraph" w:customStyle="1" w:styleId="TableTextLight">
    <w:name w:val="Table Text Light"/>
    <w:next w:val="Normal"/>
    <w:uiPriority w:val="99"/>
    <w:rsid w:val="00210549"/>
    <w:pPr>
      <w:widowControl w:val="0"/>
      <w:autoSpaceDE w:val="0"/>
      <w:autoSpaceDN w:val="0"/>
      <w:adjustRightInd w:val="0"/>
      <w:ind w:left="270" w:right="270"/>
    </w:pPr>
    <w:rPr>
      <w:rFonts w:ascii="Times New Roman" w:eastAsiaTheme="minorEastAsia" w:hAnsi="Times New Roman"/>
      <w:color w:val="2F2F2F"/>
      <w:sz w:val="18"/>
      <w:szCs w:val="18"/>
    </w:rPr>
  </w:style>
  <w:style w:type="paragraph" w:customStyle="1" w:styleId="TableTextBold">
    <w:name w:val="Table Text Bold"/>
    <w:next w:val="Normal"/>
    <w:uiPriority w:val="99"/>
    <w:rsid w:val="000738E7"/>
    <w:pPr>
      <w:widowControl w:val="0"/>
      <w:autoSpaceDE w:val="0"/>
      <w:autoSpaceDN w:val="0"/>
      <w:adjustRightInd w:val="0"/>
      <w:ind w:left="270" w:right="270"/>
    </w:pPr>
    <w:rPr>
      <w:rFonts w:ascii="Times New Roman" w:eastAsiaTheme="minorEastAsia" w:hAnsi="Times New Roman"/>
      <w:b/>
      <w:bCs/>
      <w:sz w:val="18"/>
      <w:szCs w:val="18"/>
    </w:rPr>
  </w:style>
  <w:style w:type="paragraph" w:styleId="Revision">
    <w:name w:val="Revision"/>
    <w:hidden/>
    <w:uiPriority w:val="99"/>
    <w:semiHidden/>
    <w:rsid w:val="00C923CD"/>
    <w:rPr>
      <w:rFonts w:ascii="Arial" w:hAnsi="Arial" w:cs="Arial"/>
      <w:bCs/>
    </w:rPr>
  </w:style>
  <w:style w:type="paragraph" w:styleId="ListBullet">
    <w:name w:val="List Bullet"/>
    <w:basedOn w:val="Normal"/>
    <w:uiPriority w:val="99"/>
    <w:unhideWhenUsed/>
    <w:rsid w:val="00DB40D0"/>
    <w:pPr>
      <w:numPr>
        <w:numId w:val="10"/>
      </w:numPr>
      <w:contextualSpacing/>
    </w:pPr>
  </w:style>
  <w:style w:type="paragraph" w:styleId="ListNumber">
    <w:name w:val="List Number"/>
    <w:basedOn w:val="Normal"/>
    <w:uiPriority w:val="99"/>
    <w:unhideWhenUsed/>
    <w:rsid w:val="00DB40D0"/>
    <w:pPr>
      <w:numPr>
        <w:numId w:val="11"/>
      </w:numPr>
      <w:contextualSpacing/>
    </w:pPr>
  </w:style>
  <w:style w:type="character" w:styleId="Mention">
    <w:name w:val="Mention"/>
    <w:basedOn w:val="DefaultParagraphFont"/>
    <w:uiPriority w:val="99"/>
    <w:semiHidden/>
    <w:unhideWhenUsed/>
    <w:rsid w:val="0044189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72957">
      <w:bodyDiv w:val="1"/>
      <w:marLeft w:val="0"/>
      <w:marRight w:val="0"/>
      <w:marTop w:val="0"/>
      <w:marBottom w:val="0"/>
      <w:divBdr>
        <w:top w:val="none" w:sz="0" w:space="0" w:color="auto"/>
        <w:left w:val="none" w:sz="0" w:space="0" w:color="auto"/>
        <w:bottom w:val="none" w:sz="0" w:space="0" w:color="auto"/>
        <w:right w:val="none" w:sz="0" w:space="0" w:color="auto"/>
      </w:divBdr>
    </w:div>
    <w:div w:id="13963983">
      <w:bodyDiv w:val="1"/>
      <w:marLeft w:val="0"/>
      <w:marRight w:val="0"/>
      <w:marTop w:val="0"/>
      <w:marBottom w:val="0"/>
      <w:divBdr>
        <w:top w:val="none" w:sz="0" w:space="0" w:color="auto"/>
        <w:left w:val="none" w:sz="0" w:space="0" w:color="auto"/>
        <w:bottom w:val="none" w:sz="0" w:space="0" w:color="auto"/>
        <w:right w:val="none" w:sz="0" w:space="0" w:color="auto"/>
      </w:divBdr>
      <w:divsChild>
        <w:div w:id="761297668">
          <w:marLeft w:val="0"/>
          <w:marRight w:val="0"/>
          <w:marTop w:val="0"/>
          <w:marBottom w:val="0"/>
          <w:divBdr>
            <w:top w:val="none" w:sz="0" w:space="0" w:color="auto"/>
            <w:left w:val="none" w:sz="0" w:space="0" w:color="auto"/>
            <w:bottom w:val="none" w:sz="0" w:space="0" w:color="auto"/>
            <w:right w:val="none" w:sz="0" w:space="0" w:color="auto"/>
          </w:divBdr>
          <w:divsChild>
            <w:div w:id="996686323">
              <w:marLeft w:val="0"/>
              <w:marRight w:val="0"/>
              <w:marTop w:val="0"/>
              <w:marBottom w:val="0"/>
              <w:divBdr>
                <w:top w:val="none" w:sz="0" w:space="0" w:color="auto"/>
                <w:left w:val="none" w:sz="0" w:space="0" w:color="auto"/>
                <w:bottom w:val="none" w:sz="0" w:space="0" w:color="auto"/>
                <w:right w:val="none" w:sz="0" w:space="0" w:color="auto"/>
              </w:divBdr>
              <w:divsChild>
                <w:div w:id="124736926">
                  <w:marLeft w:val="0"/>
                  <w:marRight w:val="0"/>
                  <w:marTop w:val="0"/>
                  <w:marBottom w:val="0"/>
                  <w:divBdr>
                    <w:top w:val="none" w:sz="0" w:space="0" w:color="auto"/>
                    <w:left w:val="none" w:sz="0" w:space="0" w:color="auto"/>
                    <w:bottom w:val="none" w:sz="0" w:space="0" w:color="auto"/>
                    <w:right w:val="none" w:sz="0" w:space="0" w:color="auto"/>
                  </w:divBdr>
                  <w:divsChild>
                    <w:div w:id="1177382543">
                      <w:marLeft w:val="0"/>
                      <w:marRight w:val="0"/>
                      <w:marTop w:val="0"/>
                      <w:marBottom w:val="0"/>
                      <w:divBdr>
                        <w:top w:val="none" w:sz="0" w:space="0" w:color="auto"/>
                        <w:left w:val="none" w:sz="0" w:space="0" w:color="auto"/>
                        <w:bottom w:val="none" w:sz="0" w:space="0" w:color="auto"/>
                        <w:right w:val="none" w:sz="0" w:space="0" w:color="auto"/>
                      </w:divBdr>
                      <w:divsChild>
                        <w:div w:id="97864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60241">
      <w:bodyDiv w:val="1"/>
      <w:marLeft w:val="0"/>
      <w:marRight w:val="0"/>
      <w:marTop w:val="0"/>
      <w:marBottom w:val="0"/>
      <w:divBdr>
        <w:top w:val="none" w:sz="0" w:space="0" w:color="auto"/>
        <w:left w:val="none" w:sz="0" w:space="0" w:color="auto"/>
        <w:bottom w:val="none" w:sz="0" w:space="0" w:color="auto"/>
        <w:right w:val="none" w:sz="0" w:space="0" w:color="auto"/>
      </w:divBdr>
    </w:div>
    <w:div w:id="95836691">
      <w:bodyDiv w:val="1"/>
      <w:marLeft w:val="0"/>
      <w:marRight w:val="0"/>
      <w:marTop w:val="0"/>
      <w:marBottom w:val="0"/>
      <w:divBdr>
        <w:top w:val="none" w:sz="0" w:space="0" w:color="auto"/>
        <w:left w:val="none" w:sz="0" w:space="0" w:color="auto"/>
        <w:bottom w:val="none" w:sz="0" w:space="0" w:color="auto"/>
        <w:right w:val="none" w:sz="0" w:space="0" w:color="auto"/>
      </w:divBdr>
    </w:div>
    <w:div w:id="228656468">
      <w:bodyDiv w:val="1"/>
      <w:marLeft w:val="0"/>
      <w:marRight w:val="0"/>
      <w:marTop w:val="0"/>
      <w:marBottom w:val="0"/>
      <w:divBdr>
        <w:top w:val="none" w:sz="0" w:space="0" w:color="auto"/>
        <w:left w:val="none" w:sz="0" w:space="0" w:color="auto"/>
        <w:bottom w:val="none" w:sz="0" w:space="0" w:color="auto"/>
        <w:right w:val="none" w:sz="0" w:space="0" w:color="auto"/>
      </w:divBdr>
    </w:div>
    <w:div w:id="251548326">
      <w:bodyDiv w:val="1"/>
      <w:marLeft w:val="0"/>
      <w:marRight w:val="0"/>
      <w:marTop w:val="0"/>
      <w:marBottom w:val="0"/>
      <w:divBdr>
        <w:top w:val="none" w:sz="0" w:space="0" w:color="auto"/>
        <w:left w:val="none" w:sz="0" w:space="0" w:color="auto"/>
        <w:bottom w:val="none" w:sz="0" w:space="0" w:color="auto"/>
        <w:right w:val="none" w:sz="0" w:space="0" w:color="auto"/>
      </w:divBdr>
    </w:div>
    <w:div w:id="455680839">
      <w:bodyDiv w:val="1"/>
      <w:marLeft w:val="0"/>
      <w:marRight w:val="0"/>
      <w:marTop w:val="0"/>
      <w:marBottom w:val="0"/>
      <w:divBdr>
        <w:top w:val="none" w:sz="0" w:space="0" w:color="auto"/>
        <w:left w:val="none" w:sz="0" w:space="0" w:color="auto"/>
        <w:bottom w:val="none" w:sz="0" w:space="0" w:color="auto"/>
        <w:right w:val="none" w:sz="0" w:space="0" w:color="auto"/>
      </w:divBdr>
    </w:div>
    <w:div w:id="526067836">
      <w:bodyDiv w:val="1"/>
      <w:marLeft w:val="0"/>
      <w:marRight w:val="0"/>
      <w:marTop w:val="0"/>
      <w:marBottom w:val="0"/>
      <w:divBdr>
        <w:top w:val="none" w:sz="0" w:space="0" w:color="auto"/>
        <w:left w:val="none" w:sz="0" w:space="0" w:color="auto"/>
        <w:bottom w:val="none" w:sz="0" w:space="0" w:color="auto"/>
        <w:right w:val="none" w:sz="0" w:space="0" w:color="auto"/>
      </w:divBdr>
    </w:div>
    <w:div w:id="562640967">
      <w:bodyDiv w:val="1"/>
      <w:marLeft w:val="0"/>
      <w:marRight w:val="0"/>
      <w:marTop w:val="0"/>
      <w:marBottom w:val="0"/>
      <w:divBdr>
        <w:top w:val="none" w:sz="0" w:space="0" w:color="auto"/>
        <w:left w:val="none" w:sz="0" w:space="0" w:color="auto"/>
        <w:bottom w:val="none" w:sz="0" w:space="0" w:color="auto"/>
        <w:right w:val="none" w:sz="0" w:space="0" w:color="auto"/>
      </w:divBdr>
    </w:div>
    <w:div w:id="572352922">
      <w:bodyDiv w:val="1"/>
      <w:marLeft w:val="0"/>
      <w:marRight w:val="0"/>
      <w:marTop w:val="0"/>
      <w:marBottom w:val="0"/>
      <w:divBdr>
        <w:top w:val="none" w:sz="0" w:space="0" w:color="auto"/>
        <w:left w:val="none" w:sz="0" w:space="0" w:color="auto"/>
        <w:bottom w:val="none" w:sz="0" w:space="0" w:color="auto"/>
        <w:right w:val="none" w:sz="0" w:space="0" w:color="auto"/>
      </w:divBdr>
    </w:div>
    <w:div w:id="610094556">
      <w:bodyDiv w:val="1"/>
      <w:marLeft w:val="0"/>
      <w:marRight w:val="0"/>
      <w:marTop w:val="0"/>
      <w:marBottom w:val="0"/>
      <w:divBdr>
        <w:top w:val="none" w:sz="0" w:space="0" w:color="auto"/>
        <w:left w:val="none" w:sz="0" w:space="0" w:color="auto"/>
        <w:bottom w:val="none" w:sz="0" w:space="0" w:color="auto"/>
        <w:right w:val="none" w:sz="0" w:space="0" w:color="auto"/>
      </w:divBdr>
    </w:div>
    <w:div w:id="692072376">
      <w:bodyDiv w:val="1"/>
      <w:marLeft w:val="0"/>
      <w:marRight w:val="0"/>
      <w:marTop w:val="0"/>
      <w:marBottom w:val="0"/>
      <w:divBdr>
        <w:top w:val="none" w:sz="0" w:space="0" w:color="auto"/>
        <w:left w:val="none" w:sz="0" w:space="0" w:color="auto"/>
        <w:bottom w:val="none" w:sz="0" w:space="0" w:color="auto"/>
        <w:right w:val="none" w:sz="0" w:space="0" w:color="auto"/>
      </w:divBdr>
    </w:div>
    <w:div w:id="776366900">
      <w:bodyDiv w:val="1"/>
      <w:marLeft w:val="0"/>
      <w:marRight w:val="0"/>
      <w:marTop w:val="0"/>
      <w:marBottom w:val="0"/>
      <w:divBdr>
        <w:top w:val="none" w:sz="0" w:space="0" w:color="auto"/>
        <w:left w:val="none" w:sz="0" w:space="0" w:color="auto"/>
        <w:bottom w:val="none" w:sz="0" w:space="0" w:color="auto"/>
        <w:right w:val="none" w:sz="0" w:space="0" w:color="auto"/>
      </w:divBdr>
    </w:div>
    <w:div w:id="786318553">
      <w:bodyDiv w:val="1"/>
      <w:marLeft w:val="0"/>
      <w:marRight w:val="0"/>
      <w:marTop w:val="0"/>
      <w:marBottom w:val="0"/>
      <w:divBdr>
        <w:top w:val="none" w:sz="0" w:space="0" w:color="auto"/>
        <w:left w:val="none" w:sz="0" w:space="0" w:color="auto"/>
        <w:bottom w:val="none" w:sz="0" w:space="0" w:color="auto"/>
        <w:right w:val="none" w:sz="0" w:space="0" w:color="auto"/>
      </w:divBdr>
      <w:divsChild>
        <w:div w:id="866526735">
          <w:marLeft w:val="0"/>
          <w:marRight w:val="0"/>
          <w:marTop w:val="0"/>
          <w:marBottom w:val="0"/>
          <w:divBdr>
            <w:top w:val="none" w:sz="0" w:space="0" w:color="auto"/>
            <w:left w:val="none" w:sz="0" w:space="0" w:color="auto"/>
            <w:bottom w:val="none" w:sz="0" w:space="0" w:color="auto"/>
            <w:right w:val="none" w:sz="0" w:space="0" w:color="auto"/>
          </w:divBdr>
          <w:divsChild>
            <w:div w:id="936673153">
              <w:marLeft w:val="0"/>
              <w:marRight w:val="0"/>
              <w:marTop w:val="0"/>
              <w:marBottom w:val="0"/>
              <w:divBdr>
                <w:top w:val="none" w:sz="0" w:space="0" w:color="auto"/>
                <w:left w:val="none" w:sz="0" w:space="0" w:color="auto"/>
                <w:bottom w:val="none" w:sz="0" w:space="0" w:color="auto"/>
                <w:right w:val="none" w:sz="0" w:space="0" w:color="auto"/>
              </w:divBdr>
              <w:divsChild>
                <w:div w:id="857162111">
                  <w:marLeft w:val="0"/>
                  <w:marRight w:val="0"/>
                  <w:marTop w:val="0"/>
                  <w:marBottom w:val="0"/>
                  <w:divBdr>
                    <w:top w:val="none" w:sz="0" w:space="0" w:color="auto"/>
                    <w:left w:val="none" w:sz="0" w:space="0" w:color="auto"/>
                    <w:bottom w:val="none" w:sz="0" w:space="0" w:color="auto"/>
                    <w:right w:val="none" w:sz="0" w:space="0" w:color="auto"/>
                  </w:divBdr>
                  <w:divsChild>
                    <w:div w:id="1347750260">
                      <w:marLeft w:val="0"/>
                      <w:marRight w:val="0"/>
                      <w:marTop w:val="0"/>
                      <w:marBottom w:val="0"/>
                      <w:divBdr>
                        <w:top w:val="none" w:sz="0" w:space="0" w:color="auto"/>
                        <w:left w:val="none" w:sz="0" w:space="0" w:color="auto"/>
                        <w:bottom w:val="none" w:sz="0" w:space="0" w:color="auto"/>
                        <w:right w:val="none" w:sz="0" w:space="0" w:color="auto"/>
                      </w:divBdr>
                      <w:divsChild>
                        <w:div w:id="524170779">
                          <w:marLeft w:val="0"/>
                          <w:marRight w:val="0"/>
                          <w:marTop w:val="150"/>
                          <w:marBottom w:val="0"/>
                          <w:divBdr>
                            <w:top w:val="none" w:sz="0" w:space="0" w:color="auto"/>
                            <w:left w:val="none" w:sz="0" w:space="0" w:color="auto"/>
                            <w:bottom w:val="none" w:sz="0" w:space="0" w:color="auto"/>
                            <w:right w:val="none" w:sz="0" w:space="0" w:color="auto"/>
                          </w:divBdr>
                          <w:divsChild>
                            <w:div w:id="1023363738">
                              <w:marLeft w:val="0"/>
                              <w:marRight w:val="0"/>
                              <w:marTop w:val="0"/>
                              <w:marBottom w:val="0"/>
                              <w:divBdr>
                                <w:top w:val="none" w:sz="0" w:space="0" w:color="auto"/>
                                <w:left w:val="none" w:sz="0" w:space="0" w:color="auto"/>
                                <w:bottom w:val="none" w:sz="0" w:space="0" w:color="auto"/>
                                <w:right w:val="none" w:sz="0" w:space="0" w:color="auto"/>
                              </w:divBdr>
                              <w:divsChild>
                                <w:div w:id="1360351106">
                                  <w:marLeft w:val="0"/>
                                  <w:marRight w:val="0"/>
                                  <w:marTop w:val="0"/>
                                  <w:marBottom w:val="0"/>
                                  <w:divBdr>
                                    <w:top w:val="none" w:sz="0" w:space="0" w:color="auto"/>
                                    <w:left w:val="none" w:sz="0" w:space="0" w:color="auto"/>
                                    <w:bottom w:val="none" w:sz="0" w:space="0" w:color="auto"/>
                                    <w:right w:val="none" w:sz="0" w:space="0" w:color="auto"/>
                                  </w:divBdr>
                                  <w:divsChild>
                                    <w:div w:id="2051608973">
                                      <w:marLeft w:val="0"/>
                                      <w:marRight w:val="0"/>
                                      <w:marTop w:val="0"/>
                                      <w:marBottom w:val="0"/>
                                      <w:divBdr>
                                        <w:top w:val="none" w:sz="0" w:space="0" w:color="auto"/>
                                        <w:left w:val="none" w:sz="0" w:space="0" w:color="auto"/>
                                        <w:bottom w:val="none" w:sz="0" w:space="0" w:color="auto"/>
                                        <w:right w:val="none" w:sz="0" w:space="0" w:color="auto"/>
                                      </w:divBdr>
                                      <w:divsChild>
                                        <w:div w:id="271283985">
                                          <w:marLeft w:val="0"/>
                                          <w:marRight w:val="0"/>
                                          <w:marTop w:val="0"/>
                                          <w:marBottom w:val="0"/>
                                          <w:divBdr>
                                            <w:top w:val="none" w:sz="0" w:space="0" w:color="auto"/>
                                            <w:left w:val="none" w:sz="0" w:space="0" w:color="auto"/>
                                            <w:bottom w:val="none" w:sz="0" w:space="0" w:color="auto"/>
                                            <w:right w:val="none" w:sz="0" w:space="0" w:color="auto"/>
                                          </w:divBdr>
                                          <w:divsChild>
                                            <w:div w:id="21414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9935217">
      <w:bodyDiv w:val="1"/>
      <w:marLeft w:val="0"/>
      <w:marRight w:val="0"/>
      <w:marTop w:val="0"/>
      <w:marBottom w:val="0"/>
      <w:divBdr>
        <w:top w:val="none" w:sz="0" w:space="0" w:color="auto"/>
        <w:left w:val="none" w:sz="0" w:space="0" w:color="auto"/>
        <w:bottom w:val="none" w:sz="0" w:space="0" w:color="auto"/>
        <w:right w:val="none" w:sz="0" w:space="0" w:color="auto"/>
      </w:divBdr>
    </w:div>
    <w:div w:id="809706751">
      <w:bodyDiv w:val="1"/>
      <w:marLeft w:val="0"/>
      <w:marRight w:val="0"/>
      <w:marTop w:val="0"/>
      <w:marBottom w:val="0"/>
      <w:divBdr>
        <w:top w:val="none" w:sz="0" w:space="0" w:color="auto"/>
        <w:left w:val="none" w:sz="0" w:space="0" w:color="auto"/>
        <w:bottom w:val="none" w:sz="0" w:space="0" w:color="auto"/>
        <w:right w:val="none" w:sz="0" w:space="0" w:color="auto"/>
      </w:divBdr>
      <w:divsChild>
        <w:div w:id="123933298">
          <w:marLeft w:val="0"/>
          <w:marRight w:val="0"/>
          <w:marTop w:val="0"/>
          <w:marBottom w:val="0"/>
          <w:divBdr>
            <w:top w:val="none" w:sz="0" w:space="0" w:color="auto"/>
            <w:left w:val="none" w:sz="0" w:space="0" w:color="auto"/>
            <w:bottom w:val="none" w:sz="0" w:space="0" w:color="auto"/>
            <w:right w:val="none" w:sz="0" w:space="0" w:color="auto"/>
          </w:divBdr>
          <w:divsChild>
            <w:div w:id="699746669">
              <w:marLeft w:val="0"/>
              <w:marRight w:val="0"/>
              <w:marTop w:val="0"/>
              <w:marBottom w:val="0"/>
              <w:divBdr>
                <w:top w:val="none" w:sz="0" w:space="0" w:color="auto"/>
                <w:left w:val="none" w:sz="0" w:space="0" w:color="auto"/>
                <w:bottom w:val="none" w:sz="0" w:space="0" w:color="auto"/>
                <w:right w:val="none" w:sz="0" w:space="0" w:color="auto"/>
              </w:divBdr>
              <w:divsChild>
                <w:div w:id="1107651572">
                  <w:marLeft w:val="0"/>
                  <w:marRight w:val="0"/>
                  <w:marTop w:val="0"/>
                  <w:marBottom w:val="0"/>
                  <w:divBdr>
                    <w:top w:val="none" w:sz="0" w:space="0" w:color="auto"/>
                    <w:left w:val="none" w:sz="0" w:space="0" w:color="auto"/>
                    <w:bottom w:val="none" w:sz="0" w:space="0" w:color="auto"/>
                    <w:right w:val="none" w:sz="0" w:space="0" w:color="auto"/>
                  </w:divBdr>
                  <w:divsChild>
                    <w:div w:id="1461806082">
                      <w:marLeft w:val="0"/>
                      <w:marRight w:val="0"/>
                      <w:marTop w:val="0"/>
                      <w:marBottom w:val="0"/>
                      <w:divBdr>
                        <w:top w:val="none" w:sz="0" w:space="0" w:color="auto"/>
                        <w:left w:val="none" w:sz="0" w:space="0" w:color="auto"/>
                        <w:bottom w:val="none" w:sz="0" w:space="0" w:color="auto"/>
                        <w:right w:val="none" w:sz="0" w:space="0" w:color="auto"/>
                      </w:divBdr>
                      <w:divsChild>
                        <w:div w:id="11054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464879">
      <w:bodyDiv w:val="1"/>
      <w:marLeft w:val="0"/>
      <w:marRight w:val="0"/>
      <w:marTop w:val="0"/>
      <w:marBottom w:val="0"/>
      <w:divBdr>
        <w:top w:val="none" w:sz="0" w:space="0" w:color="auto"/>
        <w:left w:val="none" w:sz="0" w:space="0" w:color="auto"/>
        <w:bottom w:val="none" w:sz="0" w:space="0" w:color="auto"/>
        <w:right w:val="none" w:sz="0" w:space="0" w:color="auto"/>
      </w:divBdr>
    </w:div>
    <w:div w:id="909466460">
      <w:bodyDiv w:val="1"/>
      <w:marLeft w:val="0"/>
      <w:marRight w:val="0"/>
      <w:marTop w:val="0"/>
      <w:marBottom w:val="0"/>
      <w:divBdr>
        <w:top w:val="none" w:sz="0" w:space="0" w:color="auto"/>
        <w:left w:val="none" w:sz="0" w:space="0" w:color="auto"/>
        <w:bottom w:val="none" w:sz="0" w:space="0" w:color="auto"/>
        <w:right w:val="none" w:sz="0" w:space="0" w:color="auto"/>
      </w:divBdr>
    </w:div>
    <w:div w:id="1092748915">
      <w:bodyDiv w:val="1"/>
      <w:marLeft w:val="0"/>
      <w:marRight w:val="0"/>
      <w:marTop w:val="0"/>
      <w:marBottom w:val="0"/>
      <w:divBdr>
        <w:top w:val="none" w:sz="0" w:space="0" w:color="auto"/>
        <w:left w:val="none" w:sz="0" w:space="0" w:color="auto"/>
        <w:bottom w:val="none" w:sz="0" w:space="0" w:color="auto"/>
        <w:right w:val="none" w:sz="0" w:space="0" w:color="auto"/>
      </w:divBdr>
    </w:div>
    <w:div w:id="1152135323">
      <w:bodyDiv w:val="1"/>
      <w:marLeft w:val="0"/>
      <w:marRight w:val="0"/>
      <w:marTop w:val="0"/>
      <w:marBottom w:val="0"/>
      <w:divBdr>
        <w:top w:val="none" w:sz="0" w:space="0" w:color="auto"/>
        <w:left w:val="none" w:sz="0" w:space="0" w:color="auto"/>
        <w:bottom w:val="none" w:sz="0" w:space="0" w:color="auto"/>
        <w:right w:val="none" w:sz="0" w:space="0" w:color="auto"/>
      </w:divBdr>
    </w:div>
    <w:div w:id="1153762076">
      <w:bodyDiv w:val="1"/>
      <w:marLeft w:val="0"/>
      <w:marRight w:val="0"/>
      <w:marTop w:val="0"/>
      <w:marBottom w:val="0"/>
      <w:divBdr>
        <w:top w:val="none" w:sz="0" w:space="0" w:color="auto"/>
        <w:left w:val="none" w:sz="0" w:space="0" w:color="auto"/>
        <w:bottom w:val="none" w:sz="0" w:space="0" w:color="auto"/>
        <w:right w:val="none" w:sz="0" w:space="0" w:color="auto"/>
      </w:divBdr>
    </w:div>
    <w:div w:id="1281642562">
      <w:bodyDiv w:val="1"/>
      <w:marLeft w:val="0"/>
      <w:marRight w:val="0"/>
      <w:marTop w:val="0"/>
      <w:marBottom w:val="0"/>
      <w:divBdr>
        <w:top w:val="none" w:sz="0" w:space="0" w:color="auto"/>
        <w:left w:val="none" w:sz="0" w:space="0" w:color="auto"/>
        <w:bottom w:val="none" w:sz="0" w:space="0" w:color="auto"/>
        <w:right w:val="none" w:sz="0" w:space="0" w:color="auto"/>
      </w:divBdr>
    </w:div>
    <w:div w:id="1285577514">
      <w:bodyDiv w:val="1"/>
      <w:marLeft w:val="0"/>
      <w:marRight w:val="0"/>
      <w:marTop w:val="0"/>
      <w:marBottom w:val="0"/>
      <w:divBdr>
        <w:top w:val="none" w:sz="0" w:space="0" w:color="auto"/>
        <w:left w:val="none" w:sz="0" w:space="0" w:color="auto"/>
        <w:bottom w:val="none" w:sz="0" w:space="0" w:color="auto"/>
        <w:right w:val="none" w:sz="0" w:space="0" w:color="auto"/>
      </w:divBdr>
    </w:div>
    <w:div w:id="1324819089">
      <w:bodyDiv w:val="1"/>
      <w:marLeft w:val="0"/>
      <w:marRight w:val="0"/>
      <w:marTop w:val="0"/>
      <w:marBottom w:val="0"/>
      <w:divBdr>
        <w:top w:val="none" w:sz="0" w:space="0" w:color="auto"/>
        <w:left w:val="none" w:sz="0" w:space="0" w:color="auto"/>
        <w:bottom w:val="none" w:sz="0" w:space="0" w:color="auto"/>
        <w:right w:val="none" w:sz="0" w:space="0" w:color="auto"/>
      </w:divBdr>
    </w:div>
    <w:div w:id="1387295308">
      <w:bodyDiv w:val="1"/>
      <w:marLeft w:val="0"/>
      <w:marRight w:val="0"/>
      <w:marTop w:val="0"/>
      <w:marBottom w:val="0"/>
      <w:divBdr>
        <w:top w:val="none" w:sz="0" w:space="0" w:color="auto"/>
        <w:left w:val="none" w:sz="0" w:space="0" w:color="auto"/>
        <w:bottom w:val="none" w:sz="0" w:space="0" w:color="auto"/>
        <w:right w:val="none" w:sz="0" w:space="0" w:color="auto"/>
      </w:divBdr>
    </w:div>
    <w:div w:id="1388185830">
      <w:bodyDiv w:val="1"/>
      <w:marLeft w:val="0"/>
      <w:marRight w:val="0"/>
      <w:marTop w:val="0"/>
      <w:marBottom w:val="0"/>
      <w:divBdr>
        <w:top w:val="none" w:sz="0" w:space="0" w:color="auto"/>
        <w:left w:val="none" w:sz="0" w:space="0" w:color="auto"/>
        <w:bottom w:val="none" w:sz="0" w:space="0" w:color="auto"/>
        <w:right w:val="none" w:sz="0" w:space="0" w:color="auto"/>
      </w:divBdr>
    </w:div>
    <w:div w:id="1395931891">
      <w:bodyDiv w:val="1"/>
      <w:marLeft w:val="0"/>
      <w:marRight w:val="0"/>
      <w:marTop w:val="0"/>
      <w:marBottom w:val="0"/>
      <w:divBdr>
        <w:top w:val="none" w:sz="0" w:space="0" w:color="auto"/>
        <w:left w:val="none" w:sz="0" w:space="0" w:color="auto"/>
        <w:bottom w:val="none" w:sz="0" w:space="0" w:color="auto"/>
        <w:right w:val="none" w:sz="0" w:space="0" w:color="auto"/>
      </w:divBdr>
    </w:div>
    <w:div w:id="1480923851">
      <w:bodyDiv w:val="1"/>
      <w:marLeft w:val="0"/>
      <w:marRight w:val="0"/>
      <w:marTop w:val="0"/>
      <w:marBottom w:val="0"/>
      <w:divBdr>
        <w:top w:val="none" w:sz="0" w:space="0" w:color="auto"/>
        <w:left w:val="none" w:sz="0" w:space="0" w:color="auto"/>
        <w:bottom w:val="none" w:sz="0" w:space="0" w:color="auto"/>
        <w:right w:val="none" w:sz="0" w:space="0" w:color="auto"/>
      </w:divBdr>
    </w:div>
    <w:div w:id="1499081333">
      <w:bodyDiv w:val="1"/>
      <w:marLeft w:val="0"/>
      <w:marRight w:val="0"/>
      <w:marTop w:val="0"/>
      <w:marBottom w:val="0"/>
      <w:divBdr>
        <w:top w:val="none" w:sz="0" w:space="0" w:color="auto"/>
        <w:left w:val="none" w:sz="0" w:space="0" w:color="auto"/>
        <w:bottom w:val="none" w:sz="0" w:space="0" w:color="auto"/>
        <w:right w:val="none" w:sz="0" w:space="0" w:color="auto"/>
      </w:divBdr>
    </w:div>
    <w:div w:id="1574271366">
      <w:bodyDiv w:val="1"/>
      <w:marLeft w:val="0"/>
      <w:marRight w:val="0"/>
      <w:marTop w:val="0"/>
      <w:marBottom w:val="0"/>
      <w:divBdr>
        <w:top w:val="none" w:sz="0" w:space="0" w:color="auto"/>
        <w:left w:val="none" w:sz="0" w:space="0" w:color="auto"/>
        <w:bottom w:val="none" w:sz="0" w:space="0" w:color="auto"/>
        <w:right w:val="none" w:sz="0" w:space="0" w:color="auto"/>
      </w:divBdr>
    </w:div>
    <w:div w:id="1696300310">
      <w:bodyDiv w:val="1"/>
      <w:marLeft w:val="0"/>
      <w:marRight w:val="0"/>
      <w:marTop w:val="0"/>
      <w:marBottom w:val="0"/>
      <w:divBdr>
        <w:top w:val="none" w:sz="0" w:space="0" w:color="auto"/>
        <w:left w:val="none" w:sz="0" w:space="0" w:color="auto"/>
        <w:bottom w:val="none" w:sz="0" w:space="0" w:color="auto"/>
        <w:right w:val="none" w:sz="0" w:space="0" w:color="auto"/>
      </w:divBdr>
    </w:div>
    <w:div w:id="1712608825">
      <w:bodyDiv w:val="1"/>
      <w:marLeft w:val="0"/>
      <w:marRight w:val="0"/>
      <w:marTop w:val="0"/>
      <w:marBottom w:val="0"/>
      <w:divBdr>
        <w:top w:val="none" w:sz="0" w:space="0" w:color="auto"/>
        <w:left w:val="none" w:sz="0" w:space="0" w:color="auto"/>
        <w:bottom w:val="none" w:sz="0" w:space="0" w:color="auto"/>
        <w:right w:val="none" w:sz="0" w:space="0" w:color="auto"/>
      </w:divBdr>
    </w:div>
    <w:div w:id="1716418847">
      <w:bodyDiv w:val="1"/>
      <w:marLeft w:val="0"/>
      <w:marRight w:val="0"/>
      <w:marTop w:val="0"/>
      <w:marBottom w:val="0"/>
      <w:divBdr>
        <w:top w:val="none" w:sz="0" w:space="0" w:color="auto"/>
        <w:left w:val="none" w:sz="0" w:space="0" w:color="auto"/>
        <w:bottom w:val="none" w:sz="0" w:space="0" w:color="auto"/>
        <w:right w:val="none" w:sz="0" w:space="0" w:color="auto"/>
      </w:divBdr>
    </w:div>
    <w:div w:id="1752896713">
      <w:bodyDiv w:val="1"/>
      <w:marLeft w:val="0"/>
      <w:marRight w:val="0"/>
      <w:marTop w:val="0"/>
      <w:marBottom w:val="0"/>
      <w:divBdr>
        <w:top w:val="none" w:sz="0" w:space="0" w:color="auto"/>
        <w:left w:val="none" w:sz="0" w:space="0" w:color="auto"/>
        <w:bottom w:val="none" w:sz="0" w:space="0" w:color="auto"/>
        <w:right w:val="none" w:sz="0" w:space="0" w:color="auto"/>
      </w:divBdr>
      <w:divsChild>
        <w:div w:id="214977621">
          <w:marLeft w:val="0"/>
          <w:marRight w:val="0"/>
          <w:marTop w:val="0"/>
          <w:marBottom w:val="0"/>
          <w:divBdr>
            <w:top w:val="none" w:sz="0" w:space="0" w:color="auto"/>
            <w:left w:val="none" w:sz="0" w:space="0" w:color="auto"/>
            <w:bottom w:val="none" w:sz="0" w:space="0" w:color="auto"/>
            <w:right w:val="none" w:sz="0" w:space="0" w:color="auto"/>
          </w:divBdr>
          <w:divsChild>
            <w:div w:id="6370381">
              <w:marLeft w:val="0"/>
              <w:marRight w:val="0"/>
              <w:marTop w:val="0"/>
              <w:marBottom w:val="0"/>
              <w:divBdr>
                <w:top w:val="none" w:sz="0" w:space="0" w:color="auto"/>
                <w:left w:val="none" w:sz="0" w:space="0" w:color="auto"/>
                <w:bottom w:val="none" w:sz="0" w:space="0" w:color="auto"/>
                <w:right w:val="none" w:sz="0" w:space="0" w:color="auto"/>
              </w:divBdr>
              <w:divsChild>
                <w:div w:id="1573151894">
                  <w:marLeft w:val="0"/>
                  <w:marRight w:val="0"/>
                  <w:marTop w:val="0"/>
                  <w:marBottom w:val="0"/>
                  <w:divBdr>
                    <w:top w:val="none" w:sz="0" w:space="0" w:color="auto"/>
                    <w:left w:val="none" w:sz="0" w:space="0" w:color="auto"/>
                    <w:bottom w:val="none" w:sz="0" w:space="0" w:color="auto"/>
                    <w:right w:val="none" w:sz="0" w:space="0" w:color="auto"/>
                  </w:divBdr>
                  <w:divsChild>
                    <w:div w:id="1758281998">
                      <w:marLeft w:val="0"/>
                      <w:marRight w:val="0"/>
                      <w:marTop w:val="0"/>
                      <w:marBottom w:val="0"/>
                      <w:divBdr>
                        <w:top w:val="none" w:sz="0" w:space="0" w:color="auto"/>
                        <w:left w:val="none" w:sz="0" w:space="0" w:color="auto"/>
                        <w:bottom w:val="none" w:sz="0" w:space="0" w:color="auto"/>
                        <w:right w:val="none" w:sz="0" w:space="0" w:color="auto"/>
                      </w:divBdr>
                      <w:divsChild>
                        <w:div w:id="154808753">
                          <w:marLeft w:val="0"/>
                          <w:marRight w:val="0"/>
                          <w:marTop w:val="0"/>
                          <w:marBottom w:val="0"/>
                          <w:divBdr>
                            <w:top w:val="none" w:sz="0" w:space="0" w:color="auto"/>
                            <w:left w:val="none" w:sz="0" w:space="0" w:color="auto"/>
                            <w:bottom w:val="none" w:sz="0" w:space="0" w:color="auto"/>
                            <w:right w:val="none" w:sz="0" w:space="0" w:color="auto"/>
                          </w:divBdr>
                          <w:divsChild>
                            <w:div w:id="242877050">
                              <w:marLeft w:val="0"/>
                              <w:marRight w:val="0"/>
                              <w:marTop w:val="0"/>
                              <w:marBottom w:val="0"/>
                              <w:divBdr>
                                <w:top w:val="none" w:sz="0" w:space="0" w:color="auto"/>
                                <w:left w:val="none" w:sz="0" w:space="0" w:color="auto"/>
                                <w:bottom w:val="none" w:sz="0" w:space="0" w:color="auto"/>
                                <w:right w:val="none" w:sz="0" w:space="0" w:color="auto"/>
                              </w:divBdr>
                              <w:divsChild>
                                <w:div w:id="1929775195">
                                  <w:marLeft w:val="0"/>
                                  <w:marRight w:val="0"/>
                                  <w:marTop w:val="0"/>
                                  <w:marBottom w:val="0"/>
                                  <w:divBdr>
                                    <w:top w:val="none" w:sz="0" w:space="0" w:color="auto"/>
                                    <w:left w:val="none" w:sz="0" w:space="0" w:color="auto"/>
                                    <w:bottom w:val="none" w:sz="0" w:space="0" w:color="auto"/>
                                    <w:right w:val="none" w:sz="0" w:space="0" w:color="auto"/>
                                  </w:divBdr>
                                  <w:divsChild>
                                    <w:div w:id="428432543">
                                      <w:marLeft w:val="0"/>
                                      <w:marRight w:val="0"/>
                                      <w:marTop w:val="0"/>
                                      <w:marBottom w:val="0"/>
                                      <w:divBdr>
                                        <w:top w:val="none" w:sz="0" w:space="0" w:color="auto"/>
                                        <w:left w:val="none" w:sz="0" w:space="0" w:color="auto"/>
                                        <w:bottom w:val="none" w:sz="0" w:space="0" w:color="auto"/>
                                        <w:right w:val="none" w:sz="0" w:space="0" w:color="auto"/>
                                      </w:divBdr>
                                      <w:divsChild>
                                        <w:div w:id="434711602">
                                          <w:marLeft w:val="0"/>
                                          <w:marRight w:val="0"/>
                                          <w:marTop w:val="0"/>
                                          <w:marBottom w:val="0"/>
                                          <w:divBdr>
                                            <w:top w:val="none" w:sz="0" w:space="0" w:color="auto"/>
                                            <w:left w:val="none" w:sz="0" w:space="0" w:color="auto"/>
                                            <w:bottom w:val="none" w:sz="0" w:space="0" w:color="auto"/>
                                            <w:right w:val="none" w:sz="0" w:space="0" w:color="auto"/>
                                          </w:divBdr>
                                          <w:divsChild>
                                            <w:div w:id="1687976048">
                                              <w:marLeft w:val="0"/>
                                              <w:marRight w:val="0"/>
                                              <w:marTop w:val="0"/>
                                              <w:marBottom w:val="0"/>
                                              <w:divBdr>
                                                <w:top w:val="none" w:sz="0" w:space="0" w:color="auto"/>
                                                <w:left w:val="none" w:sz="0" w:space="0" w:color="auto"/>
                                                <w:bottom w:val="none" w:sz="0" w:space="0" w:color="auto"/>
                                                <w:right w:val="none" w:sz="0" w:space="0" w:color="auto"/>
                                              </w:divBdr>
                                              <w:divsChild>
                                                <w:div w:id="1740127569">
                                                  <w:marLeft w:val="0"/>
                                                  <w:marRight w:val="0"/>
                                                  <w:marTop w:val="0"/>
                                                  <w:marBottom w:val="0"/>
                                                  <w:divBdr>
                                                    <w:top w:val="none" w:sz="0" w:space="0" w:color="auto"/>
                                                    <w:left w:val="none" w:sz="0" w:space="0" w:color="auto"/>
                                                    <w:bottom w:val="none" w:sz="0" w:space="0" w:color="auto"/>
                                                    <w:right w:val="none" w:sz="0" w:space="0" w:color="auto"/>
                                                  </w:divBdr>
                                                  <w:divsChild>
                                                    <w:div w:id="1234005739">
                                                      <w:marLeft w:val="0"/>
                                                      <w:marRight w:val="0"/>
                                                      <w:marTop w:val="0"/>
                                                      <w:marBottom w:val="0"/>
                                                      <w:divBdr>
                                                        <w:top w:val="none" w:sz="0" w:space="0" w:color="auto"/>
                                                        <w:left w:val="none" w:sz="0" w:space="0" w:color="auto"/>
                                                        <w:bottom w:val="none" w:sz="0" w:space="0" w:color="auto"/>
                                                        <w:right w:val="none" w:sz="0" w:space="0" w:color="auto"/>
                                                      </w:divBdr>
                                                      <w:divsChild>
                                                        <w:div w:id="640161939">
                                                          <w:marLeft w:val="0"/>
                                                          <w:marRight w:val="0"/>
                                                          <w:marTop w:val="0"/>
                                                          <w:marBottom w:val="0"/>
                                                          <w:divBdr>
                                                            <w:top w:val="none" w:sz="0" w:space="0" w:color="auto"/>
                                                            <w:left w:val="none" w:sz="0" w:space="0" w:color="auto"/>
                                                            <w:bottom w:val="none" w:sz="0" w:space="0" w:color="auto"/>
                                                            <w:right w:val="none" w:sz="0" w:space="0" w:color="auto"/>
                                                          </w:divBdr>
                                                          <w:divsChild>
                                                            <w:div w:id="757753053">
                                                              <w:marLeft w:val="0"/>
                                                              <w:marRight w:val="0"/>
                                                              <w:marTop w:val="0"/>
                                                              <w:marBottom w:val="0"/>
                                                              <w:divBdr>
                                                                <w:top w:val="none" w:sz="0" w:space="0" w:color="auto"/>
                                                                <w:left w:val="none" w:sz="0" w:space="0" w:color="auto"/>
                                                                <w:bottom w:val="none" w:sz="0" w:space="0" w:color="auto"/>
                                                                <w:right w:val="none" w:sz="0" w:space="0" w:color="auto"/>
                                                              </w:divBdr>
                                                              <w:divsChild>
                                                                <w:div w:id="209222315">
                                                                  <w:marLeft w:val="0"/>
                                                                  <w:marRight w:val="0"/>
                                                                  <w:marTop w:val="0"/>
                                                                  <w:marBottom w:val="0"/>
                                                                  <w:divBdr>
                                                                    <w:top w:val="none" w:sz="0" w:space="0" w:color="auto"/>
                                                                    <w:left w:val="none" w:sz="0" w:space="0" w:color="auto"/>
                                                                    <w:bottom w:val="none" w:sz="0" w:space="0" w:color="auto"/>
                                                                    <w:right w:val="none" w:sz="0" w:space="0" w:color="auto"/>
                                                                  </w:divBdr>
                                                                  <w:divsChild>
                                                                    <w:div w:id="80728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17917113">
      <w:bodyDiv w:val="1"/>
      <w:marLeft w:val="0"/>
      <w:marRight w:val="0"/>
      <w:marTop w:val="0"/>
      <w:marBottom w:val="0"/>
      <w:divBdr>
        <w:top w:val="none" w:sz="0" w:space="0" w:color="auto"/>
        <w:left w:val="none" w:sz="0" w:space="0" w:color="auto"/>
        <w:bottom w:val="none" w:sz="0" w:space="0" w:color="auto"/>
        <w:right w:val="none" w:sz="0" w:space="0" w:color="auto"/>
      </w:divBdr>
    </w:div>
    <w:div w:id="1826510858">
      <w:bodyDiv w:val="1"/>
      <w:marLeft w:val="0"/>
      <w:marRight w:val="0"/>
      <w:marTop w:val="0"/>
      <w:marBottom w:val="0"/>
      <w:divBdr>
        <w:top w:val="none" w:sz="0" w:space="0" w:color="auto"/>
        <w:left w:val="none" w:sz="0" w:space="0" w:color="auto"/>
        <w:bottom w:val="none" w:sz="0" w:space="0" w:color="auto"/>
        <w:right w:val="none" w:sz="0" w:space="0" w:color="auto"/>
      </w:divBdr>
    </w:div>
    <w:div w:id="1880165873">
      <w:bodyDiv w:val="1"/>
      <w:marLeft w:val="0"/>
      <w:marRight w:val="0"/>
      <w:marTop w:val="0"/>
      <w:marBottom w:val="0"/>
      <w:divBdr>
        <w:top w:val="none" w:sz="0" w:space="0" w:color="auto"/>
        <w:left w:val="none" w:sz="0" w:space="0" w:color="auto"/>
        <w:bottom w:val="none" w:sz="0" w:space="0" w:color="auto"/>
        <w:right w:val="none" w:sz="0" w:space="0" w:color="auto"/>
      </w:divBdr>
    </w:div>
    <w:div w:id="1927422634">
      <w:bodyDiv w:val="1"/>
      <w:marLeft w:val="0"/>
      <w:marRight w:val="0"/>
      <w:marTop w:val="0"/>
      <w:marBottom w:val="0"/>
      <w:divBdr>
        <w:top w:val="none" w:sz="0" w:space="0" w:color="auto"/>
        <w:left w:val="none" w:sz="0" w:space="0" w:color="auto"/>
        <w:bottom w:val="none" w:sz="0" w:space="0" w:color="auto"/>
        <w:right w:val="none" w:sz="0" w:space="0" w:color="auto"/>
      </w:divBdr>
    </w:div>
    <w:div w:id="1951473924">
      <w:bodyDiv w:val="1"/>
      <w:marLeft w:val="0"/>
      <w:marRight w:val="0"/>
      <w:marTop w:val="0"/>
      <w:marBottom w:val="0"/>
      <w:divBdr>
        <w:top w:val="none" w:sz="0" w:space="0" w:color="auto"/>
        <w:left w:val="none" w:sz="0" w:space="0" w:color="auto"/>
        <w:bottom w:val="none" w:sz="0" w:space="0" w:color="auto"/>
        <w:right w:val="none" w:sz="0" w:space="0" w:color="auto"/>
      </w:divBdr>
    </w:div>
    <w:div w:id="1978996207">
      <w:bodyDiv w:val="1"/>
      <w:marLeft w:val="0"/>
      <w:marRight w:val="0"/>
      <w:marTop w:val="0"/>
      <w:marBottom w:val="0"/>
      <w:divBdr>
        <w:top w:val="none" w:sz="0" w:space="0" w:color="auto"/>
        <w:left w:val="none" w:sz="0" w:space="0" w:color="auto"/>
        <w:bottom w:val="none" w:sz="0" w:space="0" w:color="auto"/>
        <w:right w:val="none" w:sz="0" w:space="0" w:color="auto"/>
      </w:divBdr>
    </w:div>
    <w:div w:id="2014912008">
      <w:bodyDiv w:val="1"/>
      <w:marLeft w:val="0"/>
      <w:marRight w:val="0"/>
      <w:marTop w:val="0"/>
      <w:marBottom w:val="0"/>
      <w:divBdr>
        <w:top w:val="none" w:sz="0" w:space="0" w:color="auto"/>
        <w:left w:val="none" w:sz="0" w:space="0" w:color="auto"/>
        <w:bottom w:val="none" w:sz="0" w:space="0" w:color="auto"/>
        <w:right w:val="none" w:sz="0" w:space="0" w:color="auto"/>
      </w:divBdr>
    </w:div>
    <w:div w:id="2029021689">
      <w:bodyDiv w:val="1"/>
      <w:marLeft w:val="0"/>
      <w:marRight w:val="0"/>
      <w:marTop w:val="0"/>
      <w:marBottom w:val="0"/>
      <w:divBdr>
        <w:top w:val="none" w:sz="0" w:space="0" w:color="auto"/>
        <w:left w:val="none" w:sz="0" w:space="0" w:color="auto"/>
        <w:bottom w:val="none" w:sz="0" w:space="0" w:color="auto"/>
        <w:right w:val="none" w:sz="0" w:space="0" w:color="auto"/>
      </w:divBdr>
    </w:div>
    <w:div w:id="2048291686">
      <w:bodyDiv w:val="1"/>
      <w:marLeft w:val="0"/>
      <w:marRight w:val="0"/>
      <w:marTop w:val="0"/>
      <w:marBottom w:val="0"/>
      <w:divBdr>
        <w:top w:val="none" w:sz="0" w:space="0" w:color="auto"/>
        <w:left w:val="none" w:sz="0" w:space="0" w:color="auto"/>
        <w:bottom w:val="none" w:sz="0" w:space="0" w:color="auto"/>
        <w:right w:val="none" w:sz="0" w:space="0" w:color="auto"/>
      </w:divBdr>
    </w:div>
    <w:div w:id="2076736214">
      <w:bodyDiv w:val="1"/>
      <w:marLeft w:val="0"/>
      <w:marRight w:val="0"/>
      <w:marTop w:val="0"/>
      <w:marBottom w:val="0"/>
      <w:divBdr>
        <w:top w:val="none" w:sz="0" w:space="0" w:color="auto"/>
        <w:left w:val="none" w:sz="0" w:space="0" w:color="auto"/>
        <w:bottom w:val="none" w:sz="0" w:space="0" w:color="auto"/>
        <w:right w:val="none" w:sz="0" w:space="0" w:color="auto"/>
      </w:divBdr>
    </w:div>
    <w:div w:id="2142260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i2e-test.nci.nih.gov/documentation/application/GSFB_User_guide.pdf" TargetMode="External"/><Relationship Id="rId18" Type="http://schemas.openxmlformats.org/officeDocument/2006/relationships/hyperlink" Target="https://ncisvn.nci.nih.gov/svn/iscs/greensheets/Requirements/Specs/GreenSheets%20Redesign%20Project%20Scope.docx" TargetMode="External"/><Relationship Id="rId26" Type="http://schemas.openxmlformats.org/officeDocument/2006/relationships/image" Target="media/image7.png"/><Relationship Id="rId39"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1.png"/><Relationship Id="rId42" Type="http://schemas.openxmlformats.org/officeDocument/2006/relationships/hyperlink" Target="https://ncisvn.nci.nih.gov/svn/iscs/greensheets/Requirements/Specs/GreenSheets%20Redesign%20Project%20Scope.docx"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ncisvn.nci.nih.gov/svn/iscs/greensheets/Requirements/Specs/GreenSheets%20Redesign%20Project%20Scope.docx" TargetMode="External"/><Relationship Id="rId17" Type="http://schemas.openxmlformats.org/officeDocument/2006/relationships/oleObject" Target="embeddings/oleObject1.bin"/><Relationship Id="rId25" Type="http://schemas.openxmlformats.org/officeDocument/2006/relationships/image" Target="media/image6.png"/><Relationship Id="rId33" Type="http://schemas.openxmlformats.org/officeDocument/2006/relationships/hyperlink" Target="https://ncisvn.nci.nih.gov/svn/iscs/greensheets/Requirements/Use-cases/View%20and%20Manage%20a%20greensheet%20use-case_NEW.doc" TargetMode="External"/><Relationship Id="rId38" Type="http://schemas.openxmlformats.org/officeDocument/2006/relationships/oleObject" Target="embeddings/oleObject4.bin"/><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hyperlink" Target="https://ncisvn.nci.nih.gov/svn/iscs/greensheets/Requirements/Specs/GreenSheets%20Redesign%20Project%20Scope.docx" TargetMode="External"/><Relationship Id="rId29" Type="http://schemas.openxmlformats.org/officeDocument/2006/relationships/hyperlink" Target="https://ncisvn.nci.nih.gov/svn/iscs/greensheets/Requirements/Use-cases/View%20and%20Manage%20a%20greensheet%20use-case_NEW.doc" TargetMode="Externa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cisvn.nci.nih.gov/svn/iscs/greensheets/Requirements/Meeting%20Minutes/Draft%20area%20_%20meeting%20with%20OGA%20meeting%20minutes.docx" TargetMode="External"/><Relationship Id="rId24" Type="http://schemas.openxmlformats.org/officeDocument/2006/relationships/hyperlink" Target="https://ncisvn.nci.nih.gov/svn/iscs/greensheets/Requirements/Use-cases/View%20and%20Manage%20a%20greensheet%20use-case_NEW.doc" TargetMode="External"/><Relationship Id="rId32" Type="http://schemas.openxmlformats.org/officeDocument/2006/relationships/image" Target="media/image10.png"/><Relationship Id="rId37" Type="http://schemas.openxmlformats.org/officeDocument/2006/relationships/oleObject" Target="embeddings/oleObject3.bin"/><Relationship Id="rId40" Type="http://schemas.openxmlformats.org/officeDocument/2006/relationships/image" Target="media/image1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ncisvn.nci.nih.gov/svn/iscs/greensheets/Requirements/Specs/GreenSheets%20Redesign%20Project%20Scope.docx"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2.png"/><Relationship Id="rId10" Type="http://schemas.openxmlformats.org/officeDocument/2006/relationships/hyperlink" Target="https://ncisvn.nci.nih.gov/svn/iscs/greensheets/Requirements/Specs/GreenSheets%20-%20Scope.docx" TargetMode="External"/><Relationship Id="rId19" Type="http://schemas.openxmlformats.org/officeDocument/2006/relationships/image" Target="media/image2.png"/><Relationship Id="rId31" Type="http://schemas.openxmlformats.org/officeDocument/2006/relationships/hyperlink" Target="https://ncisvn.nci.nih.gov/svn/iscs/greensheets/Requirements/Use-cases/View%20and%20Manage%20a%20greensheet%20use-case_NEW.doc"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ncisvn.nci.nih.gov/svn/iscs/greensheets/Requirements/Use-cases/View%20and%20Manage%20a%20greensheet%20use-case_NEW.doc"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hyperlink" Target="https://ncisvn.nci.nih.gov/svn/iscs/greensheets/Requirements/Use-cases/View%20and%20Manage%20a%20greensheet%20use-case_NEW.doc" TargetMode="External"/><Relationship Id="rId35" Type="http://schemas.openxmlformats.org/officeDocument/2006/relationships/oleObject" Target="embeddings/oleObject2.bin"/><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4454C3-6085-49C4-A4E5-5D6F6963F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2233</TotalTime>
  <Pages>24</Pages>
  <Words>5244</Words>
  <Characters>29896</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NIH</Company>
  <LinksUpToDate>false</LinksUpToDate>
  <CharactersWithSpaces>35070</CharactersWithSpaces>
  <SharedDoc>false</SharedDoc>
  <HLinks>
    <vt:vector size="234" baseType="variant">
      <vt:variant>
        <vt:i4>1769525</vt:i4>
      </vt:variant>
      <vt:variant>
        <vt:i4>230</vt:i4>
      </vt:variant>
      <vt:variant>
        <vt:i4>0</vt:i4>
      </vt:variant>
      <vt:variant>
        <vt:i4>5</vt:i4>
      </vt:variant>
      <vt:variant>
        <vt:lpwstr/>
      </vt:variant>
      <vt:variant>
        <vt:lpwstr>_Toc219279966</vt:lpwstr>
      </vt:variant>
      <vt:variant>
        <vt:i4>1769525</vt:i4>
      </vt:variant>
      <vt:variant>
        <vt:i4>224</vt:i4>
      </vt:variant>
      <vt:variant>
        <vt:i4>0</vt:i4>
      </vt:variant>
      <vt:variant>
        <vt:i4>5</vt:i4>
      </vt:variant>
      <vt:variant>
        <vt:lpwstr/>
      </vt:variant>
      <vt:variant>
        <vt:lpwstr>_Toc219279965</vt:lpwstr>
      </vt:variant>
      <vt:variant>
        <vt:i4>1769525</vt:i4>
      </vt:variant>
      <vt:variant>
        <vt:i4>218</vt:i4>
      </vt:variant>
      <vt:variant>
        <vt:i4>0</vt:i4>
      </vt:variant>
      <vt:variant>
        <vt:i4>5</vt:i4>
      </vt:variant>
      <vt:variant>
        <vt:lpwstr/>
      </vt:variant>
      <vt:variant>
        <vt:lpwstr>_Toc219279964</vt:lpwstr>
      </vt:variant>
      <vt:variant>
        <vt:i4>1769525</vt:i4>
      </vt:variant>
      <vt:variant>
        <vt:i4>212</vt:i4>
      </vt:variant>
      <vt:variant>
        <vt:i4>0</vt:i4>
      </vt:variant>
      <vt:variant>
        <vt:i4>5</vt:i4>
      </vt:variant>
      <vt:variant>
        <vt:lpwstr/>
      </vt:variant>
      <vt:variant>
        <vt:lpwstr>_Toc219279963</vt:lpwstr>
      </vt:variant>
      <vt:variant>
        <vt:i4>1769525</vt:i4>
      </vt:variant>
      <vt:variant>
        <vt:i4>206</vt:i4>
      </vt:variant>
      <vt:variant>
        <vt:i4>0</vt:i4>
      </vt:variant>
      <vt:variant>
        <vt:i4>5</vt:i4>
      </vt:variant>
      <vt:variant>
        <vt:lpwstr/>
      </vt:variant>
      <vt:variant>
        <vt:lpwstr>_Toc219279962</vt:lpwstr>
      </vt:variant>
      <vt:variant>
        <vt:i4>1769525</vt:i4>
      </vt:variant>
      <vt:variant>
        <vt:i4>200</vt:i4>
      </vt:variant>
      <vt:variant>
        <vt:i4>0</vt:i4>
      </vt:variant>
      <vt:variant>
        <vt:i4>5</vt:i4>
      </vt:variant>
      <vt:variant>
        <vt:lpwstr/>
      </vt:variant>
      <vt:variant>
        <vt:lpwstr>_Toc219279961</vt:lpwstr>
      </vt:variant>
      <vt:variant>
        <vt:i4>1769525</vt:i4>
      </vt:variant>
      <vt:variant>
        <vt:i4>194</vt:i4>
      </vt:variant>
      <vt:variant>
        <vt:i4>0</vt:i4>
      </vt:variant>
      <vt:variant>
        <vt:i4>5</vt:i4>
      </vt:variant>
      <vt:variant>
        <vt:lpwstr/>
      </vt:variant>
      <vt:variant>
        <vt:lpwstr>_Toc219279960</vt:lpwstr>
      </vt:variant>
      <vt:variant>
        <vt:i4>1572917</vt:i4>
      </vt:variant>
      <vt:variant>
        <vt:i4>188</vt:i4>
      </vt:variant>
      <vt:variant>
        <vt:i4>0</vt:i4>
      </vt:variant>
      <vt:variant>
        <vt:i4>5</vt:i4>
      </vt:variant>
      <vt:variant>
        <vt:lpwstr/>
      </vt:variant>
      <vt:variant>
        <vt:lpwstr>_Toc219279959</vt:lpwstr>
      </vt:variant>
      <vt:variant>
        <vt:i4>1572917</vt:i4>
      </vt:variant>
      <vt:variant>
        <vt:i4>182</vt:i4>
      </vt:variant>
      <vt:variant>
        <vt:i4>0</vt:i4>
      </vt:variant>
      <vt:variant>
        <vt:i4>5</vt:i4>
      </vt:variant>
      <vt:variant>
        <vt:lpwstr/>
      </vt:variant>
      <vt:variant>
        <vt:lpwstr>_Toc219279958</vt:lpwstr>
      </vt:variant>
      <vt:variant>
        <vt:i4>1572917</vt:i4>
      </vt:variant>
      <vt:variant>
        <vt:i4>176</vt:i4>
      </vt:variant>
      <vt:variant>
        <vt:i4>0</vt:i4>
      </vt:variant>
      <vt:variant>
        <vt:i4>5</vt:i4>
      </vt:variant>
      <vt:variant>
        <vt:lpwstr/>
      </vt:variant>
      <vt:variant>
        <vt:lpwstr>_Toc219279957</vt:lpwstr>
      </vt:variant>
      <vt:variant>
        <vt:i4>1572917</vt:i4>
      </vt:variant>
      <vt:variant>
        <vt:i4>170</vt:i4>
      </vt:variant>
      <vt:variant>
        <vt:i4>0</vt:i4>
      </vt:variant>
      <vt:variant>
        <vt:i4>5</vt:i4>
      </vt:variant>
      <vt:variant>
        <vt:lpwstr/>
      </vt:variant>
      <vt:variant>
        <vt:lpwstr>_Toc219279956</vt:lpwstr>
      </vt:variant>
      <vt:variant>
        <vt:i4>1572917</vt:i4>
      </vt:variant>
      <vt:variant>
        <vt:i4>164</vt:i4>
      </vt:variant>
      <vt:variant>
        <vt:i4>0</vt:i4>
      </vt:variant>
      <vt:variant>
        <vt:i4>5</vt:i4>
      </vt:variant>
      <vt:variant>
        <vt:lpwstr/>
      </vt:variant>
      <vt:variant>
        <vt:lpwstr>_Toc219279955</vt:lpwstr>
      </vt:variant>
      <vt:variant>
        <vt:i4>1572917</vt:i4>
      </vt:variant>
      <vt:variant>
        <vt:i4>158</vt:i4>
      </vt:variant>
      <vt:variant>
        <vt:i4>0</vt:i4>
      </vt:variant>
      <vt:variant>
        <vt:i4>5</vt:i4>
      </vt:variant>
      <vt:variant>
        <vt:lpwstr/>
      </vt:variant>
      <vt:variant>
        <vt:lpwstr>_Toc219279954</vt:lpwstr>
      </vt:variant>
      <vt:variant>
        <vt:i4>1572917</vt:i4>
      </vt:variant>
      <vt:variant>
        <vt:i4>152</vt:i4>
      </vt:variant>
      <vt:variant>
        <vt:i4>0</vt:i4>
      </vt:variant>
      <vt:variant>
        <vt:i4>5</vt:i4>
      </vt:variant>
      <vt:variant>
        <vt:lpwstr/>
      </vt:variant>
      <vt:variant>
        <vt:lpwstr>_Toc219279953</vt:lpwstr>
      </vt:variant>
      <vt:variant>
        <vt:i4>1572917</vt:i4>
      </vt:variant>
      <vt:variant>
        <vt:i4>146</vt:i4>
      </vt:variant>
      <vt:variant>
        <vt:i4>0</vt:i4>
      </vt:variant>
      <vt:variant>
        <vt:i4>5</vt:i4>
      </vt:variant>
      <vt:variant>
        <vt:lpwstr/>
      </vt:variant>
      <vt:variant>
        <vt:lpwstr>_Toc219279952</vt:lpwstr>
      </vt:variant>
      <vt:variant>
        <vt:i4>1572917</vt:i4>
      </vt:variant>
      <vt:variant>
        <vt:i4>140</vt:i4>
      </vt:variant>
      <vt:variant>
        <vt:i4>0</vt:i4>
      </vt:variant>
      <vt:variant>
        <vt:i4>5</vt:i4>
      </vt:variant>
      <vt:variant>
        <vt:lpwstr/>
      </vt:variant>
      <vt:variant>
        <vt:lpwstr>_Toc219279951</vt:lpwstr>
      </vt:variant>
      <vt:variant>
        <vt:i4>1572917</vt:i4>
      </vt:variant>
      <vt:variant>
        <vt:i4>134</vt:i4>
      </vt:variant>
      <vt:variant>
        <vt:i4>0</vt:i4>
      </vt:variant>
      <vt:variant>
        <vt:i4>5</vt:i4>
      </vt:variant>
      <vt:variant>
        <vt:lpwstr/>
      </vt:variant>
      <vt:variant>
        <vt:lpwstr>_Toc219279950</vt:lpwstr>
      </vt:variant>
      <vt:variant>
        <vt:i4>1638453</vt:i4>
      </vt:variant>
      <vt:variant>
        <vt:i4>128</vt:i4>
      </vt:variant>
      <vt:variant>
        <vt:i4>0</vt:i4>
      </vt:variant>
      <vt:variant>
        <vt:i4>5</vt:i4>
      </vt:variant>
      <vt:variant>
        <vt:lpwstr/>
      </vt:variant>
      <vt:variant>
        <vt:lpwstr>_Toc219279949</vt:lpwstr>
      </vt:variant>
      <vt:variant>
        <vt:i4>1638453</vt:i4>
      </vt:variant>
      <vt:variant>
        <vt:i4>122</vt:i4>
      </vt:variant>
      <vt:variant>
        <vt:i4>0</vt:i4>
      </vt:variant>
      <vt:variant>
        <vt:i4>5</vt:i4>
      </vt:variant>
      <vt:variant>
        <vt:lpwstr/>
      </vt:variant>
      <vt:variant>
        <vt:lpwstr>_Toc219279948</vt:lpwstr>
      </vt:variant>
      <vt:variant>
        <vt:i4>1638453</vt:i4>
      </vt:variant>
      <vt:variant>
        <vt:i4>116</vt:i4>
      </vt:variant>
      <vt:variant>
        <vt:i4>0</vt:i4>
      </vt:variant>
      <vt:variant>
        <vt:i4>5</vt:i4>
      </vt:variant>
      <vt:variant>
        <vt:lpwstr/>
      </vt:variant>
      <vt:variant>
        <vt:lpwstr>_Toc219279947</vt:lpwstr>
      </vt:variant>
      <vt:variant>
        <vt:i4>1638453</vt:i4>
      </vt:variant>
      <vt:variant>
        <vt:i4>110</vt:i4>
      </vt:variant>
      <vt:variant>
        <vt:i4>0</vt:i4>
      </vt:variant>
      <vt:variant>
        <vt:i4>5</vt:i4>
      </vt:variant>
      <vt:variant>
        <vt:lpwstr/>
      </vt:variant>
      <vt:variant>
        <vt:lpwstr>_Toc219279946</vt:lpwstr>
      </vt:variant>
      <vt:variant>
        <vt:i4>1638453</vt:i4>
      </vt:variant>
      <vt:variant>
        <vt:i4>104</vt:i4>
      </vt:variant>
      <vt:variant>
        <vt:i4>0</vt:i4>
      </vt:variant>
      <vt:variant>
        <vt:i4>5</vt:i4>
      </vt:variant>
      <vt:variant>
        <vt:lpwstr/>
      </vt:variant>
      <vt:variant>
        <vt:lpwstr>_Toc219279945</vt:lpwstr>
      </vt:variant>
      <vt:variant>
        <vt:i4>1638453</vt:i4>
      </vt:variant>
      <vt:variant>
        <vt:i4>98</vt:i4>
      </vt:variant>
      <vt:variant>
        <vt:i4>0</vt:i4>
      </vt:variant>
      <vt:variant>
        <vt:i4>5</vt:i4>
      </vt:variant>
      <vt:variant>
        <vt:lpwstr/>
      </vt:variant>
      <vt:variant>
        <vt:lpwstr>_Toc219279944</vt:lpwstr>
      </vt:variant>
      <vt:variant>
        <vt:i4>1638453</vt:i4>
      </vt:variant>
      <vt:variant>
        <vt:i4>92</vt:i4>
      </vt:variant>
      <vt:variant>
        <vt:i4>0</vt:i4>
      </vt:variant>
      <vt:variant>
        <vt:i4>5</vt:i4>
      </vt:variant>
      <vt:variant>
        <vt:lpwstr/>
      </vt:variant>
      <vt:variant>
        <vt:lpwstr>_Toc219279943</vt:lpwstr>
      </vt:variant>
      <vt:variant>
        <vt:i4>1638453</vt:i4>
      </vt:variant>
      <vt:variant>
        <vt:i4>86</vt:i4>
      </vt:variant>
      <vt:variant>
        <vt:i4>0</vt:i4>
      </vt:variant>
      <vt:variant>
        <vt:i4>5</vt:i4>
      </vt:variant>
      <vt:variant>
        <vt:lpwstr/>
      </vt:variant>
      <vt:variant>
        <vt:lpwstr>_Toc219279942</vt:lpwstr>
      </vt:variant>
      <vt:variant>
        <vt:i4>1638453</vt:i4>
      </vt:variant>
      <vt:variant>
        <vt:i4>80</vt:i4>
      </vt:variant>
      <vt:variant>
        <vt:i4>0</vt:i4>
      </vt:variant>
      <vt:variant>
        <vt:i4>5</vt:i4>
      </vt:variant>
      <vt:variant>
        <vt:lpwstr/>
      </vt:variant>
      <vt:variant>
        <vt:lpwstr>_Toc219279941</vt:lpwstr>
      </vt:variant>
      <vt:variant>
        <vt:i4>1638453</vt:i4>
      </vt:variant>
      <vt:variant>
        <vt:i4>74</vt:i4>
      </vt:variant>
      <vt:variant>
        <vt:i4>0</vt:i4>
      </vt:variant>
      <vt:variant>
        <vt:i4>5</vt:i4>
      </vt:variant>
      <vt:variant>
        <vt:lpwstr/>
      </vt:variant>
      <vt:variant>
        <vt:lpwstr>_Toc219279940</vt:lpwstr>
      </vt:variant>
      <vt:variant>
        <vt:i4>1966133</vt:i4>
      </vt:variant>
      <vt:variant>
        <vt:i4>68</vt:i4>
      </vt:variant>
      <vt:variant>
        <vt:i4>0</vt:i4>
      </vt:variant>
      <vt:variant>
        <vt:i4>5</vt:i4>
      </vt:variant>
      <vt:variant>
        <vt:lpwstr/>
      </vt:variant>
      <vt:variant>
        <vt:lpwstr>_Toc219279939</vt:lpwstr>
      </vt:variant>
      <vt:variant>
        <vt:i4>1966133</vt:i4>
      </vt:variant>
      <vt:variant>
        <vt:i4>62</vt:i4>
      </vt:variant>
      <vt:variant>
        <vt:i4>0</vt:i4>
      </vt:variant>
      <vt:variant>
        <vt:i4>5</vt:i4>
      </vt:variant>
      <vt:variant>
        <vt:lpwstr/>
      </vt:variant>
      <vt:variant>
        <vt:lpwstr>_Toc219279938</vt:lpwstr>
      </vt:variant>
      <vt:variant>
        <vt:i4>1966133</vt:i4>
      </vt:variant>
      <vt:variant>
        <vt:i4>56</vt:i4>
      </vt:variant>
      <vt:variant>
        <vt:i4>0</vt:i4>
      </vt:variant>
      <vt:variant>
        <vt:i4>5</vt:i4>
      </vt:variant>
      <vt:variant>
        <vt:lpwstr/>
      </vt:variant>
      <vt:variant>
        <vt:lpwstr>_Toc219279937</vt:lpwstr>
      </vt:variant>
      <vt:variant>
        <vt:i4>1966133</vt:i4>
      </vt:variant>
      <vt:variant>
        <vt:i4>50</vt:i4>
      </vt:variant>
      <vt:variant>
        <vt:i4>0</vt:i4>
      </vt:variant>
      <vt:variant>
        <vt:i4>5</vt:i4>
      </vt:variant>
      <vt:variant>
        <vt:lpwstr/>
      </vt:variant>
      <vt:variant>
        <vt:lpwstr>_Toc219279936</vt:lpwstr>
      </vt:variant>
      <vt:variant>
        <vt:i4>1966133</vt:i4>
      </vt:variant>
      <vt:variant>
        <vt:i4>44</vt:i4>
      </vt:variant>
      <vt:variant>
        <vt:i4>0</vt:i4>
      </vt:variant>
      <vt:variant>
        <vt:i4>5</vt:i4>
      </vt:variant>
      <vt:variant>
        <vt:lpwstr/>
      </vt:variant>
      <vt:variant>
        <vt:lpwstr>_Toc219279935</vt:lpwstr>
      </vt:variant>
      <vt:variant>
        <vt:i4>1966133</vt:i4>
      </vt:variant>
      <vt:variant>
        <vt:i4>38</vt:i4>
      </vt:variant>
      <vt:variant>
        <vt:i4>0</vt:i4>
      </vt:variant>
      <vt:variant>
        <vt:i4>5</vt:i4>
      </vt:variant>
      <vt:variant>
        <vt:lpwstr/>
      </vt:variant>
      <vt:variant>
        <vt:lpwstr>_Toc219279934</vt:lpwstr>
      </vt:variant>
      <vt:variant>
        <vt:i4>1966133</vt:i4>
      </vt:variant>
      <vt:variant>
        <vt:i4>32</vt:i4>
      </vt:variant>
      <vt:variant>
        <vt:i4>0</vt:i4>
      </vt:variant>
      <vt:variant>
        <vt:i4>5</vt:i4>
      </vt:variant>
      <vt:variant>
        <vt:lpwstr/>
      </vt:variant>
      <vt:variant>
        <vt:lpwstr>_Toc219279933</vt:lpwstr>
      </vt:variant>
      <vt:variant>
        <vt:i4>1966133</vt:i4>
      </vt:variant>
      <vt:variant>
        <vt:i4>26</vt:i4>
      </vt:variant>
      <vt:variant>
        <vt:i4>0</vt:i4>
      </vt:variant>
      <vt:variant>
        <vt:i4>5</vt:i4>
      </vt:variant>
      <vt:variant>
        <vt:lpwstr/>
      </vt:variant>
      <vt:variant>
        <vt:lpwstr>_Toc219279932</vt:lpwstr>
      </vt:variant>
      <vt:variant>
        <vt:i4>1966133</vt:i4>
      </vt:variant>
      <vt:variant>
        <vt:i4>20</vt:i4>
      </vt:variant>
      <vt:variant>
        <vt:i4>0</vt:i4>
      </vt:variant>
      <vt:variant>
        <vt:i4>5</vt:i4>
      </vt:variant>
      <vt:variant>
        <vt:lpwstr/>
      </vt:variant>
      <vt:variant>
        <vt:lpwstr>_Toc219279931</vt:lpwstr>
      </vt:variant>
      <vt:variant>
        <vt:i4>1966133</vt:i4>
      </vt:variant>
      <vt:variant>
        <vt:i4>14</vt:i4>
      </vt:variant>
      <vt:variant>
        <vt:i4>0</vt:i4>
      </vt:variant>
      <vt:variant>
        <vt:i4>5</vt:i4>
      </vt:variant>
      <vt:variant>
        <vt:lpwstr/>
      </vt:variant>
      <vt:variant>
        <vt:lpwstr>_Toc219279930</vt:lpwstr>
      </vt:variant>
      <vt:variant>
        <vt:i4>2031669</vt:i4>
      </vt:variant>
      <vt:variant>
        <vt:i4>8</vt:i4>
      </vt:variant>
      <vt:variant>
        <vt:i4>0</vt:i4>
      </vt:variant>
      <vt:variant>
        <vt:i4>5</vt:i4>
      </vt:variant>
      <vt:variant>
        <vt:lpwstr/>
      </vt:variant>
      <vt:variant>
        <vt:lpwstr>_Toc219279929</vt:lpwstr>
      </vt:variant>
      <vt:variant>
        <vt:i4>2031669</vt:i4>
      </vt:variant>
      <vt:variant>
        <vt:i4>2</vt:i4>
      </vt:variant>
      <vt:variant>
        <vt:i4>0</vt:i4>
      </vt:variant>
      <vt:variant>
        <vt:i4>5</vt:i4>
      </vt:variant>
      <vt:variant>
        <vt:lpwstr/>
      </vt:variant>
      <vt:variant>
        <vt:lpwstr>_Toc219279928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hermidan</dc:creator>
  <cp:lastModifiedBy>Tulchinskaya, Gaby (NIH/NCI) [C]</cp:lastModifiedBy>
  <cp:revision>141</cp:revision>
  <cp:lastPrinted>2017-06-26T15:30:00Z</cp:lastPrinted>
  <dcterms:created xsi:type="dcterms:W3CDTF">2016-10-25T18:33:00Z</dcterms:created>
  <dcterms:modified xsi:type="dcterms:W3CDTF">2017-06-26T19:18:00Z</dcterms:modified>
</cp:coreProperties>
</file>