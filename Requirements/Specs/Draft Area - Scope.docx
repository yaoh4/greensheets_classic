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CCB2E50"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0B1CDC">
        <w:rPr>
          <w:color w:val="0000FF"/>
        </w:rPr>
        <w:t>4</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ins w:id="0" w:author="Tulchinskaya, Gaby (NIH/NCI) [C]" w:date="2017-02-13T13:38:00Z">
              <w:r>
                <w:t>1.1</w:t>
              </w:r>
            </w:ins>
          </w:p>
        </w:tc>
        <w:tc>
          <w:tcPr>
            <w:tcW w:w="1311" w:type="dxa"/>
            <w:vAlign w:val="center"/>
          </w:tcPr>
          <w:p w14:paraId="5A0681EC" w14:textId="54DFC25F" w:rsidR="00320F9D" w:rsidRDefault="00DD6642" w:rsidP="00320F9D">
            <w:pPr>
              <w:pStyle w:val="Cell"/>
              <w:widowControl w:val="0"/>
              <w:jc w:val="center"/>
            </w:pPr>
            <w:ins w:id="1" w:author="Tulchinskaya, Gaby (NIH/NCI) [C]" w:date="2017-02-13T13:38:00Z">
              <w:r>
                <w:t>2/13/2017</w:t>
              </w:r>
            </w:ins>
          </w:p>
        </w:tc>
        <w:tc>
          <w:tcPr>
            <w:tcW w:w="1593" w:type="dxa"/>
            <w:vAlign w:val="center"/>
          </w:tcPr>
          <w:p w14:paraId="46B318C5" w14:textId="1947CF14" w:rsidR="00320F9D" w:rsidRDefault="00DD6642" w:rsidP="00320F9D">
            <w:pPr>
              <w:pStyle w:val="Cell"/>
              <w:widowControl w:val="0"/>
            </w:pPr>
            <w:ins w:id="2" w:author="Tulchinskaya, Gaby (NIH/NCI) [C]" w:date="2017-02-13T13:39:00Z">
              <w:r>
                <w:t>G. Tulchinskaya</w:t>
              </w:r>
            </w:ins>
          </w:p>
        </w:tc>
        <w:tc>
          <w:tcPr>
            <w:tcW w:w="5443" w:type="dxa"/>
            <w:gridSpan w:val="2"/>
            <w:vAlign w:val="center"/>
          </w:tcPr>
          <w:p w14:paraId="5FCA15D5" w14:textId="6F113623" w:rsidR="00320F9D" w:rsidRDefault="00DD6642" w:rsidP="00320F9D">
            <w:pPr>
              <w:pStyle w:val="Cell"/>
              <w:widowControl w:val="0"/>
            </w:pPr>
            <w:ins w:id="3" w:author="Tulchinskaya, Gaby (NIH/NCI) [C]" w:date="2017-02-13T13:39:00Z">
              <w:r>
                <w:t>Added notes for UI specialist throughout of the document</w:t>
              </w:r>
            </w:ins>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ins w:id="4" w:author="Tulchinskaya, Gaby (NIH/NCI) [C]" w:date="2017-02-15T12:21:00Z">
              <w:r>
                <w:t>1.2</w:t>
              </w:r>
            </w:ins>
          </w:p>
        </w:tc>
        <w:tc>
          <w:tcPr>
            <w:tcW w:w="1311" w:type="dxa"/>
            <w:vAlign w:val="center"/>
          </w:tcPr>
          <w:p w14:paraId="7CDE5C5F" w14:textId="3A9A6754" w:rsidR="00320F9D" w:rsidRDefault="00312398" w:rsidP="00320F9D">
            <w:pPr>
              <w:pStyle w:val="Cell"/>
              <w:widowControl w:val="0"/>
              <w:jc w:val="center"/>
            </w:pPr>
            <w:ins w:id="5" w:author="Tulchinskaya, Gaby (NIH/NCI) [C]" w:date="2017-02-15T12:21:00Z">
              <w:r>
                <w:t>2/15/2017</w:t>
              </w:r>
            </w:ins>
          </w:p>
        </w:tc>
        <w:tc>
          <w:tcPr>
            <w:tcW w:w="1593" w:type="dxa"/>
            <w:vAlign w:val="center"/>
          </w:tcPr>
          <w:p w14:paraId="798A97DA" w14:textId="371E0C79" w:rsidR="00320F9D" w:rsidRDefault="00312398" w:rsidP="00320F9D">
            <w:pPr>
              <w:pStyle w:val="Cell"/>
              <w:widowControl w:val="0"/>
            </w:pPr>
            <w:ins w:id="6" w:author="Tulchinskaya, Gaby (NIH/NCI) [C]" w:date="2017-02-15T12:21:00Z">
              <w:r>
                <w:t>G. Tulchinskaya</w:t>
              </w:r>
            </w:ins>
          </w:p>
        </w:tc>
        <w:tc>
          <w:tcPr>
            <w:tcW w:w="5443" w:type="dxa"/>
            <w:gridSpan w:val="2"/>
            <w:vAlign w:val="center"/>
          </w:tcPr>
          <w:p w14:paraId="6154AF10" w14:textId="77777777" w:rsidR="00320F9D" w:rsidRDefault="00312398" w:rsidP="00320F9D">
            <w:pPr>
              <w:pStyle w:val="Cell"/>
              <w:widowControl w:val="0"/>
              <w:rPr>
                <w:ins w:id="7" w:author="Tulchinskaya, Gaby (NIH/NCI) [C]" w:date="2017-02-15T12:21:00Z"/>
              </w:rPr>
            </w:pPr>
            <w:ins w:id="8" w:author="Tulchinskaya, Gaby (NIH/NCI) [C]" w:date="2017-02-15T12:21:00Z">
              <w:r>
                <w:t>Added after the meeting with UI specialist:</w:t>
              </w:r>
            </w:ins>
          </w:p>
          <w:p w14:paraId="7CC77E99" w14:textId="429FFCD7" w:rsidR="0080658A" w:rsidRPr="0080658A" w:rsidRDefault="00FE636E" w:rsidP="0080658A">
            <w:pPr>
              <w:pStyle w:val="Cell"/>
              <w:widowControl w:val="0"/>
              <w:rPr>
                <w:ins w:id="9" w:author="Tulchinskaya, Gaby (NIH/NCI) [C]" w:date="2017-02-15T12:47:00Z"/>
                <w:noProof/>
              </w:rPr>
            </w:pPr>
            <w:ins w:id="10" w:author="Tulchinskaya, Gaby (NIH/NCI) [C]" w:date="2017-02-15T12:38:00Z">
              <w:r>
                <w:t xml:space="preserve">Sec. </w:t>
              </w:r>
              <w:r>
                <w:rPr>
                  <w:noProof/>
                </w:rPr>
                <w:t>Promote or Reject the module functionality</w:t>
              </w:r>
            </w:ins>
            <w:ins w:id="11" w:author="Tulchinskaya, Gaby (NIH/NCI) [C]" w:date="2017-02-15T12:48:00Z">
              <w:r w:rsidR="0080658A">
                <w:rPr>
                  <w:noProof/>
                </w:rPr>
                <w:br/>
              </w:r>
            </w:ins>
            <w:ins w:id="12" w:author="Tulchinskaya, Gaby (NIH/NCI) [C]" w:date="2017-02-15T12:38:00Z">
              <w:r w:rsidRPr="0080658A">
                <w:rPr>
                  <w:noProof/>
                </w:rPr>
                <w:t xml:space="preserve">Sec. </w:t>
              </w:r>
            </w:ins>
            <w:ins w:id="13" w:author="Tulchinskaya, Gaby (NIH/NCI) [C]" w:date="2017-02-15T12:48:00Z">
              <w:r w:rsidR="0080658A" w:rsidRPr="0080658A">
                <w:rPr>
                  <w:noProof/>
                </w:rPr>
                <w:t xml:space="preserve">Overall business flow description </w:t>
              </w:r>
              <w:r w:rsidR="0080658A">
                <w:rPr>
                  <w:noProof/>
                </w:rPr>
                <w:t xml:space="preserve">=&gt; </w:t>
              </w:r>
            </w:ins>
            <w:ins w:id="14" w:author="Tulchinskaya, Gaby (NIH/NCI) [C]" w:date="2017-02-15T12:47:00Z">
              <w:r w:rsidR="0080658A" w:rsidRPr="0080658A">
                <w:rPr>
                  <w:noProof/>
                </w:rPr>
                <w:t>For a Tester</w:t>
              </w:r>
            </w:ins>
          </w:p>
          <w:p w14:paraId="54F08366" w14:textId="409BB9EB" w:rsidR="00FE636E" w:rsidRDefault="00FE636E" w:rsidP="00320F9D">
            <w:pPr>
              <w:pStyle w:val="Cell"/>
              <w:widowControl w:val="0"/>
            </w:pPr>
          </w:p>
        </w:tc>
      </w:tr>
      <w:tr w:rsidR="005D395D" w14:paraId="3A282174" w14:textId="77777777" w:rsidTr="002C11E9">
        <w:trPr>
          <w:cantSplit/>
          <w:ins w:id="15" w:author="Tulchinskaya, Gaby (NIH/NCI) [C]" w:date="2017-03-10T15:23:00Z"/>
        </w:trPr>
        <w:tc>
          <w:tcPr>
            <w:tcW w:w="1099" w:type="dxa"/>
            <w:vAlign w:val="center"/>
          </w:tcPr>
          <w:p w14:paraId="04714024" w14:textId="7D548C52" w:rsidR="005D395D" w:rsidRDefault="005D395D" w:rsidP="00320F9D">
            <w:pPr>
              <w:pStyle w:val="Cell"/>
              <w:widowControl w:val="0"/>
              <w:jc w:val="center"/>
              <w:rPr>
                <w:ins w:id="16" w:author="Tulchinskaya, Gaby (NIH/NCI) [C]" w:date="2017-03-10T15:23:00Z"/>
              </w:rPr>
            </w:pPr>
            <w:ins w:id="17" w:author="Tulchinskaya, Gaby (NIH/NCI) [C]" w:date="2017-03-10T15:23:00Z">
              <w:r>
                <w:t>1.3</w:t>
              </w:r>
            </w:ins>
          </w:p>
        </w:tc>
        <w:tc>
          <w:tcPr>
            <w:tcW w:w="1311" w:type="dxa"/>
            <w:vAlign w:val="center"/>
          </w:tcPr>
          <w:p w14:paraId="07B64500" w14:textId="22C88A56" w:rsidR="005D395D" w:rsidRDefault="005D395D" w:rsidP="00320F9D">
            <w:pPr>
              <w:pStyle w:val="Cell"/>
              <w:widowControl w:val="0"/>
              <w:jc w:val="center"/>
              <w:rPr>
                <w:ins w:id="18" w:author="Tulchinskaya, Gaby (NIH/NCI) [C]" w:date="2017-03-10T15:23:00Z"/>
              </w:rPr>
            </w:pPr>
            <w:ins w:id="19" w:author="Tulchinskaya, Gaby (NIH/NCI) [C]" w:date="2017-03-10T15:23:00Z">
              <w:r>
                <w:t>3/10/2017</w:t>
              </w:r>
            </w:ins>
          </w:p>
        </w:tc>
        <w:tc>
          <w:tcPr>
            <w:tcW w:w="1593" w:type="dxa"/>
            <w:vAlign w:val="center"/>
          </w:tcPr>
          <w:p w14:paraId="7681D302" w14:textId="40A858E2" w:rsidR="005D395D" w:rsidRDefault="005D395D" w:rsidP="00320F9D">
            <w:pPr>
              <w:pStyle w:val="Cell"/>
              <w:widowControl w:val="0"/>
              <w:rPr>
                <w:ins w:id="20" w:author="Tulchinskaya, Gaby (NIH/NCI) [C]" w:date="2017-03-10T15:23:00Z"/>
              </w:rPr>
            </w:pPr>
            <w:ins w:id="21" w:author="Tulchinskaya, Gaby (NIH/NCI) [C]" w:date="2017-03-10T15:23:00Z">
              <w:r>
                <w:t>G. Tulchinskaya</w:t>
              </w:r>
            </w:ins>
          </w:p>
        </w:tc>
        <w:tc>
          <w:tcPr>
            <w:tcW w:w="5443" w:type="dxa"/>
            <w:gridSpan w:val="2"/>
            <w:vAlign w:val="center"/>
          </w:tcPr>
          <w:p w14:paraId="6D88F4E7" w14:textId="4BE9F6AF" w:rsidR="005D395D" w:rsidRDefault="005D395D" w:rsidP="00320F9D">
            <w:pPr>
              <w:pStyle w:val="Cell"/>
              <w:widowControl w:val="0"/>
              <w:rPr>
                <w:ins w:id="22" w:author="Tulchinskaya, Gaby (NIH/NCI) [C]" w:date="2017-03-10T15:23:00Z"/>
              </w:rPr>
            </w:pPr>
            <w:ins w:id="23" w:author="Tulchinskaya, Gaby (NIH/NCI) [C]" w:date="2017-03-10T15:24:00Z">
              <w:r>
                <w:t>Added section “Non-functional requirements”</w:t>
              </w:r>
            </w:ins>
          </w:p>
        </w:tc>
      </w:tr>
      <w:tr w:rsidR="00350D88" w14:paraId="2D77D758" w14:textId="77777777" w:rsidTr="002C11E9">
        <w:trPr>
          <w:cantSplit/>
          <w:ins w:id="24" w:author="Tulchinskaya, Gaby (NIH/NCI) [C]" w:date="2017-05-12T09:54:00Z"/>
        </w:trPr>
        <w:tc>
          <w:tcPr>
            <w:tcW w:w="1099" w:type="dxa"/>
            <w:vAlign w:val="center"/>
          </w:tcPr>
          <w:p w14:paraId="3D7BC492" w14:textId="4A90B021" w:rsidR="00350D88" w:rsidRDefault="00350D88" w:rsidP="00320F9D">
            <w:pPr>
              <w:pStyle w:val="Cell"/>
              <w:widowControl w:val="0"/>
              <w:jc w:val="center"/>
              <w:rPr>
                <w:ins w:id="25" w:author="Tulchinskaya, Gaby (NIH/NCI) [C]" w:date="2017-05-12T09:54:00Z"/>
              </w:rPr>
            </w:pPr>
            <w:ins w:id="26" w:author="Tulchinskaya, Gaby (NIH/NCI) [C]" w:date="2017-05-12T09:54:00Z">
              <w:r>
                <w:t>1.4</w:t>
              </w:r>
            </w:ins>
          </w:p>
        </w:tc>
        <w:tc>
          <w:tcPr>
            <w:tcW w:w="1311" w:type="dxa"/>
            <w:vAlign w:val="center"/>
          </w:tcPr>
          <w:p w14:paraId="5030F83E" w14:textId="5F81F0AC" w:rsidR="00350D88" w:rsidRDefault="00350D88" w:rsidP="00320F9D">
            <w:pPr>
              <w:pStyle w:val="Cell"/>
              <w:widowControl w:val="0"/>
              <w:jc w:val="center"/>
              <w:rPr>
                <w:ins w:id="27" w:author="Tulchinskaya, Gaby (NIH/NCI) [C]" w:date="2017-05-12T09:54:00Z"/>
              </w:rPr>
            </w:pPr>
            <w:ins w:id="28" w:author="Tulchinskaya, Gaby (NIH/NCI) [C]" w:date="2017-05-12T09:54:00Z">
              <w:r>
                <w:t>5/12/2017</w:t>
              </w:r>
            </w:ins>
          </w:p>
        </w:tc>
        <w:tc>
          <w:tcPr>
            <w:tcW w:w="1593" w:type="dxa"/>
            <w:vAlign w:val="center"/>
          </w:tcPr>
          <w:p w14:paraId="01B04F40" w14:textId="3711CA09" w:rsidR="00350D88" w:rsidRDefault="00350D88" w:rsidP="00320F9D">
            <w:pPr>
              <w:pStyle w:val="Cell"/>
              <w:widowControl w:val="0"/>
              <w:rPr>
                <w:ins w:id="29" w:author="Tulchinskaya, Gaby (NIH/NCI) [C]" w:date="2017-05-12T09:54:00Z"/>
              </w:rPr>
            </w:pPr>
            <w:ins w:id="30" w:author="Tulchinskaya, Gaby (NIH/NCI) [C]" w:date="2017-05-12T09:54:00Z">
              <w:r>
                <w:t>G. Tulchinskaya</w:t>
              </w:r>
            </w:ins>
          </w:p>
        </w:tc>
        <w:tc>
          <w:tcPr>
            <w:tcW w:w="5443" w:type="dxa"/>
            <w:gridSpan w:val="2"/>
            <w:vAlign w:val="center"/>
          </w:tcPr>
          <w:p w14:paraId="63DCECDD" w14:textId="60C8C890" w:rsidR="00350D88" w:rsidRDefault="00350D88" w:rsidP="00320F9D">
            <w:pPr>
              <w:pStyle w:val="Cell"/>
              <w:widowControl w:val="0"/>
              <w:rPr>
                <w:ins w:id="31" w:author="Tulchinskaya, Gaby (NIH/NCI) [C]" w:date="2017-05-12T09:54:00Z"/>
              </w:rPr>
            </w:pPr>
            <w:ins w:id="32" w:author="Tulchinskaya, Gaby (NIH/NCI) [C]" w:date="2017-05-12T09:55:00Z">
              <w:r>
                <w:t>Reworked with new UI</w:t>
              </w:r>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617ED6" w:rsidP="00320F9D">
            <w:pPr>
              <w:pStyle w:val="Cell"/>
              <w:widowControl w:val="0"/>
            </w:pPr>
            <w:hyperlink r:id="rId11" w:tooltip="Follow link" w:history="1">
              <w:r>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617ED6" w:rsidP="00320F9D">
            <w:pPr>
              <w:pStyle w:val="Cell"/>
              <w:widowControl w:val="0"/>
            </w:pPr>
            <w:hyperlink r:id="rId12" w:history="1">
              <w:r w:rsidRPr="008F5E15">
                <w:rPr>
                  <w:rStyle w:val="Hyperlink"/>
                </w:rPr>
                <w:t>https://ncisvn.nci.nih.gov/svn/iscs/greensheets/Requirements/Specs/GreenSheets%20Redesign%20Project%20Scope.docx</w:t>
              </w:r>
            </w:hyperlink>
            <w:r>
              <w:t xml:space="preserve"> </w:t>
            </w:r>
          </w:p>
        </w:tc>
      </w:tr>
      <w:tr w:rsidR="00617ED6" w14:paraId="6FC9CE11" w14:textId="77777777" w:rsidTr="00617ED6">
        <w:trPr>
          <w:cantSplit/>
        </w:trPr>
        <w:tc>
          <w:tcPr>
            <w:tcW w:w="5000" w:type="pct"/>
            <w:gridSpan w:val="2"/>
          </w:tcPr>
          <w:p w14:paraId="2837627B" w14:textId="06A1C39B" w:rsidR="00617ED6" w:rsidRDefault="00617ED6" w:rsidP="00320F9D">
            <w:pPr>
              <w:pStyle w:val="Cell"/>
              <w:widowControl w:val="0"/>
            </w:pPr>
            <w:hyperlink r:id="rId13" w:history="1">
              <w:r w:rsidRPr="008F5E15">
                <w:rPr>
                  <w:rStyle w:val="Hyperlink"/>
                </w:rPr>
                <w:t>https://i2e-test.nci.nih.gov/documentation/application/GSFB_User_guide.pdf</w:t>
              </w:r>
            </w:hyperlink>
            <w:r>
              <w:t xml:space="preserve"> </w:t>
            </w:r>
          </w:p>
        </w:tc>
      </w:tr>
      <w:tr w:rsidR="00617ED6" w14:paraId="42196C94" w14:textId="77777777" w:rsidTr="00617ED6">
        <w:trPr>
          <w:cantSplit/>
        </w:trPr>
        <w:tc>
          <w:tcPr>
            <w:tcW w:w="5000" w:type="pct"/>
            <w:gridSpan w:val="2"/>
          </w:tcPr>
          <w:p w14:paraId="1A8A2E28" w14:textId="2CD2BF89" w:rsidR="00617ED6" w:rsidRDefault="00617ED6" w:rsidP="00320F9D">
            <w:pPr>
              <w:pStyle w:val="Cell"/>
              <w:widowControl w:val="0"/>
            </w:pPr>
            <w:hyperlink r:id="rId14" w:history="1">
              <w:r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164FC946" w14:textId="087816D8" w:rsidR="00921DCF"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2366166" w:history="1">
        <w:r w:rsidR="00921DCF" w:rsidRPr="008B59AC">
          <w:rPr>
            <w:rStyle w:val="Hyperlink"/>
            <w:noProof/>
          </w:rPr>
          <w:t>1.</w:t>
        </w:r>
        <w:r w:rsidR="00921DCF">
          <w:rPr>
            <w:rFonts w:asciiTheme="minorHAnsi" w:eastAsiaTheme="minorEastAsia" w:hAnsiTheme="minorHAnsi" w:cstheme="minorBidi"/>
            <w:b w:val="0"/>
            <w:caps w:val="0"/>
            <w:noProof/>
            <w:sz w:val="22"/>
            <w:szCs w:val="22"/>
          </w:rPr>
          <w:tab/>
        </w:r>
        <w:r w:rsidR="00921DCF" w:rsidRPr="008B59AC">
          <w:rPr>
            <w:rStyle w:val="Hyperlink"/>
            <w:noProof/>
          </w:rPr>
          <w:t>Document scope</w:t>
        </w:r>
        <w:r w:rsidR="00921DCF">
          <w:rPr>
            <w:noProof/>
            <w:webHidden/>
          </w:rPr>
          <w:tab/>
        </w:r>
        <w:r w:rsidR="00921DCF">
          <w:rPr>
            <w:noProof/>
            <w:webHidden/>
          </w:rPr>
          <w:fldChar w:fldCharType="begin"/>
        </w:r>
        <w:r w:rsidR="00921DCF">
          <w:rPr>
            <w:noProof/>
            <w:webHidden/>
          </w:rPr>
          <w:instrText xml:space="preserve"> PAGEREF _Toc482366166 \h </w:instrText>
        </w:r>
        <w:r w:rsidR="00921DCF">
          <w:rPr>
            <w:noProof/>
            <w:webHidden/>
          </w:rPr>
        </w:r>
        <w:r w:rsidR="00921DCF">
          <w:rPr>
            <w:noProof/>
            <w:webHidden/>
          </w:rPr>
          <w:fldChar w:fldCharType="separate"/>
        </w:r>
        <w:r w:rsidR="00921DCF">
          <w:rPr>
            <w:noProof/>
            <w:webHidden/>
          </w:rPr>
          <w:t>3</w:t>
        </w:r>
        <w:r w:rsidR="00921DCF">
          <w:rPr>
            <w:noProof/>
            <w:webHidden/>
          </w:rPr>
          <w:fldChar w:fldCharType="end"/>
        </w:r>
      </w:hyperlink>
    </w:p>
    <w:p w14:paraId="0DE935C2" w14:textId="208AC8D8" w:rsidR="00921DCF" w:rsidRDefault="00921DCF">
      <w:pPr>
        <w:pStyle w:val="TOC1"/>
        <w:rPr>
          <w:rFonts w:asciiTheme="minorHAnsi" w:eastAsiaTheme="minorEastAsia" w:hAnsiTheme="minorHAnsi" w:cstheme="minorBidi"/>
          <w:b w:val="0"/>
          <w:caps w:val="0"/>
          <w:noProof/>
          <w:sz w:val="22"/>
          <w:szCs w:val="22"/>
        </w:rPr>
      </w:pPr>
      <w:hyperlink w:anchor="_Toc482366167" w:history="1">
        <w:r w:rsidRPr="008B59AC">
          <w:rPr>
            <w:rStyle w:val="Hyperlink"/>
            <w:noProof/>
          </w:rPr>
          <w:t>2.</w:t>
        </w:r>
        <w:r>
          <w:rPr>
            <w:rFonts w:asciiTheme="minorHAnsi" w:eastAsiaTheme="minorEastAsia" w:hAnsiTheme="minorHAnsi" w:cstheme="minorBidi"/>
            <w:b w:val="0"/>
            <w:caps w:val="0"/>
            <w:noProof/>
            <w:sz w:val="22"/>
            <w:szCs w:val="22"/>
          </w:rPr>
          <w:tab/>
        </w:r>
        <w:r w:rsidRPr="008B59AC">
          <w:rPr>
            <w:rStyle w:val="Hyperlink"/>
            <w:noProof/>
          </w:rPr>
          <w:t>Business Need Description</w:t>
        </w:r>
        <w:r>
          <w:rPr>
            <w:noProof/>
            <w:webHidden/>
          </w:rPr>
          <w:tab/>
        </w:r>
        <w:r>
          <w:rPr>
            <w:noProof/>
            <w:webHidden/>
          </w:rPr>
          <w:fldChar w:fldCharType="begin"/>
        </w:r>
        <w:r>
          <w:rPr>
            <w:noProof/>
            <w:webHidden/>
          </w:rPr>
          <w:instrText xml:space="preserve"> PAGEREF _Toc482366167 \h </w:instrText>
        </w:r>
        <w:r>
          <w:rPr>
            <w:noProof/>
            <w:webHidden/>
          </w:rPr>
        </w:r>
        <w:r>
          <w:rPr>
            <w:noProof/>
            <w:webHidden/>
          </w:rPr>
          <w:fldChar w:fldCharType="separate"/>
        </w:r>
        <w:r>
          <w:rPr>
            <w:noProof/>
            <w:webHidden/>
          </w:rPr>
          <w:t>3</w:t>
        </w:r>
        <w:r>
          <w:rPr>
            <w:noProof/>
            <w:webHidden/>
          </w:rPr>
          <w:fldChar w:fldCharType="end"/>
        </w:r>
      </w:hyperlink>
    </w:p>
    <w:p w14:paraId="46C01736" w14:textId="05DA2E3F" w:rsidR="00921DCF" w:rsidRDefault="00921DCF">
      <w:pPr>
        <w:pStyle w:val="TOC1"/>
        <w:rPr>
          <w:rFonts w:asciiTheme="minorHAnsi" w:eastAsiaTheme="minorEastAsia" w:hAnsiTheme="minorHAnsi" w:cstheme="minorBidi"/>
          <w:b w:val="0"/>
          <w:caps w:val="0"/>
          <w:noProof/>
          <w:sz w:val="22"/>
          <w:szCs w:val="22"/>
        </w:rPr>
      </w:pPr>
      <w:hyperlink w:anchor="_Toc482366168" w:history="1">
        <w:r w:rsidRPr="008B59AC">
          <w:rPr>
            <w:rStyle w:val="Hyperlink"/>
            <w:noProof/>
          </w:rPr>
          <w:t>3.</w:t>
        </w:r>
        <w:r>
          <w:rPr>
            <w:rFonts w:asciiTheme="minorHAnsi" w:eastAsiaTheme="minorEastAsia" w:hAnsiTheme="minorHAnsi" w:cstheme="minorBidi"/>
            <w:b w:val="0"/>
            <w:caps w:val="0"/>
            <w:noProof/>
            <w:sz w:val="22"/>
            <w:szCs w:val="22"/>
          </w:rPr>
          <w:tab/>
        </w:r>
        <w:r w:rsidRPr="008B59AC">
          <w:rPr>
            <w:rStyle w:val="Hyperlink"/>
            <w:noProof/>
          </w:rPr>
          <w:t>User roles</w:t>
        </w:r>
        <w:r>
          <w:rPr>
            <w:noProof/>
            <w:webHidden/>
          </w:rPr>
          <w:tab/>
        </w:r>
        <w:r>
          <w:rPr>
            <w:noProof/>
            <w:webHidden/>
          </w:rPr>
          <w:fldChar w:fldCharType="begin"/>
        </w:r>
        <w:r>
          <w:rPr>
            <w:noProof/>
            <w:webHidden/>
          </w:rPr>
          <w:instrText xml:space="preserve"> PAGEREF _Toc482366168 \h </w:instrText>
        </w:r>
        <w:r>
          <w:rPr>
            <w:noProof/>
            <w:webHidden/>
          </w:rPr>
        </w:r>
        <w:r>
          <w:rPr>
            <w:noProof/>
            <w:webHidden/>
          </w:rPr>
          <w:fldChar w:fldCharType="separate"/>
        </w:r>
        <w:r>
          <w:rPr>
            <w:noProof/>
            <w:webHidden/>
          </w:rPr>
          <w:t>3</w:t>
        </w:r>
        <w:r>
          <w:rPr>
            <w:noProof/>
            <w:webHidden/>
          </w:rPr>
          <w:fldChar w:fldCharType="end"/>
        </w:r>
      </w:hyperlink>
    </w:p>
    <w:p w14:paraId="5247543F" w14:textId="18F08DB6" w:rsidR="00921DCF" w:rsidRDefault="00921DCF">
      <w:pPr>
        <w:pStyle w:val="TOC2"/>
        <w:rPr>
          <w:rFonts w:asciiTheme="minorHAnsi" w:eastAsiaTheme="minorEastAsia" w:hAnsiTheme="minorHAnsi" w:cstheme="minorBidi"/>
          <w:bCs w:val="0"/>
          <w:smallCaps w:val="0"/>
          <w:noProof/>
          <w:sz w:val="22"/>
          <w:szCs w:val="22"/>
        </w:rPr>
      </w:pPr>
      <w:hyperlink w:anchor="_Toc482366169" w:history="1">
        <w:r w:rsidRPr="008B59AC">
          <w:rPr>
            <w:rStyle w:val="Hyperlink"/>
            <w:noProof/>
          </w:rPr>
          <w:t>3.1</w:t>
        </w:r>
        <w:r>
          <w:rPr>
            <w:rFonts w:asciiTheme="minorHAnsi" w:eastAsiaTheme="minorEastAsia" w:hAnsiTheme="minorHAnsi" w:cstheme="minorBidi"/>
            <w:bCs w:val="0"/>
            <w:smallCaps w:val="0"/>
            <w:noProof/>
            <w:sz w:val="22"/>
            <w:szCs w:val="22"/>
          </w:rPr>
          <w:tab/>
        </w:r>
        <w:r w:rsidRPr="008B59AC">
          <w:rPr>
            <w:rStyle w:val="Hyperlink"/>
            <w:noProof/>
          </w:rPr>
          <w:t>Before re-design:</w:t>
        </w:r>
        <w:r>
          <w:rPr>
            <w:noProof/>
            <w:webHidden/>
          </w:rPr>
          <w:tab/>
        </w:r>
        <w:r>
          <w:rPr>
            <w:noProof/>
            <w:webHidden/>
          </w:rPr>
          <w:fldChar w:fldCharType="begin"/>
        </w:r>
        <w:r>
          <w:rPr>
            <w:noProof/>
            <w:webHidden/>
          </w:rPr>
          <w:instrText xml:space="preserve"> PAGEREF _Toc482366169 \h </w:instrText>
        </w:r>
        <w:r>
          <w:rPr>
            <w:noProof/>
            <w:webHidden/>
          </w:rPr>
        </w:r>
        <w:r>
          <w:rPr>
            <w:noProof/>
            <w:webHidden/>
          </w:rPr>
          <w:fldChar w:fldCharType="separate"/>
        </w:r>
        <w:r>
          <w:rPr>
            <w:noProof/>
            <w:webHidden/>
          </w:rPr>
          <w:t>3</w:t>
        </w:r>
        <w:r>
          <w:rPr>
            <w:noProof/>
            <w:webHidden/>
          </w:rPr>
          <w:fldChar w:fldCharType="end"/>
        </w:r>
      </w:hyperlink>
    </w:p>
    <w:p w14:paraId="1577E8BB" w14:textId="015E3773" w:rsidR="00921DCF" w:rsidRDefault="00921DCF">
      <w:pPr>
        <w:pStyle w:val="TOC2"/>
        <w:rPr>
          <w:rFonts w:asciiTheme="minorHAnsi" w:eastAsiaTheme="minorEastAsia" w:hAnsiTheme="minorHAnsi" w:cstheme="minorBidi"/>
          <w:bCs w:val="0"/>
          <w:smallCaps w:val="0"/>
          <w:noProof/>
          <w:sz w:val="22"/>
          <w:szCs w:val="22"/>
        </w:rPr>
      </w:pPr>
      <w:hyperlink w:anchor="_Toc482366170" w:history="1">
        <w:r w:rsidRPr="008B59AC">
          <w:rPr>
            <w:rStyle w:val="Hyperlink"/>
            <w:noProof/>
          </w:rPr>
          <w:t>3.2</w:t>
        </w:r>
        <w:r>
          <w:rPr>
            <w:rFonts w:asciiTheme="minorHAnsi" w:eastAsiaTheme="minorEastAsia" w:hAnsiTheme="minorHAnsi" w:cstheme="minorBidi"/>
            <w:bCs w:val="0"/>
            <w:smallCaps w:val="0"/>
            <w:noProof/>
            <w:sz w:val="22"/>
            <w:szCs w:val="22"/>
          </w:rPr>
          <w:tab/>
        </w:r>
        <w:r w:rsidRPr="008B59AC">
          <w:rPr>
            <w:rStyle w:val="Hyperlink"/>
            <w:noProof/>
          </w:rPr>
          <w:t>Changes for re-design:</w:t>
        </w:r>
        <w:r>
          <w:rPr>
            <w:noProof/>
            <w:webHidden/>
          </w:rPr>
          <w:tab/>
        </w:r>
        <w:r>
          <w:rPr>
            <w:noProof/>
            <w:webHidden/>
          </w:rPr>
          <w:fldChar w:fldCharType="begin"/>
        </w:r>
        <w:r>
          <w:rPr>
            <w:noProof/>
            <w:webHidden/>
          </w:rPr>
          <w:instrText xml:space="preserve"> PAGEREF _Toc482366170 \h </w:instrText>
        </w:r>
        <w:r>
          <w:rPr>
            <w:noProof/>
            <w:webHidden/>
          </w:rPr>
        </w:r>
        <w:r>
          <w:rPr>
            <w:noProof/>
            <w:webHidden/>
          </w:rPr>
          <w:fldChar w:fldCharType="separate"/>
        </w:r>
        <w:r>
          <w:rPr>
            <w:noProof/>
            <w:webHidden/>
          </w:rPr>
          <w:t>4</w:t>
        </w:r>
        <w:r>
          <w:rPr>
            <w:noProof/>
            <w:webHidden/>
          </w:rPr>
          <w:fldChar w:fldCharType="end"/>
        </w:r>
      </w:hyperlink>
    </w:p>
    <w:p w14:paraId="3427FA5E" w14:textId="3869B1A4" w:rsidR="00921DCF" w:rsidRDefault="00921DCF">
      <w:pPr>
        <w:pStyle w:val="TOC1"/>
        <w:rPr>
          <w:rFonts w:asciiTheme="minorHAnsi" w:eastAsiaTheme="minorEastAsia" w:hAnsiTheme="minorHAnsi" w:cstheme="minorBidi"/>
          <w:b w:val="0"/>
          <w:caps w:val="0"/>
          <w:noProof/>
          <w:sz w:val="22"/>
          <w:szCs w:val="22"/>
        </w:rPr>
      </w:pPr>
      <w:hyperlink w:anchor="_Toc482366171" w:history="1">
        <w:r w:rsidRPr="008B59AC">
          <w:rPr>
            <w:rStyle w:val="Hyperlink"/>
            <w:noProof/>
          </w:rPr>
          <w:t>4.</w:t>
        </w:r>
        <w:r>
          <w:rPr>
            <w:rFonts w:asciiTheme="minorHAnsi" w:eastAsiaTheme="minorEastAsia" w:hAnsiTheme="minorHAnsi" w:cstheme="minorBidi"/>
            <w:b w:val="0"/>
            <w:caps w:val="0"/>
            <w:noProof/>
            <w:sz w:val="22"/>
            <w:szCs w:val="22"/>
          </w:rPr>
          <w:tab/>
        </w:r>
        <w:r w:rsidRPr="008B59AC">
          <w:rPr>
            <w:rStyle w:val="Hyperlink"/>
            <w:noProof/>
          </w:rPr>
          <w:t>Overall business flow description</w:t>
        </w:r>
        <w:r>
          <w:rPr>
            <w:noProof/>
            <w:webHidden/>
          </w:rPr>
          <w:tab/>
        </w:r>
        <w:r>
          <w:rPr>
            <w:noProof/>
            <w:webHidden/>
          </w:rPr>
          <w:fldChar w:fldCharType="begin"/>
        </w:r>
        <w:r>
          <w:rPr>
            <w:noProof/>
            <w:webHidden/>
          </w:rPr>
          <w:instrText xml:space="preserve"> PAGEREF _Toc482366171 \h </w:instrText>
        </w:r>
        <w:r>
          <w:rPr>
            <w:noProof/>
            <w:webHidden/>
          </w:rPr>
        </w:r>
        <w:r>
          <w:rPr>
            <w:noProof/>
            <w:webHidden/>
          </w:rPr>
          <w:fldChar w:fldCharType="separate"/>
        </w:r>
        <w:r>
          <w:rPr>
            <w:noProof/>
            <w:webHidden/>
          </w:rPr>
          <w:t>5</w:t>
        </w:r>
        <w:r>
          <w:rPr>
            <w:noProof/>
            <w:webHidden/>
          </w:rPr>
          <w:fldChar w:fldCharType="end"/>
        </w:r>
      </w:hyperlink>
    </w:p>
    <w:p w14:paraId="7CBCB6F8" w14:textId="53AB02F5" w:rsidR="00921DCF" w:rsidRDefault="00921DCF">
      <w:pPr>
        <w:pStyle w:val="TOC2"/>
        <w:rPr>
          <w:rFonts w:asciiTheme="minorHAnsi" w:eastAsiaTheme="minorEastAsia" w:hAnsiTheme="minorHAnsi" w:cstheme="minorBidi"/>
          <w:bCs w:val="0"/>
          <w:smallCaps w:val="0"/>
          <w:noProof/>
          <w:sz w:val="22"/>
          <w:szCs w:val="22"/>
        </w:rPr>
      </w:pPr>
      <w:hyperlink w:anchor="_Toc482366172" w:history="1">
        <w:r w:rsidRPr="008B59AC">
          <w:rPr>
            <w:rStyle w:val="Hyperlink"/>
            <w:noProof/>
          </w:rPr>
          <w:t>4.1</w:t>
        </w:r>
        <w:r>
          <w:rPr>
            <w:rFonts w:asciiTheme="minorHAnsi" w:eastAsiaTheme="minorEastAsia" w:hAnsiTheme="minorHAnsi" w:cstheme="minorBidi"/>
            <w:bCs w:val="0"/>
            <w:smallCaps w:val="0"/>
            <w:noProof/>
            <w:sz w:val="22"/>
            <w:szCs w:val="22"/>
          </w:rPr>
          <w:tab/>
        </w:r>
        <w:r w:rsidRPr="008B59AC">
          <w:rPr>
            <w:rStyle w:val="Hyperlink"/>
            <w:noProof/>
          </w:rPr>
          <w:t>For a user with Draft Viewer and/or Draft Administrator role</w:t>
        </w:r>
        <w:r>
          <w:rPr>
            <w:noProof/>
            <w:webHidden/>
          </w:rPr>
          <w:tab/>
        </w:r>
        <w:r>
          <w:rPr>
            <w:noProof/>
            <w:webHidden/>
          </w:rPr>
          <w:fldChar w:fldCharType="begin"/>
        </w:r>
        <w:r>
          <w:rPr>
            <w:noProof/>
            <w:webHidden/>
          </w:rPr>
          <w:instrText xml:space="preserve"> PAGEREF _Toc482366172 \h </w:instrText>
        </w:r>
        <w:r>
          <w:rPr>
            <w:noProof/>
            <w:webHidden/>
          </w:rPr>
        </w:r>
        <w:r>
          <w:rPr>
            <w:noProof/>
            <w:webHidden/>
          </w:rPr>
          <w:fldChar w:fldCharType="separate"/>
        </w:r>
        <w:r>
          <w:rPr>
            <w:noProof/>
            <w:webHidden/>
          </w:rPr>
          <w:t>5</w:t>
        </w:r>
        <w:r>
          <w:rPr>
            <w:noProof/>
            <w:webHidden/>
          </w:rPr>
          <w:fldChar w:fldCharType="end"/>
        </w:r>
      </w:hyperlink>
    </w:p>
    <w:p w14:paraId="6EC44B97" w14:textId="0B4EAA88" w:rsidR="00921DCF" w:rsidRDefault="00921DCF">
      <w:pPr>
        <w:pStyle w:val="TOC3"/>
        <w:rPr>
          <w:rFonts w:asciiTheme="minorHAnsi" w:eastAsiaTheme="minorEastAsia" w:hAnsiTheme="minorHAnsi" w:cstheme="minorBidi"/>
          <w:bCs w:val="0"/>
          <w:i w:val="0"/>
          <w:iCs w:val="0"/>
          <w:noProof/>
          <w:sz w:val="22"/>
          <w:szCs w:val="22"/>
        </w:rPr>
      </w:pPr>
      <w:hyperlink w:anchor="_Toc482366173" w:history="1">
        <w:r w:rsidRPr="008B59AC">
          <w:rPr>
            <w:rStyle w:val="Hyperlink"/>
            <w:noProof/>
          </w:rPr>
          <w:t>4.1.1</w:t>
        </w:r>
        <w:r>
          <w:rPr>
            <w:rFonts w:asciiTheme="minorHAnsi" w:eastAsiaTheme="minorEastAsia" w:hAnsiTheme="minorHAnsi" w:cstheme="minorBidi"/>
            <w:bCs w:val="0"/>
            <w:i w:val="0"/>
            <w:iCs w:val="0"/>
            <w:noProof/>
            <w:sz w:val="22"/>
            <w:szCs w:val="22"/>
          </w:rPr>
          <w:tab/>
        </w:r>
        <w:r w:rsidRPr="008B59AC">
          <w:rPr>
            <w:rStyle w:val="Hyperlink"/>
            <w:noProof/>
          </w:rPr>
          <w:t>Email to testers</w:t>
        </w:r>
        <w:r>
          <w:rPr>
            <w:noProof/>
            <w:webHidden/>
          </w:rPr>
          <w:tab/>
        </w:r>
        <w:r>
          <w:rPr>
            <w:noProof/>
            <w:webHidden/>
          </w:rPr>
          <w:fldChar w:fldCharType="begin"/>
        </w:r>
        <w:r>
          <w:rPr>
            <w:noProof/>
            <w:webHidden/>
          </w:rPr>
          <w:instrText xml:space="preserve"> PAGEREF _Toc482366173 \h </w:instrText>
        </w:r>
        <w:r>
          <w:rPr>
            <w:noProof/>
            <w:webHidden/>
          </w:rPr>
        </w:r>
        <w:r>
          <w:rPr>
            <w:noProof/>
            <w:webHidden/>
          </w:rPr>
          <w:fldChar w:fldCharType="separate"/>
        </w:r>
        <w:r>
          <w:rPr>
            <w:noProof/>
            <w:webHidden/>
          </w:rPr>
          <w:t>6</w:t>
        </w:r>
        <w:r>
          <w:rPr>
            <w:noProof/>
            <w:webHidden/>
          </w:rPr>
          <w:fldChar w:fldCharType="end"/>
        </w:r>
      </w:hyperlink>
    </w:p>
    <w:p w14:paraId="7B94D7AA" w14:textId="63637F14" w:rsidR="00921DCF" w:rsidRDefault="00921DCF">
      <w:pPr>
        <w:pStyle w:val="TOC2"/>
        <w:rPr>
          <w:rFonts w:asciiTheme="minorHAnsi" w:eastAsiaTheme="minorEastAsia" w:hAnsiTheme="minorHAnsi" w:cstheme="minorBidi"/>
          <w:bCs w:val="0"/>
          <w:smallCaps w:val="0"/>
          <w:noProof/>
          <w:sz w:val="22"/>
          <w:szCs w:val="22"/>
        </w:rPr>
      </w:pPr>
      <w:hyperlink w:anchor="_Toc482366174" w:history="1">
        <w:r w:rsidRPr="008B59AC">
          <w:rPr>
            <w:rStyle w:val="Hyperlink"/>
            <w:noProof/>
          </w:rPr>
          <w:t>4.2</w:t>
        </w:r>
        <w:r>
          <w:rPr>
            <w:rFonts w:asciiTheme="minorHAnsi" w:eastAsiaTheme="minorEastAsia" w:hAnsiTheme="minorHAnsi" w:cstheme="minorBidi"/>
            <w:bCs w:val="0"/>
            <w:smallCaps w:val="0"/>
            <w:noProof/>
            <w:sz w:val="22"/>
            <w:szCs w:val="22"/>
          </w:rPr>
          <w:tab/>
        </w:r>
        <w:r w:rsidRPr="008B59AC">
          <w:rPr>
            <w:rStyle w:val="Hyperlink"/>
            <w:noProof/>
          </w:rPr>
          <w:t>For a Tester</w:t>
        </w:r>
        <w:r>
          <w:rPr>
            <w:noProof/>
            <w:webHidden/>
          </w:rPr>
          <w:tab/>
        </w:r>
        <w:r>
          <w:rPr>
            <w:noProof/>
            <w:webHidden/>
          </w:rPr>
          <w:fldChar w:fldCharType="begin"/>
        </w:r>
        <w:r>
          <w:rPr>
            <w:noProof/>
            <w:webHidden/>
          </w:rPr>
          <w:instrText xml:space="preserve"> PAGEREF _Toc482366174 \h </w:instrText>
        </w:r>
        <w:r>
          <w:rPr>
            <w:noProof/>
            <w:webHidden/>
          </w:rPr>
        </w:r>
        <w:r>
          <w:rPr>
            <w:noProof/>
            <w:webHidden/>
          </w:rPr>
          <w:fldChar w:fldCharType="separate"/>
        </w:r>
        <w:r>
          <w:rPr>
            <w:noProof/>
            <w:webHidden/>
          </w:rPr>
          <w:t>7</w:t>
        </w:r>
        <w:r>
          <w:rPr>
            <w:noProof/>
            <w:webHidden/>
          </w:rPr>
          <w:fldChar w:fldCharType="end"/>
        </w:r>
      </w:hyperlink>
    </w:p>
    <w:p w14:paraId="18227FAF" w14:textId="13247855" w:rsidR="00921DCF" w:rsidRDefault="00921DCF">
      <w:pPr>
        <w:pStyle w:val="TOC1"/>
        <w:rPr>
          <w:rFonts w:asciiTheme="minorHAnsi" w:eastAsiaTheme="minorEastAsia" w:hAnsiTheme="minorHAnsi" w:cstheme="minorBidi"/>
          <w:b w:val="0"/>
          <w:caps w:val="0"/>
          <w:noProof/>
          <w:sz w:val="22"/>
          <w:szCs w:val="22"/>
        </w:rPr>
      </w:pPr>
      <w:hyperlink w:anchor="_Toc482366175" w:history="1">
        <w:r w:rsidRPr="008B59AC">
          <w:rPr>
            <w:rStyle w:val="Hyperlink"/>
            <w:noProof/>
          </w:rPr>
          <w:t>5.</w:t>
        </w:r>
        <w:r>
          <w:rPr>
            <w:rFonts w:asciiTheme="minorHAnsi" w:eastAsiaTheme="minorEastAsia" w:hAnsiTheme="minorHAnsi" w:cstheme="minorBidi"/>
            <w:b w:val="0"/>
            <w:caps w:val="0"/>
            <w:noProof/>
            <w:sz w:val="22"/>
            <w:szCs w:val="22"/>
          </w:rPr>
          <w:tab/>
        </w:r>
        <w:r w:rsidRPr="008B59AC">
          <w:rPr>
            <w:rStyle w:val="Hyperlink"/>
            <w:noProof/>
          </w:rPr>
          <w:t>Review &amp; Test Draft Module functionality</w:t>
        </w:r>
        <w:r>
          <w:rPr>
            <w:noProof/>
            <w:webHidden/>
          </w:rPr>
          <w:tab/>
        </w:r>
        <w:r>
          <w:rPr>
            <w:noProof/>
            <w:webHidden/>
          </w:rPr>
          <w:fldChar w:fldCharType="begin"/>
        </w:r>
        <w:r>
          <w:rPr>
            <w:noProof/>
            <w:webHidden/>
          </w:rPr>
          <w:instrText xml:space="preserve"> PAGEREF _Toc482366175 \h </w:instrText>
        </w:r>
        <w:r>
          <w:rPr>
            <w:noProof/>
            <w:webHidden/>
          </w:rPr>
        </w:r>
        <w:r>
          <w:rPr>
            <w:noProof/>
            <w:webHidden/>
          </w:rPr>
          <w:fldChar w:fldCharType="separate"/>
        </w:r>
        <w:r>
          <w:rPr>
            <w:noProof/>
            <w:webHidden/>
          </w:rPr>
          <w:t>8</w:t>
        </w:r>
        <w:r>
          <w:rPr>
            <w:noProof/>
            <w:webHidden/>
          </w:rPr>
          <w:fldChar w:fldCharType="end"/>
        </w:r>
      </w:hyperlink>
    </w:p>
    <w:p w14:paraId="7E8917D7" w14:textId="3C3E3BE0" w:rsidR="00921DCF" w:rsidRDefault="00921DCF">
      <w:pPr>
        <w:pStyle w:val="TOC2"/>
        <w:rPr>
          <w:rFonts w:asciiTheme="minorHAnsi" w:eastAsiaTheme="minorEastAsia" w:hAnsiTheme="minorHAnsi" w:cstheme="minorBidi"/>
          <w:bCs w:val="0"/>
          <w:smallCaps w:val="0"/>
          <w:noProof/>
          <w:sz w:val="22"/>
          <w:szCs w:val="22"/>
        </w:rPr>
      </w:pPr>
      <w:hyperlink w:anchor="_Toc482366176" w:history="1">
        <w:r w:rsidRPr="008B59AC">
          <w:rPr>
            <w:rStyle w:val="Hyperlink"/>
            <w:noProof/>
          </w:rPr>
          <w:t>5.1</w:t>
        </w:r>
        <w:r>
          <w:rPr>
            <w:rFonts w:asciiTheme="minorHAnsi" w:eastAsiaTheme="minorEastAsia" w:hAnsiTheme="minorHAnsi" w:cstheme="minorBidi"/>
            <w:bCs w:val="0"/>
            <w:smallCaps w:val="0"/>
            <w:noProof/>
            <w:sz w:val="22"/>
            <w:szCs w:val="22"/>
          </w:rPr>
          <w:tab/>
        </w:r>
        <w:r w:rsidRPr="008B59AC">
          <w:rPr>
            <w:rStyle w:val="Hyperlink"/>
            <w:noProof/>
          </w:rPr>
          <w:t>Review &amp; Test Draft Module screens mockups</w:t>
        </w:r>
        <w:r>
          <w:rPr>
            <w:noProof/>
            <w:webHidden/>
          </w:rPr>
          <w:tab/>
        </w:r>
        <w:r>
          <w:rPr>
            <w:noProof/>
            <w:webHidden/>
          </w:rPr>
          <w:fldChar w:fldCharType="begin"/>
        </w:r>
        <w:r>
          <w:rPr>
            <w:noProof/>
            <w:webHidden/>
          </w:rPr>
          <w:instrText xml:space="preserve"> PAGEREF _Toc482366176 \h </w:instrText>
        </w:r>
        <w:r>
          <w:rPr>
            <w:noProof/>
            <w:webHidden/>
          </w:rPr>
        </w:r>
        <w:r>
          <w:rPr>
            <w:noProof/>
            <w:webHidden/>
          </w:rPr>
          <w:fldChar w:fldCharType="separate"/>
        </w:r>
        <w:r>
          <w:rPr>
            <w:noProof/>
            <w:webHidden/>
          </w:rPr>
          <w:t>10</w:t>
        </w:r>
        <w:r>
          <w:rPr>
            <w:noProof/>
            <w:webHidden/>
          </w:rPr>
          <w:fldChar w:fldCharType="end"/>
        </w:r>
      </w:hyperlink>
    </w:p>
    <w:p w14:paraId="6C6486F1" w14:textId="0262DEA8" w:rsidR="00921DCF" w:rsidRDefault="00921DCF">
      <w:pPr>
        <w:pStyle w:val="TOC3"/>
        <w:rPr>
          <w:rFonts w:asciiTheme="minorHAnsi" w:eastAsiaTheme="minorEastAsia" w:hAnsiTheme="minorHAnsi" w:cstheme="minorBidi"/>
          <w:bCs w:val="0"/>
          <w:i w:val="0"/>
          <w:iCs w:val="0"/>
          <w:noProof/>
          <w:sz w:val="22"/>
          <w:szCs w:val="22"/>
        </w:rPr>
      </w:pPr>
      <w:hyperlink w:anchor="_Toc482366177" w:history="1">
        <w:r w:rsidRPr="008B59AC">
          <w:rPr>
            <w:rStyle w:val="Hyperlink"/>
            <w:noProof/>
          </w:rPr>
          <w:t>5.1.1</w:t>
        </w:r>
        <w:r>
          <w:rPr>
            <w:rFonts w:asciiTheme="minorHAnsi" w:eastAsiaTheme="minorEastAsia" w:hAnsiTheme="minorHAnsi" w:cstheme="minorBidi"/>
            <w:bCs w:val="0"/>
            <w:i w:val="0"/>
            <w:iCs w:val="0"/>
            <w:noProof/>
            <w:sz w:val="22"/>
            <w:szCs w:val="22"/>
          </w:rPr>
          <w:tab/>
        </w:r>
        <w:r w:rsidRPr="008B59AC">
          <w:rPr>
            <w:rStyle w:val="Hyperlink"/>
            <w:noProof/>
          </w:rPr>
          <w:t>General mockup for all modules, except Revision</w:t>
        </w:r>
        <w:r>
          <w:rPr>
            <w:noProof/>
            <w:webHidden/>
          </w:rPr>
          <w:tab/>
        </w:r>
        <w:r>
          <w:rPr>
            <w:noProof/>
            <w:webHidden/>
          </w:rPr>
          <w:fldChar w:fldCharType="begin"/>
        </w:r>
        <w:r>
          <w:rPr>
            <w:noProof/>
            <w:webHidden/>
          </w:rPr>
          <w:instrText xml:space="preserve"> PAGEREF _Toc482366177 \h </w:instrText>
        </w:r>
        <w:r>
          <w:rPr>
            <w:noProof/>
            <w:webHidden/>
          </w:rPr>
        </w:r>
        <w:r>
          <w:rPr>
            <w:noProof/>
            <w:webHidden/>
          </w:rPr>
          <w:fldChar w:fldCharType="separate"/>
        </w:r>
        <w:r>
          <w:rPr>
            <w:noProof/>
            <w:webHidden/>
          </w:rPr>
          <w:t>10</w:t>
        </w:r>
        <w:r>
          <w:rPr>
            <w:noProof/>
            <w:webHidden/>
          </w:rPr>
          <w:fldChar w:fldCharType="end"/>
        </w:r>
      </w:hyperlink>
    </w:p>
    <w:p w14:paraId="6799C4DC" w14:textId="407AAD67" w:rsidR="00921DCF" w:rsidRDefault="00921DCF">
      <w:pPr>
        <w:pStyle w:val="TOC3"/>
        <w:rPr>
          <w:rFonts w:asciiTheme="minorHAnsi" w:eastAsiaTheme="minorEastAsia" w:hAnsiTheme="minorHAnsi" w:cstheme="minorBidi"/>
          <w:bCs w:val="0"/>
          <w:i w:val="0"/>
          <w:iCs w:val="0"/>
          <w:noProof/>
          <w:sz w:val="22"/>
          <w:szCs w:val="22"/>
        </w:rPr>
      </w:pPr>
      <w:hyperlink w:anchor="_Toc482366178" w:history="1">
        <w:r w:rsidRPr="008B59AC">
          <w:rPr>
            <w:rStyle w:val="Hyperlink"/>
            <w:noProof/>
          </w:rPr>
          <w:t>5.1.2</w:t>
        </w:r>
        <w:r>
          <w:rPr>
            <w:rFonts w:asciiTheme="minorHAnsi" w:eastAsiaTheme="minorEastAsia" w:hAnsiTheme="minorHAnsi" w:cstheme="minorBidi"/>
            <w:bCs w:val="0"/>
            <w:i w:val="0"/>
            <w:iCs w:val="0"/>
            <w:noProof/>
            <w:sz w:val="22"/>
            <w:szCs w:val="22"/>
          </w:rPr>
          <w:tab/>
        </w:r>
        <w:r w:rsidRPr="008B59AC">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_Toc482366178 \h </w:instrText>
        </w:r>
        <w:r>
          <w:rPr>
            <w:noProof/>
            <w:webHidden/>
          </w:rPr>
        </w:r>
        <w:r>
          <w:rPr>
            <w:noProof/>
            <w:webHidden/>
          </w:rPr>
          <w:fldChar w:fldCharType="separate"/>
        </w:r>
        <w:r>
          <w:rPr>
            <w:noProof/>
            <w:webHidden/>
          </w:rPr>
          <w:t>10</w:t>
        </w:r>
        <w:r>
          <w:rPr>
            <w:noProof/>
            <w:webHidden/>
          </w:rPr>
          <w:fldChar w:fldCharType="end"/>
        </w:r>
      </w:hyperlink>
    </w:p>
    <w:p w14:paraId="112208C3" w14:textId="6A3E28D8" w:rsidR="00921DCF" w:rsidRDefault="00921DCF">
      <w:pPr>
        <w:pStyle w:val="TOC3"/>
        <w:rPr>
          <w:rFonts w:asciiTheme="minorHAnsi" w:eastAsiaTheme="minorEastAsia" w:hAnsiTheme="minorHAnsi" w:cstheme="minorBidi"/>
          <w:bCs w:val="0"/>
          <w:i w:val="0"/>
          <w:iCs w:val="0"/>
          <w:noProof/>
          <w:sz w:val="22"/>
          <w:szCs w:val="22"/>
        </w:rPr>
      </w:pPr>
      <w:hyperlink w:anchor="_Toc482366179" w:history="1">
        <w:r w:rsidRPr="008B59AC">
          <w:rPr>
            <w:rStyle w:val="Hyperlink"/>
            <w:noProof/>
          </w:rPr>
          <w:t>5.1.3</w:t>
        </w:r>
        <w:r>
          <w:rPr>
            <w:rFonts w:asciiTheme="minorHAnsi" w:eastAsiaTheme="minorEastAsia" w:hAnsiTheme="minorHAnsi" w:cstheme="minorBidi"/>
            <w:bCs w:val="0"/>
            <w:i w:val="0"/>
            <w:iCs w:val="0"/>
            <w:noProof/>
            <w:sz w:val="22"/>
            <w:szCs w:val="22"/>
          </w:rPr>
          <w:tab/>
        </w:r>
        <w:r w:rsidRPr="008B59AC">
          <w:rPr>
            <w:rStyle w:val="Hyperlink"/>
            <w:noProof/>
          </w:rPr>
          <w:t>Revision module mockup</w:t>
        </w:r>
        <w:r>
          <w:rPr>
            <w:noProof/>
            <w:webHidden/>
          </w:rPr>
          <w:tab/>
        </w:r>
        <w:r>
          <w:rPr>
            <w:noProof/>
            <w:webHidden/>
          </w:rPr>
          <w:fldChar w:fldCharType="begin"/>
        </w:r>
        <w:r>
          <w:rPr>
            <w:noProof/>
            <w:webHidden/>
          </w:rPr>
          <w:instrText xml:space="preserve"> PAGEREF _Toc482366179 \h </w:instrText>
        </w:r>
        <w:r>
          <w:rPr>
            <w:noProof/>
            <w:webHidden/>
          </w:rPr>
        </w:r>
        <w:r>
          <w:rPr>
            <w:noProof/>
            <w:webHidden/>
          </w:rPr>
          <w:fldChar w:fldCharType="separate"/>
        </w:r>
        <w:r>
          <w:rPr>
            <w:noProof/>
            <w:webHidden/>
          </w:rPr>
          <w:t>11</w:t>
        </w:r>
        <w:r>
          <w:rPr>
            <w:noProof/>
            <w:webHidden/>
          </w:rPr>
          <w:fldChar w:fldCharType="end"/>
        </w:r>
      </w:hyperlink>
    </w:p>
    <w:p w14:paraId="61B6D656" w14:textId="5EE6311D" w:rsidR="00921DCF" w:rsidRDefault="00921DCF">
      <w:pPr>
        <w:pStyle w:val="TOC2"/>
        <w:rPr>
          <w:rFonts w:asciiTheme="minorHAnsi" w:eastAsiaTheme="minorEastAsia" w:hAnsiTheme="minorHAnsi" w:cstheme="minorBidi"/>
          <w:bCs w:val="0"/>
          <w:smallCaps w:val="0"/>
          <w:noProof/>
          <w:sz w:val="22"/>
          <w:szCs w:val="22"/>
        </w:rPr>
      </w:pPr>
      <w:hyperlink w:anchor="_Toc482366180" w:history="1">
        <w:r w:rsidRPr="008B59AC">
          <w:rPr>
            <w:rStyle w:val="Hyperlink"/>
            <w:noProof/>
          </w:rPr>
          <w:t>5.1</w:t>
        </w:r>
        <w:r>
          <w:rPr>
            <w:rFonts w:asciiTheme="minorHAnsi" w:eastAsiaTheme="minorEastAsia" w:hAnsiTheme="minorHAnsi" w:cstheme="minorBidi"/>
            <w:bCs w:val="0"/>
            <w:smallCaps w:val="0"/>
            <w:noProof/>
            <w:sz w:val="22"/>
            <w:szCs w:val="22"/>
          </w:rPr>
          <w:tab/>
        </w:r>
        <w:r w:rsidRPr="008B59AC">
          <w:rPr>
            <w:rStyle w:val="Hyperlink"/>
            <w:noProof/>
          </w:rPr>
          <w:t>Review &amp; Test Draft Module Screen Data elements</w:t>
        </w:r>
        <w:r>
          <w:rPr>
            <w:noProof/>
            <w:webHidden/>
          </w:rPr>
          <w:tab/>
        </w:r>
        <w:r>
          <w:rPr>
            <w:noProof/>
            <w:webHidden/>
          </w:rPr>
          <w:fldChar w:fldCharType="begin"/>
        </w:r>
        <w:r>
          <w:rPr>
            <w:noProof/>
            <w:webHidden/>
          </w:rPr>
          <w:instrText xml:space="preserve"> PAGEREF _Toc482366180 \h </w:instrText>
        </w:r>
        <w:r>
          <w:rPr>
            <w:noProof/>
            <w:webHidden/>
          </w:rPr>
        </w:r>
        <w:r>
          <w:rPr>
            <w:noProof/>
            <w:webHidden/>
          </w:rPr>
          <w:fldChar w:fldCharType="separate"/>
        </w:r>
        <w:r>
          <w:rPr>
            <w:noProof/>
            <w:webHidden/>
          </w:rPr>
          <w:t>11</w:t>
        </w:r>
        <w:r>
          <w:rPr>
            <w:noProof/>
            <w:webHidden/>
          </w:rPr>
          <w:fldChar w:fldCharType="end"/>
        </w:r>
      </w:hyperlink>
    </w:p>
    <w:p w14:paraId="3E49959B" w14:textId="32395CEF" w:rsidR="00921DCF" w:rsidRDefault="00921DCF">
      <w:pPr>
        <w:pStyle w:val="TOC3"/>
        <w:rPr>
          <w:rFonts w:asciiTheme="minorHAnsi" w:eastAsiaTheme="minorEastAsia" w:hAnsiTheme="minorHAnsi" w:cstheme="minorBidi"/>
          <w:bCs w:val="0"/>
          <w:i w:val="0"/>
          <w:iCs w:val="0"/>
          <w:noProof/>
          <w:sz w:val="22"/>
          <w:szCs w:val="22"/>
        </w:rPr>
      </w:pPr>
      <w:hyperlink w:anchor="_Toc482366181" w:history="1">
        <w:r w:rsidRPr="008B59AC">
          <w:rPr>
            <w:rStyle w:val="Hyperlink"/>
            <w:noProof/>
          </w:rPr>
          <w:t>5.1.1</w:t>
        </w:r>
        <w:r>
          <w:rPr>
            <w:rFonts w:asciiTheme="minorHAnsi" w:eastAsiaTheme="minorEastAsia" w:hAnsiTheme="minorHAnsi" w:cstheme="minorBidi"/>
            <w:bCs w:val="0"/>
            <w:i w:val="0"/>
            <w:iCs w:val="0"/>
            <w:noProof/>
            <w:sz w:val="22"/>
            <w:szCs w:val="22"/>
          </w:rPr>
          <w:tab/>
        </w:r>
        <w:r w:rsidRPr="008B59AC">
          <w:rPr>
            <w:rStyle w:val="Hyperlink"/>
            <w:noProof/>
          </w:rPr>
          <w:t>Applicable to all modules, except Revision</w:t>
        </w:r>
        <w:r>
          <w:rPr>
            <w:noProof/>
            <w:webHidden/>
          </w:rPr>
          <w:tab/>
        </w:r>
        <w:r>
          <w:rPr>
            <w:noProof/>
            <w:webHidden/>
          </w:rPr>
          <w:fldChar w:fldCharType="begin"/>
        </w:r>
        <w:r>
          <w:rPr>
            <w:noProof/>
            <w:webHidden/>
          </w:rPr>
          <w:instrText xml:space="preserve"> PAGEREF _Toc482366181 \h </w:instrText>
        </w:r>
        <w:r>
          <w:rPr>
            <w:noProof/>
            <w:webHidden/>
          </w:rPr>
        </w:r>
        <w:r>
          <w:rPr>
            <w:noProof/>
            <w:webHidden/>
          </w:rPr>
          <w:fldChar w:fldCharType="separate"/>
        </w:r>
        <w:r>
          <w:rPr>
            <w:noProof/>
            <w:webHidden/>
          </w:rPr>
          <w:t>11</w:t>
        </w:r>
        <w:r>
          <w:rPr>
            <w:noProof/>
            <w:webHidden/>
          </w:rPr>
          <w:fldChar w:fldCharType="end"/>
        </w:r>
      </w:hyperlink>
    </w:p>
    <w:p w14:paraId="27FD3885" w14:textId="6007CACF" w:rsidR="00921DCF" w:rsidRDefault="00921DCF">
      <w:pPr>
        <w:pStyle w:val="TOC3"/>
        <w:rPr>
          <w:rFonts w:asciiTheme="minorHAnsi" w:eastAsiaTheme="minorEastAsia" w:hAnsiTheme="minorHAnsi" w:cstheme="minorBidi"/>
          <w:bCs w:val="0"/>
          <w:i w:val="0"/>
          <w:iCs w:val="0"/>
          <w:noProof/>
          <w:sz w:val="22"/>
          <w:szCs w:val="22"/>
        </w:rPr>
      </w:pPr>
      <w:hyperlink w:anchor="_Toc482366182" w:history="1">
        <w:r w:rsidRPr="008B59AC">
          <w:rPr>
            <w:rStyle w:val="Hyperlink"/>
            <w:noProof/>
          </w:rPr>
          <w:t>5.1.2</w:t>
        </w:r>
        <w:r>
          <w:rPr>
            <w:rFonts w:asciiTheme="minorHAnsi" w:eastAsiaTheme="minorEastAsia" w:hAnsiTheme="minorHAnsi" w:cstheme="minorBidi"/>
            <w:bCs w:val="0"/>
            <w:i w:val="0"/>
            <w:iCs w:val="0"/>
            <w:noProof/>
            <w:sz w:val="22"/>
            <w:szCs w:val="22"/>
          </w:rPr>
          <w:tab/>
        </w:r>
        <w:r w:rsidRPr="008B59AC">
          <w:rPr>
            <w:rStyle w:val="Hyperlink"/>
            <w:noProof/>
          </w:rPr>
          <w:t>Applicable to Revision module</w:t>
        </w:r>
        <w:r>
          <w:rPr>
            <w:noProof/>
            <w:webHidden/>
          </w:rPr>
          <w:tab/>
        </w:r>
        <w:r>
          <w:rPr>
            <w:noProof/>
            <w:webHidden/>
          </w:rPr>
          <w:fldChar w:fldCharType="begin"/>
        </w:r>
        <w:r>
          <w:rPr>
            <w:noProof/>
            <w:webHidden/>
          </w:rPr>
          <w:instrText xml:space="preserve"> PAGEREF _Toc482366182 \h </w:instrText>
        </w:r>
        <w:r>
          <w:rPr>
            <w:noProof/>
            <w:webHidden/>
          </w:rPr>
        </w:r>
        <w:r>
          <w:rPr>
            <w:noProof/>
            <w:webHidden/>
          </w:rPr>
          <w:fldChar w:fldCharType="separate"/>
        </w:r>
        <w:r>
          <w:rPr>
            <w:noProof/>
            <w:webHidden/>
          </w:rPr>
          <w:t>13</w:t>
        </w:r>
        <w:r>
          <w:rPr>
            <w:noProof/>
            <w:webHidden/>
          </w:rPr>
          <w:fldChar w:fldCharType="end"/>
        </w:r>
      </w:hyperlink>
    </w:p>
    <w:p w14:paraId="386E1EA8" w14:textId="01EC1121" w:rsidR="00921DCF" w:rsidRDefault="00921DCF">
      <w:pPr>
        <w:pStyle w:val="TOC1"/>
        <w:rPr>
          <w:rFonts w:asciiTheme="minorHAnsi" w:eastAsiaTheme="minorEastAsia" w:hAnsiTheme="minorHAnsi" w:cstheme="minorBidi"/>
          <w:b w:val="0"/>
          <w:caps w:val="0"/>
          <w:noProof/>
          <w:sz w:val="22"/>
          <w:szCs w:val="22"/>
        </w:rPr>
      </w:pPr>
      <w:hyperlink w:anchor="_Toc482366183" w:history="1">
        <w:r w:rsidRPr="008B59AC">
          <w:rPr>
            <w:rStyle w:val="Hyperlink"/>
            <w:noProof/>
          </w:rPr>
          <w:t>6.</w:t>
        </w:r>
        <w:r>
          <w:rPr>
            <w:rFonts w:asciiTheme="minorHAnsi" w:eastAsiaTheme="minorEastAsia" w:hAnsiTheme="minorHAnsi" w:cstheme="minorBidi"/>
            <w:b w:val="0"/>
            <w:caps w:val="0"/>
            <w:noProof/>
            <w:sz w:val="22"/>
            <w:szCs w:val="22"/>
          </w:rPr>
          <w:tab/>
        </w:r>
        <w:r w:rsidRPr="008B59AC">
          <w:rPr>
            <w:rStyle w:val="Hyperlink"/>
            <w:noProof/>
          </w:rPr>
          <w:t>Test Greensheet functionality</w:t>
        </w:r>
        <w:r>
          <w:rPr>
            <w:noProof/>
            <w:webHidden/>
          </w:rPr>
          <w:tab/>
        </w:r>
        <w:r>
          <w:rPr>
            <w:noProof/>
            <w:webHidden/>
          </w:rPr>
          <w:fldChar w:fldCharType="begin"/>
        </w:r>
        <w:r>
          <w:rPr>
            <w:noProof/>
            <w:webHidden/>
          </w:rPr>
          <w:instrText xml:space="preserve"> PAGEREF _Toc482366183 \h </w:instrText>
        </w:r>
        <w:r>
          <w:rPr>
            <w:noProof/>
            <w:webHidden/>
          </w:rPr>
        </w:r>
        <w:r>
          <w:rPr>
            <w:noProof/>
            <w:webHidden/>
          </w:rPr>
          <w:fldChar w:fldCharType="separate"/>
        </w:r>
        <w:r>
          <w:rPr>
            <w:noProof/>
            <w:webHidden/>
          </w:rPr>
          <w:t>13</w:t>
        </w:r>
        <w:r>
          <w:rPr>
            <w:noProof/>
            <w:webHidden/>
          </w:rPr>
          <w:fldChar w:fldCharType="end"/>
        </w:r>
      </w:hyperlink>
    </w:p>
    <w:p w14:paraId="739AF2C9" w14:textId="761DC6F1" w:rsidR="00921DCF" w:rsidRDefault="00921DCF">
      <w:pPr>
        <w:pStyle w:val="TOC2"/>
        <w:rPr>
          <w:rFonts w:asciiTheme="minorHAnsi" w:eastAsiaTheme="minorEastAsia" w:hAnsiTheme="minorHAnsi" w:cstheme="minorBidi"/>
          <w:bCs w:val="0"/>
          <w:smallCaps w:val="0"/>
          <w:noProof/>
          <w:sz w:val="22"/>
          <w:szCs w:val="22"/>
        </w:rPr>
      </w:pPr>
      <w:hyperlink w:anchor="_Toc482366184" w:history="1">
        <w:r w:rsidRPr="008B59AC">
          <w:rPr>
            <w:rStyle w:val="Hyperlink"/>
            <w:noProof/>
          </w:rPr>
          <w:t>6.1</w:t>
        </w:r>
        <w:r>
          <w:rPr>
            <w:rFonts w:asciiTheme="minorHAnsi" w:eastAsiaTheme="minorEastAsia" w:hAnsiTheme="minorHAnsi" w:cstheme="minorBidi"/>
            <w:bCs w:val="0"/>
            <w:smallCaps w:val="0"/>
            <w:noProof/>
            <w:sz w:val="22"/>
            <w:szCs w:val="22"/>
          </w:rPr>
          <w:tab/>
        </w:r>
        <w:r w:rsidRPr="008B59AC">
          <w:rPr>
            <w:rStyle w:val="Hyperlink"/>
            <w:noProof/>
          </w:rPr>
          <w:t>“Test” flow of events</w:t>
        </w:r>
        <w:r>
          <w:rPr>
            <w:noProof/>
            <w:webHidden/>
          </w:rPr>
          <w:tab/>
        </w:r>
        <w:r>
          <w:rPr>
            <w:noProof/>
            <w:webHidden/>
          </w:rPr>
          <w:fldChar w:fldCharType="begin"/>
        </w:r>
        <w:r>
          <w:rPr>
            <w:noProof/>
            <w:webHidden/>
          </w:rPr>
          <w:instrText xml:space="preserve"> PAGEREF _Toc482366184 \h </w:instrText>
        </w:r>
        <w:r>
          <w:rPr>
            <w:noProof/>
            <w:webHidden/>
          </w:rPr>
        </w:r>
        <w:r>
          <w:rPr>
            <w:noProof/>
            <w:webHidden/>
          </w:rPr>
          <w:fldChar w:fldCharType="separate"/>
        </w:r>
        <w:r>
          <w:rPr>
            <w:noProof/>
            <w:webHidden/>
          </w:rPr>
          <w:t>13</w:t>
        </w:r>
        <w:r>
          <w:rPr>
            <w:noProof/>
            <w:webHidden/>
          </w:rPr>
          <w:fldChar w:fldCharType="end"/>
        </w:r>
      </w:hyperlink>
    </w:p>
    <w:p w14:paraId="1A610E78" w14:textId="1BE0ACD4" w:rsidR="00921DCF" w:rsidRDefault="00921DCF">
      <w:pPr>
        <w:pStyle w:val="TOC2"/>
        <w:rPr>
          <w:rFonts w:asciiTheme="minorHAnsi" w:eastAsiaTheme="minorEastAsia" w:hAnsiTheme="minorHAnsi" w:cstheme="minorBidi"/>
          <w:bCs w:val="0"/>
          <w:smallCaps w:val="0"/>
          <w:noProof/>
          <w:sz w:val="22"/>
          <w:szCs w:val="22"/>
        </w:rPr>
      </w:pPr>
      <w:hyperlink w:anchor="_Toc482366185" w:history="1">
        <w:r w:rsidRPr="008B59AC">
          <w:rPr>
            <w:rStyle w:val="Hyperlink"/>
            <w:noProof/>
          </w:rPr>
          <w:t>6.2</w:t>
        </w:r>
        <w:r>
          <w:rPr>
            <w:rFonts w:asciiTheme="minorHAnsi" w:eastAsiaTheme="minorEastAsia" w:hAnsiTheme="minorHAnsi" w:cstheme="minorBidi"/>
            <w:bCs w:val="0"/>
            <w:smallCaps w:val="0"/>
            <w:noProof/>
            <w:sz w:val="22"/>
            <w:szCs w:val="22"/>
          </w:rPr>
          <w:tab/>
        </w:r>
        <w:r w:rsidRPr="008B59AC">
          <w:rPr>
            <w:rStyle w:val="Hyperlink"/>
            <w:noProof/>
          </w:rPr>
          <w:t>Review and Test Greensheet screen mockup</w:t>
        </w:r>
        <w:r>
          <w:rPr>
            <w:noProof/>
            <w:webHidden/>
          </w:rPr>
          <w:tab/>
        </w:r>
        <w:r>
          <w:rPr>
            <w:noProof/>
            <w:webHidden/>
          </w:rPr>
          <w:fldChar w:fldCharType="begin"/>
        </w:r>
        <w:r>
          <w:rPr>
            <w:noProof/>
            <w:webHidden/>
          </w:rPr>
          <w:instrText xml:space="preserve"> PAGEREF _Toc482366185 \h </w:instrText>
        </w:r>
        <w:r>
          <w:rPr>
            <w:noProof/>
            <w:webHidden/>
          </w:rPr>
        </w:r>
        <w:r>
          <w:rPr>
            <w:noProof/>
            <w:webHidden/>
          </w:rPr>
          <w:fldChar w:fldCharType="separate"/>
        </w:r>
        <w:r>
          <w:rPr>
            <w:noProof/>
            <w:webHidden/>
          </w:rPr>
          <w:t>15</w:t>
        </w:r>
        <w:r>
          <w:rPr>
            <w:noProof/>
            <w:webHidden/>
          </w:rPr>
          <w:fldChar w:fldCharType="end"/>
        </w:r>
      </w:hyperlink>
    </w:p>
    <w:p w14:paraId="1874D867" w14:textId="48D5CCAB" w:rsidR="00921DCF" w:rsidRDefault="00921DCF">
      <w:pPr>
        <w:pStyle w:val="TOC2"/>
        <w:rPr>
          <w:rFonts w:asciiTheme="minorHAnsi" w:eastAsiaTheme="minorEastAsia" w:hAnsiTheme="minorHAnsi" w:cstheme="minorBidi"/>
          <w:bCs w:val="0"/>
          <w:smallCaps w:val="0"/>
          <w:noProof/>
          <w:sz w:val="22"/>
          <w:szCs w:val="22"/>
        </w:rPr>
      </w:pPr>
      <w:hyperlink w:anchor="_Toc482366186" w:history="1">
        <w:r w:rsidRPr="008B59AC">
          <w:rPr>
            <w:rStyle w:val="Hyperlink"/>
            <w:noProof/>
          </w:rPr>
          <w:t>6.3</w:t>
        </w:r>
        <w:r>
          <w:rPr>
            <w:rFonts w:asciiTheme="minorHAnsi" w:eastAsiaTheme="minorEastAsia" w:hAnsiTheme="minorHAnsi" w:cstheme="minorBidi"/>
            <w:bCs w:val="0"/>
            <w:smallCaps w:val="0"/>
            <w:noProof/>
            <w:sz w:val="22"/>
            <w:szCs w:val="22"/>
          </w:rPr>
          <w:tab/>
        </w:r>
        <w:r w:rsidRPr="008B59AC">
          <w:rPr>
            <w:rStyle w:val="Hyperlink"/>
            <w:noProof/>
          </w:rPr>
          <w:t>Sub-questions numbering</w:t>
        </w:r>
        <w:r>
          <w:rPr>
            <w:noProof/>
            <w:webHidden/>
          </w:rPr>
          <w:tab/>
        </w:r>
        <w:r>
          <w:rPr>
            <w:noProof/>
            <w:webHidden/>
          </w:rPr>
          <w:fldChar w:fldCharType="begin"/>
        </w:r>
        <w:r>
          <w:rPr>
            <w:noProof/>
            <w:webHidden/>
          </w:rPr>
          <w:instrText xml:space="preserve"> PAGEREF _Toc482366186 \h </w:instrText>
        </w:r>
        <w:r>
          <w:rPr>
            <w:noProof/>
            <w:webHidden/>
          </w:rPr>
        </w:r>
        <w:r>
          <w:rPr>
            <w:noProof/>
            <w:webHidden/>
          </w:rPr>
          <w:fldChar w:fldCharType="separate"/>
        </w:r>
        <w:r>
          <w:rPr>
            <w:noProof/>
            <w:webHidden/>
          </w:rPr>
          <w:t>15</w:t>
        </w:r>
        <w:r>
          <w:rPr>
            <w:noProof/>
            <w:webHidden/>
          </w:rPr>
          <w:fldChar w:fldCharType="end"/>
        </w:r>
      </w:hyperlink>
    </w:p>
    <w:p w14:paraId="559EB3D8" w14:textId="7667038F" w:rsidR="00921DCF" w:rsidRDefault="00921DCF">
      <w:pPr>
        <w:pStyle w:val="TOC2"/>
        <w:rPr>
          <w:rFonts w:asciiTheme="minorHAnsi" w:eastAsiaTheme="minorEastAsia" w:hAnsiTheme="minorHAnsi" w:cstheme="minorBidi"/>
          <w:bCs w:val="0"/>
          <w:smallCaps w:val="0"/>
          <w:noProof/>
          <w:sz w:val="22"/>
          <w:szCs w:val="22"/>
        </w:rPr>
      </w:pPr>
      <w:hyperlink w:anchor="_Toc482366187" w:history="1">
        <w:r w:rsidRPr="008B59AC">
          <w:rPr>
            <w:rStyle w:val="Hyperlink"/>
            <w:noProof/>
          </w:rPr>
          <w:t>6.4</w:t>
        </w:r>
        <w:r>
          <w:rPr>
            <w:rFonts w:asciiTheme="minorHAnsi" w:eastAsiaTheme="minorEastAsia" w:hAnsiTheme="minorHAnsi" w:cstheme="minorBidi"/>
            <w:bCs w:val="0"/>
            <w:smallCaps w:val="0"/>
            <w:noProof/>
            <w:sz w:val="22"/>
            <w:szCs w:val="22"/>
          </w:rPr>
          <w:tab/>
        </w:r>
        <w:r w:rsidRPr="008B59AC">
          <w:rPr>
            <w:rStyle w:val="Hyperlink"/>
            <w:noProof/>
          </w:rPr>
          <w:t>Review and Test Greensheet Screen Data elements</w:t>
        </w:r>
        <w:r>
          <w:rPr>
            <w:noProof/>
            <w:webHidden/>
          </w:rPr>
          <w:tab/>
        </w:r>
        <w:r>
          <w:rPr>
            <w:noProof/>
            <w:webHidden/>
          </w:rPr>
          <w:fldChar w:fldCharType="begin"/>
        </w:r>
        <w:r>
          <w:rPr>
            <w:noProof/>
            <w:webHidden/>
          </w:rPr>
          <w:instrText xml:space="preserve"> PAGEREF _Toc482366187 \h </w:instrText>
        </w:r>
        <w:r>
          <w:rPr>
            <w:noProof/>
            <w:webHidden/>
          </w:rPr>
        </w:r>
        <w:r>
          <w:rPr>
            <w:noProof/>
            <w:webHidden/>
          </w:rPr>
          <w:fldChar w:fldCharType="separate"/>
        </w:r>
        <w:r>
          <w:rPr>
            <w:noProof/>
            <w:webHidden/>
          </w:rPr>
          <w:t>15</w:t>
        </w:r>
        <w:r>
          <w:rPr>
            <w:noProof/>
            <w:webHidden/>
          </w:rPr>
          <w:fldChar w:fldCharType="end"/>
        </w:r>
      </w:hyperlink>
    </w:p>
    <w:p w14:paraId="446649CC" w14:textId="4339E000" w:rsidR="00921DCF" w:rsidRDefault="00921DCF">
      <w:pPr>
        <w:pStyle w:val="TOC1"/>
        <w:rPr>
          <w:rFonts w:asciiTheme="minorHAnsi" w:eastAsiaTheme="minorEastAsia" w:hAnsiTheme="minorHAnsi" w:cstheme="minorBidi"/>
          <w:b w:val="0"/>
          <w:caps w:val="0"/>
          <w:noProof/>
          <w:sz w:val="22"/>
          <w:szCs w:val="22"/>
        </w:rPr>
      </w:pPr>
      <w:hyperlink w:anchor="_Toc482366188" w:history="1">
        <w:r w:rsidRPr="008B59AC">
          <w:rPr>
            <w:rStyle w:val="Hyperlink"/>
            <w:noProof/>
          </w:rPr>
          <w:t>7.</w:t>
        </w:r>
        <w:r>
          <w:rPr>
            <w:rFonts w:asciiTheme="minorHAnsi" w:eastAsiaTheme="minorEastAsia" w:hAnsiTheme="minorHAnsi" w:cstheme="minorBidi"/>
            <w:b w:val="0"/>
            <w:caps w:val="0"/>
            <w:noProof/>
            <w:sz w:val="22"/>
            <w:szCs w:val="22"/>
          </w:rPr>
          <w:tab/>
        </w:r>
        <w:r w:rsidRPr="008B59AC">
          <w:rPr>
            <w:rStyle w:val="Hyperlink"/>
            <w:noProof/>
          </w:rPr>
          <w:t>Promote or Reject the module functionality</w:t>
        </w:r>
        <w:r>
          <w:rPr>
            <w:noProof/>
            <w:webHidden/>
          </w:rPr>
          <w:tab/>
        </w:r>
        <w:r>
          <w:rPr>
            <w:noProof/>
            <w:webHidden/>
          </w:rPr>
          <w:fldChar w:fldCharType="begin"/>
        </w:r>
        <w:r>
          <w:rPr>
            <w:noProof/>
            <w:webHidden/>
          </w:rPr>
          <w:instrText xml:space="preserve"> PAGEREF _Toc482366188 \h </w:instrText>
        </w:r>
        <w:r>
          <w:rPr>
            <w:noProof/>
            <w:webHidden/>
          </w:rPr>
        </w:r>
        <w:r>
          <w:rPr>
            <w:noProof/>
            <w:webHidden/>
          </w:rPr>
          <w:fldChar w:fldCharType="separate"/>
        </w:r>
        <w:r>
          <w:rPr>
            <w:noProof/>
            <w:webHidden/>
          </w:rPr>
          <w:t>17</w:t>
        </w:r>
        <w:r>
          <w:rPr>
            <w:noProof/>
            <w:webHidden/>
          </w:rPr>
          <w:fldChar w:fldCharType="end"/>
        </w:r>
      </w:hyperlink>
    </w:p>
    <w:p w14:paraId="2329F944" w14:textId="6326F01A" w:rsidR="00921DCF" w:rsidRDefault="00921DCF">
      <w:pPr>
        <w:pStyle w:val="TOC1"/>
        <w:rPr>
          <w:rFonts w:asciiTheme="minorHAnsi" w:eastAsiaTheme="minorEastAsia" w:hAnsiTheme="minorHAnsi" w:cstheme="minorBidi"/>
          <w:b w:val="0"/>
          <w:caps w:val="0"/>
          <w:noProof/>
          <w:sz w:val="22"/>
          <w:szCs w:val="22"/>
        </w:rPr>
      </w:pPr>
      <w:hyperlink w:anchor="_Toc482366189" w:history="1">
        <w:r w:rsidRPr="008B59AC">
          <w:rPr>
            <w:rStyle w:val="Hyperlink"/>
            <w:noProof/>
          </w:rPr>
          <w:t>8.</w:t>
        </w:r>
        <w:r>
          <w:rPr>
            <w:rFonts w:asciiTheme="minorHAnsi" w:eastAsiaTheme="minorEastAsia" w:hAnsiTheme="minorHAnsi" w:cstheme="minorBidi"/>
            <w:b w:val="0"/>
            <w:caps w:val="0"/>
            <w:noProof/>
            <w:sz w:val="22"/>
            <w:szCs w:val="22"/>
          </w:rPr>
          <w:tab/>
        </w:r>
        <w:r w:rsidRPr="008B59AC">
          <w:rPr>
            <w:rStyle w:val="Hyperlink"/>
            <w:noProof/>
          </w:rPr>
          <w:t>Import templates from GS Form Builder</w:t>
        </w:r>
        <w:r>
          <w:rPr>
            <w:noProof/>
            <w:webHidden/>
          </w:rPr>
          <w:tab/>
        </w:r>
        <w:r>
          <w:rPr>
            <w:noProof/>
            <w:webHidden/>
          </w:rPr>
          <w:fldChar w:fldCharType="begin"/>
        </w:r>
        <w:r>
          <w:rPr>
            <w:noProof/>
            <w:webHidden/>
          </w:rPr>
          <w:instrText xml:space="preserve"> PAGEREF _Toc482366189 \h </w:instrText>
        </w:r>
        <w:r>
          <w:rPr>
            <w:noProof/>
            <w:webHidden/>
          </w:rPr>
        </w:r>
        <w:r>
          <w:rPr>
            <w:noProof/>
            <w:webHidden/>
          </w:rPr>
          <w:fldChar w:fldCharType="separate"/>
        </w:r>
        <w:r>
          <w:rPr>
            <w:noProof/>
            <w:webHidden/>
          </w:rPr>
          <w:t>17</w:t>
        </w:r>
        <w:r>
          <w:rPr>
            <w:noProof/>
            <w:webHidden/>
          </w:rPr>
          <w:fldChar w:fldCharType="end"/>
        </w:r>
      </w:hyperlink>
    </w:p>
    <w:p w14:paraId="1C4C7D99" w14:textId="4FB54A96" w:rsidR="00921DCF" w:rsidRDefault="00921DCF">
      <w:pPr>
        <w:pStyle w:val="TOC1"/>
        <w:rPr>
          <w:rFonts w:asciiTheme="minorHAnsi" w:eastAsiaTheme="minorEastAsia" w:hAnsiTheme="minorHAnsi" w:cstheme="minorBidi"/>
          <w:b w:val="0"/>
          <w:caps w:val="0"/>
          <w:noProof/>
          <w:sz w:val="22"/>
          <w:szCs w:val="22"/>
        </w:rPr>
      </w:pPr>
      <w:hyperlink w:anchor="_Toc482366190" w:history="1">
        <w:r w:rsidRPr="008B59AC">
          <w:rPr>
            <w:rStyle w:val="Hyperlink"/>
            <w:noProof/>
          </w:rPr>
          <w:t>9.</w:t>
        </w:r>
        <w:r>
          <w:rPr>
            <w:rFonts w:asciiTheme="minorHAnsi" w:eastAsiaTheme="minorEastAsia" w:hAnsiTheme="minorHAnsi" w:cstheme="minorBidi"/>
            <w:b w:val="0"/>
            <w:caps w:val="0"/>
            <w:noProof/>
            <w:sz w:val="22"/>
            <w:szCs w:val="22"/>
          </w:rPr>
          <w:tab/>
        </w:r>
        <w:r w:rsidRPr="008B59AC">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_Toc482366190 \h </w:instrText>
        </w:r>
        <w:r>
          <w:rPr>
            <w:noProof/>
            <w:webHidden/>
          </w:rPr>
        </w:r>
        <w:r>
          <w:rPr>
            <w:noProof/>
            <w:webHidden/>
          </w:rPr>
          <w:fldChar w:fldCharType="separate"/>
        </w:r>
        <w:r>
          <w:rPr>
            <w:noProof/>
            <w:webHidden/>
          </w:rPr>
          <w:t>19</w:t>
        </w:r>
        <w:r>
          <w:rPr>
            <w:noProof/>
            <w:webHidden/>
          </w:rPr>
          <w:fldChar w:fldCharType="end"/>
        </w:r>
      </w:hyperlink>
    </w:p>
    <w:p w14:paraId="3D7B0C88" w14:textId="7FB75031" w:rsidR="00921DCF" w:rsidRDefault="00921DCF">
      <w:pPr>
        <w:pStyle w:val="TOC1"/>
        <w:rPr>
          <w:rFonts w:asciiTheme="minorHAnsi" w:eastAsiaTheme="minorEastAsia" w:hAnsiTheme="minorHAnsi" w:cstheme="minorBidi"/>
          <w:b w:val="0"/>
          <w:caps w:val="0"/>
          <w:noProof/>
          <w:sz w:val="22"/>
          <w:szCs w:val="22"/>
        </w:rPr>
      </w:pPr>
      <w:hyperlink w:anchor="_Toc482366191" w:history="1">
        <w:r w:rsidRPr="008B59AC">
          <w:rPr>
            <w:rStyle w:val="Hyperlink"/>
            <w:noProof/>
          </w:rPr>
          <w:t>10.</w:t>
        </w:r>
        <w:r>
          <w:rPr>
            <w:rFonts w:asciiTheme="minorHAnsi" w:eastAsiaTheme="minorEastAsia" w:hAnsiTheme="minorHAnsi" w:cstheme="minorBidi"/>
            <w:b w:val="0"/>
            <w:caps w:val="0"/>
            <w:noProof/>
            <w:sz w:val="22"/>
            <w:szCs w:val="22"/>
          </w:rPr>
          <w:tab/>
        </w:r>
        <w:r w:rsidRPr="008B59AC">
          <w:rPr>
            <w:rStyle w:val="Hyperlink"/>
            <w:noProof/>
          </w:rPr>
          <w:t>Non-functional requirements</w:t>
        </w:r>
        <w:r>
          <w:rPr>
            <w:noProof/>
            <w:webHidden/>
          </w:rPr>
          <w:tab/>
        </w:r>
        <w:r>
          <w:rPr>
            <w:noProof/>
            <w:webHidden/>
          </w:rPr>
          <w:fldChar w:fldCharType="begin"/>
        </w:r>
        <w:r>
          <w:rPr>
            <w:noProof/>
            <w:webHidden/>
          </w:rPr>
          <w:instrText xml:space="preserve"> PAGEREF _Toc482366191 \h </w:instrText>
        </w:r>
        <w:r>
          <w:rPr>
            <w:noProof/>
            <w:webHidden/>
          </w:rPr>
        </w:r>
        <w:r>
          <w:rPr>
            <w:noProof/>
            <w:webHidden/>
          </w:rPr>
          <w:fldChar w:fldCharType="separate"/>
        </w:r>
        <w:r>
          <w:rPr>
            <w:noProof/>
            <w:webHidden/>
          </w:rPr>
          <w:t>21</w:t>
        </w:r>
        <w:r>
          <w:rPr>
            <w:noProof/>
            <w:webHidden/>
          </w:rPr>
          <w:fldChar w:fldCharType="end"/>
        </w:r>
      </w:hyperlink>
    </w:p>
    <w:p w14:paraId="3F9C9883" w14:textId="0BF6CE2A" w:rsidR="007B2D8F" w:rsidRDefault="007D18F9" w:rsidP="00600EFC">
      <w:pPr>
        <w:pStyle w:val="BodyText"/>
      </w:pPr>
      <w:r>
        <w:fldChar w:fldCharType="end"/>
      </w:r>
    </w:p>
    <w:p w14:paraId="7593BB85" w14:textId="77777777" w:rsidR="006768A5" w:rsidRDefault="00320F9D" w:rsidP="00600EFC">
      <w:pPr>
        <w:pStyle w:val="Heading1"/>
      </w:pPr>
      <w:bookmarkStart w:id="33" w:name="_GoBack"/>
      <w:bookmarkEnd w:id="33"/>
      <w:r>
        <w:br w:type="page"/>
      </w:r>
      <w:bookmarkStart w:id="34" w:name="_Toc482366166"/>
      <w:r w:rsidR="000D5B80">
        <w:lastRenderedPageBreak/>
        <w:t>Document scope</w:t>
      </w:r>
      <w:bookmarkEnd w:id="34"/>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35" w:name="_Toc482366167"/>
      <w:r>
        <w:t>Business Need Description</w:t>
      </w:r>
      <w:bookmarkEnd w:id="35"/>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8" type="#_x0000_t75" style="width:467.8pt;height:217.65pt" o:ole="">
            <v:imagedata r:id="rId16" o:title=""/>
          </v:shape>
          <o:OLEObject Type="Embed" ProgID="Visio.Drawing.11" ShapeID="_x0000_i1318" DrawAspect="Content" ObjectID="_1556108403"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36" w:name="_Toc464140073"/>
      <w:r>
        <w:t>Dependencies with other systems</w:t>
      </w:r>
      <w:bookmarkEnd w:id="36"/>
      <w:r>
        <w:t xml:space="preserve"> =&gt; </w:t>
      </w:r>
      <w:bookmarkStart w:id="37" w:name="_Toc464140074"/>
      <w:r>
        <w:t>Significant dependencies</w:t>
      </w:r>
      <w:bookmarkEnd w:id="37"/>
      <w:r>
        <w:t xml:space="preserve"> =&gt; </w:t>
      </w:r>
      <w:bookmarkStart w:id="38" w:name="_Toc464140075"/>
      <w:r>
        <w:t>Form Builder – changes for re-design</w:t>
      </w:r>
      <w:bookmarkEnd w:id="38"/>
    </w:p>
    <w:p w14:paraId="282B2D12" w14:textId="70B6DCF0" w:rsidR="0037448A" w:rsidRDefault="0037448A" w:rsidP="00600EFC">
      <w:pPr>
        <w:pStyle w:val="Heading1"/>
      </w:pPr>
      <w:bookmarkStart w:id="39" w:name="_Toc482366168"/>
      <w:r>
        <w:t>User roles</w:t>
      </w:r>
      <w:bookmarkEnd w:id="39"/>
    </w:p>
    <w:p w14:paraId="1A73BFDC" w14:textId="62B106C1" w:rsidR="00335E7C" w:rsidRDefault="00335E7C" w:rsidP="00600EFC">
      <w:pPr>
        <w:pStyle w:val="Heading2"/>
      </w:pPr>
      <w:bookmarkStart w:id="40" w:name="_Toc482366169"/>
      <w:r>
        <w:t>Before re-design:</w:t>
      </w:r>
      <w:bookmarkEnd w:id="40"/>
      <w:r>
        <w:t xml:space="preserve"> </w:t>
      </w:r>
    </w:p>
    <w:p w14:paraId="040574DF" w14:textId="0E399D1B" w:rsidR="00335E7C" w:rsidRDefault="00335E7C" w:rsidP="00600EFC">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41" w:name="_Toc482366170"/>
      <w:r>
        <w:t xml:space="preserve">Changes </w:t>
      </w:r>
      <w:r w:rsidR="00AE0D5F">
        <w:t>for</w:t>
      </w:r>
      <w:r>
        <w:t xml:space="preserve"> re-design:</w:t>
      </w:r>
      <w:bookmarkEnd w:id="41"/>
    </w:p>
    <w:p w14:paraId="750DF431" w14:textId="355FD6F0" w:rsidR="00B80E09" w:rsidRDefault="00350D88" w:rsidP="00600EFC">
      <w:r w:rsidRPr="00B80E09">
        <w:t xml:space="preserve">There is no connection between Form Builder roles and </w:t>
      </w:r>
      <w:proofErr w:type="spellStart"/>
      <w:r w:rsidRPr="00B80E09">
        <w:t>Greensheet</w:t>
      </w:r>
      <w:proofErr w:type="spellEnd"/>
      <w:r w:rsidRPr="00B80E09">
        <w:t xml:space="preserve"> roles. </w:t>
      </w:r>
      <w:r w:rsidR="0051259C">
        <w:t>OGA requested that a</w:t>
      </w:r>
      <w:r w:rsidR="0051259C" w:rsidRPr="00B80E09">
        <w:t xml:space="preserve">ccess to </w:t>
      </w:r>
      <w:proofErr w:type="spellStart"/>
      <w:r w:rsidR="0051259C" w:rsidRPr="00B80E09">
        <w:t>Greensheets</w:t>
      </w:r>
      <w:proofErr w:type="spellEnd"/>
      <w:r w:rsidR="0051259C" w:rsidRPr="00B80E09">
        <w:t xml:space="preserve"> Draft Area should be provided to all users who have Author or Approver role in Form Builder.</w:t>
      </w:r>
      <w:r w:rsidR="0051259C">
        <w:t xml:space="preserve"> </w:t>
      </w:r>
      <w:r w:rsidRPr="00B80E09">
        <w:t>OGA will provide the list of people and CBIIT will assign</w:t>
      </w:r>
      <w:r w:rsidR="0051259C">
        <w:t xml:space="preserve"> </w:t>
      </w:r>
      <w:proofErr w:type="spellStart"/>
      <w:r w:rsidR="0051259C">
        <w:t>Greensheet</w:t>
      </w:r>
      <w:proofErr w:type="spellEnd"/>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42" w:name="_Toc464140061"/>
      <w:r w:rsidR="00686AEF" w:rsidRPr="00686AEF">
        <w:t xml:space="preserve"> </w:t>
      </w:r>
      <w:r w:rsidR="00686AEF">
        <w:t>GreenSheets users</w:t>
      </w:r>
      <w:bookmarkEnd w:id="42"/>
      <w:r w:rsidR="00686AEF">
        <w:t xml:space="preserve"> =&gt; </w:t>
      </w:r>
      <w:bookmarkStart w:id="43" w:name="_Toc464140062"/>
      <w:r w:rsidR="00686AEF">
        <w:t>User roles</w:t>
      </w:r>
      <w:bookmarkEnd w:id="43"/>
    </w:p>
    <w:p w14:paraId="4AF51B81" w14:textId="6E1CAA63" w:rsidR="002F31F9" w:rsidRPr="000238F8" w:rsidRDefault="002F31F9" w:rsidP="00600EFC">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004F7737" w:rsidRPr="000238F8">
        <w:t>gr</w:t>
      </w:r>
      <w:r w:rsidR="004F7737">
        <w:t>e</w:t>
      </w:r>
      <w:r w:rsidR="004F7737" w:rsidRPr="000238F8">
        <w:t>ensheet</w:t>
      </w:r>
      <w:proofErr w:type="spellEnd"/>
      <w:r w:rsidR="0051259C">
        <w:t xml:space="preserve"> and Draft Viewer/</w:t>
      </w:r>
      <w:proofErr w:type="spellStart"/>
      <w:r w:rsidR="0051259C">
        <w:t>Administratior</w:t>
      </w:r>
      <w:proofErr w:type="spellEnd"/>
      <w:r w:rsidR="0051259C">
        <w:t xml:space="preserve"> can test any </w:t>
      </w:r>
      <w:proofErr w:type="spellStart"/>
      <w:r w:rsidR="0051259C">
        <w:t>greensheet</w:t>
      </w:r>
      <w:proofErr w:type="spellEnd"/>
      <w:r w:rsidR="0051259C">
        <w: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w:t>
      </w:r>
      <w:proofErr w:type="spellStart"/>
      <w:r w:rsidRPr="000238F8">
        <w:t>greensheet</w:t>
      </w:r>
      <w:proofErr w:type="spellEnd"/>
      <w:r w:rsidRPr="000238F8">
        <w:t xml:space="preserve"> test page </w:t>
      </w:r>
      <w:r w:rsidR="0051259C">
        <w:t xml:space="preserve">for a corresponding from </w:t>
      </w:r>
      <w:r w:rsidRPr="000238F8">
        <w:t xml:space="preserve">(no access to “Review and Test </w:t>
      </w:r>
      <w:r w:rsidR="0051259C">
        <w:t>Draft M</w:t>
      </w:r>
      <w:r w:rsidRPr="000238F8">
        <w:t>odule” screen):</w:t>
      </w:r>
    </w:p>
    <w:p w14:paraId="3066FB91" w14:textId="77316716" w:rsidR="002F31F9" w:rsidRDefault="00D63845" w:rsidP="00600EFC">
      <w:r>
        <w:rPr>
          <w:noProof/>
        </w:rPr>
        <w:drawing>
          <wp:inline distT="0" distB="0" distL="0" distR="0" wp14:anchorId="17D331C8" wp14:editId="7A13903A">
            <wp:extent cx="5941060" cy="2547635"/>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1">
                      <a:extLst>
                        <a:ext uri="{28A0092B-C50C-407E-A947-70E740481C1C}">
                          <a14:useLocalDpi xmlns:a14="http://schemas.microsoft.com/office/drawing/2010/main" val="0"/>
                        </a:ext>
                      </a:extLst>
                    </a:blip>
                    <a:srcRect b="11061"/>
                    <a:stretch/>
                  </pic:blipFill>
                  <pic:spPr bwMode="auto">
                    <a:xfrm>
                      <a:off x="0" y="0"/>
                      <a:ext cx="5941060" cy="2547635"/>
                    </a:xfrm>
                    <a:prstGeom prst="rect">
                      <a:avLst/>
                    </a:prstGeom>
                    <a:noFill/>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44" w:name="_Toc482366171"/>
      <w:r>
        <w:t>Overall business flow description</w:t>
      </w:r>
      <w:bookmarkEnd w:id="44"/>
    </w:p>
    <w:p w14:paraId="4385BAB7" w14:textId="2E2D6790" w:rsidR="008065CD" w:rsidRDefault="008065CD" w:rsidP="00600EFC">
      <w:pPr>
        <w:pStyle w:val="Heading2"/>
      </w:pPr>
      <w:bookmarkStart w:id="45" w:name="_Toc482366172"/>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45"/>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322406E5"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Guest (I2E user without PD or Spec role) =&gt; Guest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11A8850F"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PD/PA =&gt; PD/PA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lastRenderedPageBreak/>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see form name and related type/</w:t>
      </w:r>
      <w:proofErr w:type="spellStart"/>
      <w:r w:rsidRPr="00A039A1">
        <w:rPr>
          <w:rFonts w:ascii="Arial" w:hAnsi="Arial"/>
          <w:sz w:val="20"/>
          <w:szCs w:val="20"/>
        </w:rPr>
        <w:t>mechs</w:t>
      </w:r>
      <w:proofErr w:type="spellEnd"/>
      <w:r w:rsidRPr="00A039A1">
        <w:rPr>
          <w:rFonts w:ascii="Arial" w:hAnsi="Arial"/>
          <w:sz w:val="20"/>
          <w:szCs w:val="20"/>
        </w:rPr>
        <w:t xml:space="preserve">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view what changed in the module (type/</w:t>
      </w:r>
      <w:proofErr w:type="spellStart"/>
      <w:r w:rsidRPr="00A039A1">
        <w:rPr>
          <w:rFonts w:ascii="Arial" w:hAnsi="Arial"/>
          <w:sz w:val="20"/>
          <w:szCs w:val="20"/>
        </w:rPr>
        <w:t>mechs</w:t>
      </w:r>
      <w:proofErr w:type="spellEnd"/>
      <w:r w:rsidRPr="00A039A1">
        <w:rPr>
          <w:rFonts w:ascii="Arial" w:hAnsi="Arial"/>
          <w:sz w:val="20"/>
          <w:szCs w:val="20"/>
        </w:rPr>
        <w:t xml:space="preserve">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 xml:space="preserve">Review and Test </w:t>
      </w:r>
      <w:proofErr w:type="spellStart"/>
      <w:r w:rsidR="00BB163C" w:rsidRPr="00A039A1">
        <w:rPr>
          <w:rFonts w:ascii="Arial" w:hAnsi="Arial"/>
          <w:sz w:val="20"/>
          <w:szCs w:val="20"/>
        </w:rPr>
        <w:t>Greensheet</w:t>
      </w:r>
      <w:proofErr w:type="spellEnd"/>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160D4B00"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502364E0" w14:textId="50B2A0BD" w:rsidR="0088569A" w:rsidRDefault="008B64E5" w:rsidP="00600EFC">
      <w:pPr>
        <w:pStyle w:val="Heading3"/>
      </w:pPr>
      <w:bookmarkStart w:id="46" w:name="_Toc482366173"/>
      <w:r>
        <w:t>Email to testers</w:t>
      </w:r>
      <w:bookmarkEnd w:id="46"/>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3744EFE3"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proofErr w:type="gramStart"/>
      <w:r w:rsidRPr="00C14916">
        <w:rPr>
          <w:i/>
        </w:rPr>
        <w:t>in order to</w:t>
      </w:r>
      <w:proofErr w:type="gramEnd"/>
      <w:r w:rsidRPr="00C14916">
        <w:rPr>
          <w:i/>
        </w:rPr>
        <w:t xml:space="preserve"> send email to testers</w:t>
      </w:r>
      <w:r>
        <w:t>”</w:t>
      </w:r>
    </w:p>
    <w:p w14:paraId="3EF9B7B9" w14:textId="77777777" w:rsidR="00066D7F" w:rsidRDefault="00066D7F" w:rsidP="00DD68C4">
      <w:pPr>
        <w:pStyle w:val="BodyText"/>
        <w:numPr>
          <w:ilvl w:val="1"/>
          <w:numId w:val="19"/>
        </w:numPr>
      </w:pPr>
      <w:r>
        <w:t>If selected checkbox IS found, the system will:</w:t>
      </w:r>
    </w:p>
    <w:p w14:paraId="33EBB3A9" w14:textId="17F04667" w:rsidR="00066D7F" w:rsidRDefault="00066D7F" w:rsidP="00DD68C4">
      <w:pPr>
        <w:pStyle w:val="BodyText"/>
        <w:numPr>
          <w:ilvl w:val="2"/>
          <w:numId w:val="19"/>
        </w:numPr>
      </w:pPr>
      <w:r>
        <w:t xml:space="preserve">Generate URL(s) to “Review and Test </w:t>
      </w:r>
      <w:proofErr w:type="spellStart"/>
      <w:r>
        <w:t>Greensheet</w:t>
      </w:r>
      <w:proofErr w:type="spellEnd"/>
      <w:r w:rsidR="00EB3FC5">
        <w:t>”</w:t>
      </w:r>
      <w:r>
        <w:t xml:space="preserve"> screen for each selected form</w:t>
      </w:r>
    </w:p>
    <w:p w14:paraId="2B086D34" w14:textId="453C998B" w:rsidR="00C14916" w:rsidRDefault="00C14916" w:rsidP="00DD68C4">
      <w:pPr>
        <w:pStyle w:val="BodyText"/>
        <w:numPr>
          <w:ilvl w:val="2"/>
          <w:numId w:val="19"/>
        </w:numPr>
      </w:pPr>
      <w:r>
        <w:t>Record the date when user clicked “Send email to Testers” button and display it on the screen</w:t>
      </w:r>
    </w:p>
    <w:p w14:paraId="408F356F" w14:textId="355C17F5" w:rsidR="00B00310" w:rsidRDefault="00C14916" w:rsidP="00DD68C4">
      <w:pPr>
        <w:pStyle w:val="BodyText"/>
        <w:numPr>
          <w:ilvl w:val="2"/>
          <w:numId w:val="19"/>
        </w:numPr>
      </w:pPr>
      <w:r>
        <w:t>O</w:t>
      </w:r>
      <w:r w:rsidR="00B00310">
        <w:t>pen user’s email client with pre-populated email. Something like:</w:t>
      </w:r>
    </w:p>
    <w:p w14:paraId="3111FDE7" w14:textId="08E08E40" w:rsidR="00B00310" w:rsidRDefault="00B00310" w:rsidP="00600EFC">
      <w:r w:rsidRPr="00CF260C">
        <w:t>TO:</w:t>
      </w:r>
      <w:r>
        <w:t xml:space="preserve"> </w:t>
      </w:r>
    </w:p>
    <w:p w14:paraId="1A465A51" w14:textId="78CF25FD" w:rsidR="00B00310" w:rsidRDefault="00B00310" w:rsidP="00600EFC">
      <w:r w:rsidRPr="00CF260C">
        <w:rPr>
          <w:b/>
        </w:rPr>
        <w:t>SUBJECT:</w:t>
      </w:r>
      <w:r>
        <w:t xml:space="preserve"> Request to test the new </w:t>
      </w:r>
      <w:proofErr w:type="spellStart"/>
      <w:r>
        <w:t>greensheet</w:t>
      </w:r>
      <w:proofErr w:type="spellEnd"/>
      <w:r>
        <w:t xml:space="preserve"> form</w:t>
      </w:r>
      <w:r w:rsidR="00350B08">
        <w:t>(s)</w:t>
      </w:r>
    </w:p>
    <w:p w14:paraId="18038F46" w14:textId="2BC1C484" w:rsidR="00B00310" w:rsidRDefault="00B00310" w:rsidP="00600EFC">
      <w:r w:rsidRPr="00CF260C">
        <w:rPr>
          <w:b/>
        </w:rPr>
        <w:t>BODY:</w:t>
      </w:r>
      <w:r>
        <w:t xml:space="preserve"> Please click:</w:t>
      </w:r>
    </w:p>
    <w:p w14:paraId="5B9C2C99" w14:textId="7151E258" w:rsidR="00B00310" w:rsidRDefault="00941B91" w:rsidP="00600EFC">
      <w:r>
        <w:t>T</w:t>
      </w:r>
      <w:r w:rsidR="00B00310">
        <w:t xml:space="preserve">o test </w:t>
      </w:r>
      <w:r w:rsidR="00B00310" w:rsidRPr="00947EDE">
        <w:rPr>
          <w:u w:val="single"/>
        </w:rPr>
        <w:t>&lt;</w:t>
      </w:r>
      <w:r>
        <w:rPr>
          <w:u w:val="single"/>
        </w:rPr>
        <w:t>F</w:t>
      </w:r>
      <w:r w:rsidR="00B00310" w:rsidRPr="00947EDE">
        <w:rPr>
          <w:u w:val="single"/>
        </w:rPr>
        <w:t xml:space="preserve">orm name </w:t>
      </w:r>
      <w:r>
        <w:rPr>
          <w:u w:val="single"/>
        </w:rPr>
        <w:t>X</w:t>
      </w:r>
      <w:r w:rsidR="00B00310" w:rsidRPr="00947EDE">
        <w:rPr>
          <w:u w:val="single"/>
        </w:rPr>
        <w:t>&gt;</w:t>
      </w:r>
      <w:r w:rsidR="00B00310" w:rsidRPr="00947EDE">
        <w:t xml:space="preserve"> </w:t>
      </w:r>
      <w:r w:rsidR="00B00310">
        <w:t>-</w:t>
      </w:r>
      <w:r w:rsidR="00B00310" w:rsidRPr="00947EDE">
        <w:t xml:space="preserve"> </w:t>
      </w:r>
      <w:r w:rsidR="00E132CF">
        <w:t>&lt;</w:t>
      </w:r>
      <w:r w:rsidR="00B00310">
        <w:t>form type</w:t>
      </w:r>
      <w:r w:rsidR="00E132CF">
        <w:t>&gt;</w:t>
      </w:r>
      <w:r w:rsidR="00B00310" w:rsidRPr="00947EDE">
        <w:t xml:space="preserve"> </w:t>
      </w:r>
      <w:r w:rsidR="00B00310" w:rsidRPr="00CF260C">
        <w:t xml:space="preserve">for </w:t>
      </w:r>
      <w:r w:rsidR="00E132CF">
        <w:t>&lt;list of related type/</w:t>
      </w:r>
      <w:proofErr w:type="spellStart"/>
      <w:r w:rsidR="00E132CF">
        <w:t>mech</w:t>
      </w:r>
      <w:proofErr w:type="spellEnd"/>
      <w:r w:rsidR="00E132CF">
        <w:t xml:space="preserve"> combination(s)&gt;</w:t>
      </w:r>
      <w:r w:rsidR="00B00310">
        <w:t xml:space="preserve"> </w:t>
      </w:r>
    </w:p>
    <w:p w14:paraId="1167BDF4" w14:textId="138DD651" w:rsidR="00B00310" w:rsidRDefault="00941B91" w:rsidP="00600EFC">
      <w:r w:rsidRPr="00941B91">
        <w:t>T</w:t>
      </w:r>
      <w:r w:rsidR="00B00310" w:rsidRPr="00941B91">
        <w:t>o</w:t>
      </w:r>
      <w:r w:rsidR="00B00310">
        <w:t xml:space="preserve"> test </w:t>
      </w:r>
      <w:r w:rsidR="00B00310" w:rsidRPr="00947EDE">
        <w:rPr>
          <w:u w:val="single"/>
        </w:rPr>
        <w:t>&lt;</w:t>
      </w:r>
      <w:r>
        <w:rPr>
          <w:u w:val="single"/>
        </w:rPr>
        <w:t>F</w:t>
      </w:r>
      <w:r w:rsidR="00B00310" w:rsidRPr="00947EDE">
        <w:rPr>
          <w:u w:val="single"/>
        </w:rPr>
        <w:t xml:space="preserve">orm name </w:t>
      </w:r>
      <w:r>
        <w:rPr>
          <w:u w:val="single"/>
        </w:rPr>
        <w:t>Y</w:t>
      </w:r>
      <w:r w:rsidR="00B00310" w:rsidRPr="00947EDE">
        <w:rPr>
          <w:u w:val="single"/>
        </w:rPr>
        <w:t>&gt;</w:t>
      </w:r>
      <w:r w:rsidR="00B00310" w:rsidRPr="00947EDE">
        <w:t xml:space="preserve"> </w:t>
      </w:r>
      <w:r w:rsidR="00B00310">
        <w:t>-</w:t>
      </w:r>
      <w:r w:rsidR="00B00310" w:rsidRPr="00947EDE">
        <w:t xml:space="preserve"> </w:t>
      </w:r>
      <w:r w:rsidR="00E132CF">
        <w:t>&lt;form type&gt;</w:t>
      </w:r>
      <w:r w:rsidR="00E132CF" w:rsidRPr="00947EDE">
        <w:t xml:space="preserve"> </w:t>
      </w:r>
      <w:r w:rsidR="00E132CF" w:rsidRPr="00CF260C">
        <w:t xml:space="preserve">for </w:t>
      </w:r>
      <w:r w:rsidR="00E132CF">
        <w:t>&lt;list of related type/</w:t>
      </w:r>
      <w:proofErr w:type="spellStart"/>
      <w:r w:rsidR="00E132CF">
        <w:t>mech</w:t>
      </w:r>
      <w:proofErr w:type="spellEnd"/>
      <w:r w:rsidR="00E132CF">
        <w:t xml:space="preserve"> combination(s)&gt;</w:t>
      </w:r>
    </w:p>
    <w:p w14:paraId="4A10C177" w14:textId="6290DD56" w:rsidR="00B00310" w:rsidRDefault="00B00310" w:rsidP="00600EFC">
      <w:pPr>
        <w:pStyle w:val="BodyText"/>
      </w:pPr>
      <w:r>
        <w:t xml:space="preserve"> and provide a feedback in a separate email to &lt;email of OGA user&gt;</w:t>
      </w:r>
    </w:p>
    <w:p w14:paraId="0BDD406F" w14:textId="560331BD" w:rsidR="00B00310" w:rsidRDefault="00EB3FC5" w:rsidP="00600EFC">
      <w:pPr>
        <w:pStyle w:val="BodyText"/>
      </w:pPr>
      <w:r w:rsidRPr="00F4592E">
        <w:rPr>
          <w:highlight w:val="lightGray"/>
        </w:rPr>
        <w:t>NOTE</w:t>
      </w:r>
      <w:r>
        <w:t xml:space="preserve">: </w:t>
      </w:r>
      <w:r w:rsidR="00B00310">
        <w:t xml:space="preserve">OGA will provide a boilerplate. </w:t>
      </w:r>
    </w:p>
    <w:p w14:paraId="6E9C6227" w14:textId="5944F26F" w:rsidR="00941B91" w:rsidRDefault="00941B91" w:rsidP="00600EFC">
      <w:pPr>
        <w:pStyle w:val="BodyText"/>
        <w:rPr>
          <w:noProof/>
        </w:rPr>
      </w:pPr>
    </w:p>
    <w:p w14:paraId="0CDD3B0E" w14:textId="451578AC" w:rsidR="002C33B9" w:rsidRPr="00B00310" w:rsidRDefault="00E40714" w:rsidP="00600EFC">
      <w:pPr>
        <w:pStyle w:val="BodyText"/>
      </w:pPr>
      <w:r w:rsidRPr="00F4592E">
        <w:rPr>
          <w:noProof/>
          <w:highlight w:val="lightGray"/>
        </w:rPr>
        <w:lastRenderedPageBreak/>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DFAD8"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47" w:name="_Toc482366174"/>
      <w:r>
        <w:t>For a Tester</w:t>
      </w:r>
      <w:bookmarkEnd w:id="47"/>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 xml:space="preserve">When user clicks the link, the system displays Review and Test </w:t>
      </w:r>
      <w:proofErr w:type="spellStart"/>
      <w:r>
        <w:t>Greensheet</w:t>
      </w:r>
      <w:proofErr w:type="spellEnd"/>
      <w:r>
        <w:t xml:space="preserve"> screen:</w:t>
      </w:r>
    </w:p>
    <w:p w14:paraId="2DC7FC2B" w14:textId="0FDF3826" w:rsidR="008B64E5" w:rsidRDefault="006C5BAF" w:rsidP="00600EFC">
      <w:pPr>
        <w:pStyle w:val="BodyText"/>
      </w:pPr>
      <w:r>
        <w:rPr>
          <w:noProof/>
        </w:rPr>
        <w:drawing>
          <wp:inline distT="0" distB="0" distL="0" distR="0" wp14:anchorId="0179C00F" wp14:editId="53D6BB7E">
            <wp:extent cx="5943600" cy="3324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 xml:space="preserve">est </w:t>
      </w:r>
      <w:proofErr w:type="spellStart"/>
      <w:r w:rsidRPr="00A039A1">
        <w:rPr>
          <w:b/>
        </w:rPr>
        <w:t>G</w:t>
      </w:r>
      <w:r w:rsidR="00B00310" w:rsidRPr="00A039A1">
        <w:rPr>
          <w:b/>
        </w:rPr>
        <w:t>reensheet</w:t>
      </w:r>
      <w:proofErr w:type="spellEnd"/>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lastRenderedPageBreak/>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0E2D072F" w14:textId="34E9B0B6" w:rsidR="006C5BAF" w:rsidRPr="00A039A1" w:rsidRDefault="00324C5B"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pre</w:t>
      </w:r>
      <w:r w:rsidRPr="00A039A1">
        <w:rPr>
          <w:rFonts w:ascii="Arial" w:hAnsi="Arial"/>
          <w:sz w:val="20"/>
          <w:szCs w:val="20"/>
        </w:rPr>
        <w:t xml:space="preserve">view all </w:t>
      </w:r>
      <w:r w:rsidR="006C5BAF" w:rsidRPr="00A039A1">
        <w:rPr>
          <w:rFonts w:ascii="Arial" w:hAnsi="Arial"/>
          <w:sz w:val="20"/>
          <w:szCs w:val="20"/>
        </w:rPr>
        <w:t>sub-</w:t>
      </w:r>
      <w:r w:rsidRPr="00A039A1">
        <w:rPr>
          <w:rFonts w:ascii="Arial" w:hAnsi="Arial"/>
          <w:sz w:val="20"/>
          <w:szCs w:val="20"/>
        </w:rPr>
        <w:t xml:space="preserve">questions. When Actor requests to see all </w:t>
      </w:r>
      <w:r w:rsidR="006C5BAF" w:rsidRPr="00A039A1">
        <w:rPr>
          <w:rFonts w:ascii="Arial" w:hAnsi="Arial"/>
          <w:sz w:val="20"/>
          <w:szCs w:val="20"/>
        </w:rPr>
        <w:t>sub-</w:t>
      </w:r>
      <w:r w:rsidRPr="00A039A1">
        <w:rPr>
          <w:rFonts w:ascii="Arial" w:hAnsi="Arial"/>
          <w:sz w:val="20"/>
          <w:szCs w:val="20"/>
        </w:rPr>
        <w:t xml:space="preserve">questions, the system </w:t>
      </w:r>
      <w:r w:rsidR="006C5BAF" w:rsidRPr="00A039A1">
        <w:rPr>
          <w:rFonts w:ascii="Arial" w:hAnsi="Arial"/>
          <w:sz w:val="20"/>
          <w:szCs w:val="20"/>
        </w:rPr>
        <w:t xml:space="preserve">displays the page in read-only mode with </w:t>
      </w:r>
      <w:r w:rsidRPr="00A039A1">
        <w:rPr>
          <w:rFonts w:ascii="Arial" w:hAnsi="Arial"/>
          <w:sz w:val="20"/>
          <w:szCs w:val="20"/>
        </w:rPr>
        <w:t xml:space="preserve">ALL </w:t>
      </w:r>
      <w:r w:rsidR="006C5BAF" w:rsidRPr="00A039A1">
        <w:rPr>
          <w:rFonts w:ascii="Arial" w:hAnsi="Arial"/>
          <w:sz w:val="20"/>
          <w:szCs w:val="20"/>
        </w:rPr>
        <w:t>sub-</w:t>
      </w:r>
      <w:r w:rsidRPr="00A039A1">
        <w:rPr>
          <w:rFonts w:ascii="Arial" w:hAnsi="Arial"/>
          <w:sz w:val="20"/>
          <w:szCs w:val="20"/>
        </w:rPr>
        <w:t xml:space="preserve">questions </w:t>
      </w:r>
      <w:r w:rsidR="006C5BAF" w:rsidRPr="00A039A1">
        <w:rPr>
          <w:rFonts w:ascii="Arial" w:hAnsi="Arial"/>
          <w:sz w:val="20"/>
          <w:szCs w:val="20"/>
        </w:rPr>
        <w:t>expanded</w:t>
      </w:r>
      <w:r w:rsidRPr="00A039A1">
        <w:rPr>
          <w:rFonts w:ascii="Arial" w:hAnsi="Arial"/>
          <w:sz w:val="20"/>
          <w:szCs w:val="20"/>
        </w:rPr>
        <w:t xml:space="preserve">. </w:t>
      </w:r>
    </w:p>
    <w:p w14:paraId="7C7804B9" w14:textId="5AB86946" w:rsidR="00324C5B" w:rsidRPr="00A039A1" w:rsidRDefault="006C5BAF" w:rsidP="00600EFC">
      <w:pPr>
        <w:pStyle w:val="ListParagraph"/>
        <w:rPr>
          <w:rFonts w:ascii="Arial" w:hAnsi="Arial"/>
          <w:sz w:val="20"/>
          <w:szCs w:val="20"/>
        </w:rPr>
      </w:pPr>
      <w:r w:rsidRPr="00A039A1">
        <w:rPr>
          <w:rFonts w:ascii="Arial" w:hAnsi="Arial"/>
          <w:sz w:val="20"/>
          <w:szCs w:val="20"/>
          <w:highlight w:val="lightGray"/>
        </w:rPr>
        <w:t>NOTE:</w:t>
      </w:r>
      <w:r w:rsidRPr="00A039A1">
        <w:rPr>
          <w:rFonts w:ascii="Arial" w:hAnsi="Arial"/>
          <w:sz w:val="20"/>
          <w:szCs w:val="20"/>
        </w:rPr>
        <w:t xml:space="preserve"> Open development question: </w:t>
      </w:r>
      <w:r w:rsidR="00324C5B" w:rsidRPr="00A039A1">
        <w:rPr>
          <w:rFonts w:ascii="Arial" w:hAnsi="Arial"/>
          <w:sz w:val="20"/>
          <w:szCs w:val="20"/>
        </w:rPr>
        <w:t xml:space="preserve">If Actor </w:t>
      </w:r>
      <w:r w:rsidR="004E7E52" w:rsidRPr="00A039A1">
        <w:rPr>
          <w:rFonts w:ascii="Arial" w:hAnsi="Arial"/>
          <w:sz w:val="20"/>
          <w:szCs w:val="20"/>
        </w:rPr>
        <w:t>selects</w:t>
      </w:r>
      <w:r w:rsidR="00324C5B" w:rsidRPr="00A039A1">
        <w:rPr>
          <w:rFonts w:ascii="Arial" w:hAnsi="Arial"/>
          <w:sz w:val="20"/>
          <w:szCs w:val="20"/>
        </w:rPr>
        <w:t xml:space="preserve"> any answer</w:t>
      </w:r>
      <w:r w:rsidRPr="00A039A1">
        <w:rPr>
          <w:rFonts w:ascii="Arial" w:hAnsi="Arial"/>
          <w:sz w:val="20"/>
          <w:szCs w:val="20"/>
        </w:rPr>
        <w:t>s</w:t>
      </w:r>
      <w:r w:rsidR="004E7E52" w:rsidRPr="00A039A1">
        <w:rPr>
          <w:rFonts w:ascii="Arial" w:hAnsi="Arial"/>
          <w:sz w:val="20"/>
          <w:szCs w:val="20"/>
        </w:rPr>
        <w:t xml:space="preserve"> </w:t>
      </w:r>
      <w:r w:rsidRPr="00A039A1">
        <w:rPr>
          <w:rFonts w:ascii="Arial" w:hAnsi="Arial"/>
          <w:sz w:val="20"/>
          <w:szCs w:val="20"/>
        </w:rPr>
        <w:t>before switching to a</w:t>
      </w:r>
      <w:r w:rsidR="00A039A1" w:rsidRPr="00A039A1">
        <w:rPr>
          <w:rFonts w:ascii="Arial" w:hAnsi="Arial"/>
          <w:sz w:val="20"/>
          <w:szCs w:val="20"/>
        </w:rPr>
        <w:t xml:space="preserve"> P</w:t>
      </w:r>
      <w:r w:rsidRPr="00A039A1">
        <w:rPr>
          <w:rFonts w:ascii="Arial" w:hAnsi="Arial"/>
          <w:sz w:val="20"/>
          <w:szCs w:val="20"/>
        </w:rPr>
        <w:t>review mode, should we display these answers or hide them?</w:t>
      </w:r>
      <w:r w:rsidR="004E7E52" w:rsidRPr="00A039A1">
        <w:rPr>
          <w:rFonts w:ascii="Arial" w:hAnsi="Arial"/>
          <w:sz w:val="20"/>
          <w:szCs w:val="20"/>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 xml:space="preserve">Reset </w:t>
      </w:r>
      <w:proofErr w:type="spellStart"/>
      <w:r w:rsidR="006C5BAF" w:rsidRPr="00A039A1">
        <w:rPr>
          <w:rFonts w:ascii="Arial" w:hAnsi="Arial"/>
          <w:sz w:val="20"/>
          <w:szCs w:val="20"/>
        </w:rPr>
        <w:t>Grensheet</w:t>
      </w:r>
      <w:proofErr w:type="spellEnd"/>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48" w:name="_Toc482366175"/>
      <w:r>
        <w:rPr>
          <w:noProof/>
        </w:rPr>
        <w:t>Review &amp; Test Draft Module functionality</w:t>
      </w:r>
      <w:bookmarkEnd w:id="48"/>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navigates to DRAFT area by clicking Admin 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lastRenderedPageBreak/>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w:t>
      </w:r>
      <w:proofErr w:type="spellStart"/>
      <w:r w:rsidR="00F4592E" w:rsidRPr="00B013F2">
        <w:rPr>
          <w:rFonts w:ascii="Arial" w:hAnsi="Arial"/>
          <w:sz w:val="20"/>
          <w:szCs w:val="20"/>
        </w:rPr>
        <w:t>Greensheet</w:t>
      </w:r>
      <w:proofErr w:type="spellEnd"/>
      <w:r w:rsidR="00F4592E" w:rsidRPr="00B013F2">
        <w:rPr>
          <w:rFonts w:ascii="Arial" w:hAnsi="Arial"/>
          <w:sz w:val="20"/>
          <w:szCs w:val="20"/>
        </w:rPr>
        <w:t xml:space="preserve">”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49" w:name="_Toc482366176"/>
      <w:r>
        <w:rPr>
          <w:noProof/>
        </w:rPr>
        <w:lastRenderedPageBreak/>
        <w:t xml:space="preserve">Review </w:t>
      </w:r>
      <w:r w:rsidR="00A623DB">
        <w:rPr>
          <w:noProof/>
        </w:rPr>
        <w:t>&amp; Test Draft</w:t>
      </w:r>
      <w:r>
        <w:rPr>
          <w:noProof/>
        </w:rPr>
        <w:t xml:space="preserve"> Module screens mockup</w:t>
      </w:r>
      <w:r w:rsidR="00434DFA">
        <w:rPr>
          <w:noProof/>
        </w:rPr>
        <w:t>s</w:t>
      </w:r>
      <w:bookmarkEnd w:id="49"/>
    </w:p>
    <w:p w14:paraId="1E2B125F" w14:textId="16855D4D" w:rsidR="00A20307" w:rsidRDefault="00A20307" w:rsidP="00600EFC">
      <w:pPr>
        <w:pStyle w:val="Heading3"/>
      </w:pPr>
      <w:bookmarkStart w:id="50" w:name="_Toc482366177"/>
      <w:r>
        <w:t>General mockup for all modules, except Revision</w:t>
      </w:r>
      <w:bookmarkEnd w:id="50"/>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51" w:name="_Toc482366178"/>
      <w:r>
        <w:t>“Existing Type/Mechanism combinations with no changes” section mockup</w:t>
      </w:r>
      <w:bookmarkEnd w:id="51"/>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75FC4D6A" w:rsidR="00A20307" w:rsidRDefault="00AD48E5" w:rsidP="00600EFC">
      <w:pPr>
        <w:pStyle w:val="BodyText"/>
      </w:pPr>
      <w:r>
        <w:t xml:space="preserve">NOTE: For the forms in this section, the system will display “Review and Test </w:t>
      </w:r>
      <w:proofErr w:type="spellStart"/>
      <w:r>
        <w:t>Greensheet</w:t>
      </w:r>
      <w:proofErr w:type="spellEnd"/>
      <w:r>
        <w:t xml:space="preserve">” screen in read-only mode (there is no need to test forms without any changes)  </w:t>
      </w:r>
    </w:p>
    <w:p w14:paraId="5D7638E2" w14:textId="2A6237AE" w:rsidR="00F01C3C" w:rsidRDefault="00F01C3C" w:rsidP="00600EFC">
      <w:pPr>
        <w:pStyle w:val="Heading3"/>
      </w:pPr>
      <w:bookmarkStart w:id="52" w:name="_Toc482366179"/>
      <w:r>
        <w:lastRenderedPageBreak/>
        <w:t>Revision module mockup</w:t>
      </w:r>
      <w:bookmarkEnd w:id="52"/>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53" w:name="_Toc482366180"/>
      <w:r>
        <w:t xml:space="preserve">Review </w:t>
      </w:r>
      <w:r w:rsidR="00E73E07">
        <w:t>&amp;</w:t>
      </w:r>
      <w:r>
        <w:t xml:space="preserve"> Test </w:t>
      </w:r>
      <w:r w:rsidR="00E73E07">
        <w:t xml:space="preserve">Draft </w:t>
      </w:r>
      <w:r>
        <w:t>Module Screen Data elements</w:t>
      </w:r>
      <w:bookmarkEnd w:id="53"/>
    </w:p>
    <w:p w14:paraId="0C7915AF" w14:textId="1BD0343E" w:rsidR="00D42244" w:rsidRPr="00D42244" w:rsidRDefault="00D42244" w:rsidP="00D42244">
      <w:pPr>
        <w:pStyle w:val="Heading3"/>
      </w:pPr>
      <w:bookmarkStart w:id="54" w:name="_Toc482366181"/>
      <w:r>
        <w:t>Applicable to all modules, except Revision</w:t>
      </w:r>
      <w:bookmarkEnd w:id="54"/>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w:t>
            </w:r>
            <w:proofErr w:type="spellStart"/>
            <w:r>
              <w:t>Greensheet</w:t>
            </w:r>
            <w:proofErr w:type="spellEnd"/>
            <w:r>
              <w:t xml:space="preserve">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 xml:space="preserve">Section: Existing Type/Mechanism Combinations </w:t>
            </w:r>
            <w:proofErr w:type="gramStart"/>
            <w:r>
              <w:t>With</w:t>
            </w:r>
            <w:proofErr w:type="gramEnd"/>
            <w:r>
              <w:t xml:space="preserve">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w:t>
            </w:r>
            <w:proofErr w:type="spellStart"/>
            <w:r>
              <w:t>Greensheet</w:t>
            </w:r>
            <w:proofErr w:type="spellEnd"/>
            <w:r>
              <w:t xml:space="preserve">” screen for this form; For the forms in </w:t>
            </w:r>
            <w:r>
              <w:lastRenderedPageBreak/>
              <w:t xml:space="preserve">this section, the system will display “Review and Test </w:t>
            </w:r>
            <w:proofErr w:type="spellStart"/>
            <w:r>
              <w:t>Greensheet</w:t>
            </w:r>
            <w:proofErr w:type="spellEnd"/>
            <w:r>
              <w:t xml:space="preserve">”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55" w:name="_Toc482366182"/>
      <w:r>
        <w:t>Applicable to Revision</w:t>
      </w:r>
      <w:r>
        <w:t xml:space="preserve"> module</w:t>
      </w:r>
      <w:bookmarkEnd w:id="55"/>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A73A7">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 xml:space="preserve">Revision </w:t>
            </w:r>
            <w:proofErr w:type="spellStart"/>
            <w:r w:rsidR="00921DCF">
              <w:t>Greensheet</w:t>
            </w:r>
            <w:proofErr w:type="spellEnd"/>
            <w:r w:rsidR="00921DCF">
              <w:t xml:space="preserve"> Form</w:t>
            </w:r>
          </w:p>
        </w:tc>
      </w:tr>
      <w:tr w:rsidR="00D42244" w:rsidRPr="00DE06BD" w14:paraId="72F2B3D5" w14:textId="77777777" w:rsidTr="00FA73A7">
        <w:tc>
          <w:tcPr>
            <w:tcW w:w="2538" w:type="dxa"/>
          </w:tcPr>
          <w:p w14:paraId="25402491" w14:textId="77777777" w:rsidR="00D42244" w:rsidRDefault="00D42244" w:rsidP="00FA73A7">
            <w:r>
              <w:t>Select</w:t>
            </w:r>
          </w:p>
        </w:tc>
        <w:tc>
          <w:tcPr>
            <w:tcW w:w="2970" w:type="dxa"/>
          </w:tcPr>
          <w:p w14:paraId="28C7842D" w14:textId="0A9318CC" w:rsidR="00D42244" w:rsidRDefault="00D42244" w:rsidP="00FA73A7">
            <w:r>
              <w:t xml:space="preserve">Allows to select revision form; </w:t>
            </w:r>
            <w:r>
              <w:t>email should be send to testers</w:t>
            </w:r>
          </w:p>
        </w:tc>
        <w:tc>
          <w:tcPr>
            <w:tcW w:w="1350" w:type="dxa"/>
          </w:tcPr>
          <w:p w14:paraId="0926805A" w14:textId="77777777" w:rsidR="00D42244" w:rsidRDefault="00D42244" w:rsidP="00FA73A7">
            <w:r>
              <w:t>Checkbox</w:t>
            </w:r>
          </w:p>
        </w:tc>
        <w:tc>
          <w:tcPr>
            <w:tcW w:w="2718" w:type="dxa"/>
          </w:tcPr>
          <w:p w14:paraId="2516B38B" w14:textId="0E860B9B" w:rsidR="00D42244" w:rsidRPr="00DE06BD" w:rsidRDefault="00D42244" w:rsidP="00FA73A7"/>
        </w:tc>
      </w:tr>
      <w:tr w:rsidR="00D42244" w:rsidRPr="00DE06BD" w14:paraId="7A4863F8" w14:textId="77777777" w:rsidTr="00FA73A7">
        <w:tc>
          <w:tcPr>
            <w:tcW w:w="2538" w:type="dxa"/>
          </w:tcPr>
          <w:p w14:paraId="63E9F880" w14:textId="77777777" w:rsidR="00D42244" w:rsidRDefault="00D42244" w:rsidP="00FA73A7">
            <w:r>
              <w:t>Related type/mechanism</w:t>
            </w:r>
          </w:p>
        </w:tc>
        <w:tc>
          <w:tcPr>
            <w:tcW w:w="2970" w:type="dxa"/>
          </w:tcPr>
          <w:p w14:paraId="21EF25BC" w14:textId="5554AE04" w:rsidR="00D42244" w:rsidRDefault="00D42244" w:rsidP="00FA73A7">
            <w:r>
              <w:t>Always display All/All</w:t>
            </w:r>
          </w:p>
        </w:tc>
        <w:tc>
          <w:tcPr>
            <w:tcW w:w="1350" w:type="dxa"/>
          </w:tcPr>
          <w:p w14:paraId="6E8771F7" w14:textId="77777777" w:rsidR="00D42244" w:rsidRDefault="00D42244" w:rsidP="00FA73A7">
            <w:r>
              <w:t>Read-only</w:t>
            </w:r>
          </w:p>
        </w:tc>
        <w:tc>
          <w:tcPr>
            <w:tcW w:w="2718" w:type="dxa"/>
          </w:tcPr>
          <w:p w14:paraId="5D2BF44F" w14:textId="77777777" w:rsidR="00D42244" w:rsidRPr="00DE06BD" w:rsidRDefault="00D42244" w:rsidP="00FA73A7"/>
        </w:tc>
      </w:tr>
      <w:tr w:rsidR="00D42244" w:rsidRPr="00DE06BD" w14:paraId="7992D8F5" w14:textId="77777777" w:rsidTr="00FA73A7">
        <w:tc>
          <w:tcPr>
            <w:tcW w:w="2538" w:type="dxa"/>
          </w:tcPr>
          <w:p w14:paraId="4630292A" w14:textId="77777777" w:rsidR="00D42244" w:rsidRDefault="00D42244" w:rsidP="00FA73A7">
            <w:r>
              <w:t>Sent for testing</w:t>
            </w:r>
          </w:p>
        </w:tc>
        <w:tc>
          <w:tcPr>
            <w:tcW w:w="2970" w:type="dxa"/>
          </w:tcPr>
          <w:p w14:paraId="40A804B4" w14:textId="77777777" w:rsidR="00D42244" w:rsidRDefault="00D42244" w:rsidP="00FA73A7">
            <w:r>
              <w:t>Latest date when Actor selected the checkbox for this form and clicked “Send email to Testers” button</w:t>
            </w:r>
          </w:p>
        </w:tc>
        <w:tc>
          <w:tcPr>
            <w:tcW w:w="1350" w:type="dxa"/>
          </w:tcPr>
          <w:p w14:paraId="08C93C12" w14:textId="77777777" w:rsidR="00D42244" w:rsidRDefault="00D42244" w:rsidP="00FA73A7">
            <w:r>
              <w:t>Read-only</w:t>
            </w:r>
          </w:p>
        </w:tc>
        <w:tc>
          <w:tcPr>
            <w:tcW w:w="2718" w:type="dxa"/>
          </w:tcPr>
          <w:p w14:paraId="2B122760" w14:textId="77777777" w:rsidR="00D42244" w:rsidRDefault="00D42244" w:rsidP="00FA73A7">
            <w:r>
              <w:t>Format MM/DD/YYYY</w:t>
            </w:r>
          </w:p>
          <w:p w14:paraId="727D677D" w14:textId="77777777" w:rsidR="00D42244" w:rsidRDefault="00D42244" w:rsidP="00FA73A7"/>
          <w:p w14:paraId="4FF8098A" w14:textId="77777777" w:rsidR="00D42244" w:rsidRPr="00DE06BD" w:rsidRDefault="00D42244" w:rsidP="00FA73A7"/>
        </w:tc>
      </w:tr>
      <w:tr w:rsidR="00D42244" w:rsidRPr="00DB1C18" w14:paraId="098B04F7" w14:textId="77777777" w:rsidTr="00FA73A7">
        <w:tc>
          <w:tcPr>
            <w:tcW w:w="2538" w:type="dxa"/>
          </w:tcPr>
          <w:p w14:paraId="119A2971" w14:textId="77777777" w:rsidR="00D42244" w:rsidRDefault="00D42244" w:rsidP="00FA73A7">
            <w:r>
              <w:t>Form Name</w:t>
            </w:r>
          </w:p>
        </w:tc>
        <w:tc>
          <w:tcPr>
            <w:tcW w:w="2970" w:type="dxa"/>
          </w:tcPr>
          <w:p w14:paraId="62348008" w14:textId="77777777" w:rsidR="00D42244" w:rsidRDefault="00D42244" w:rsidP="00FA73A7">
            <w:r>
              <w:t>Form name, imported from Form Builder</w:t>
            </w:r>
          </w:p>
        </w:tc>
        <w:tc>
          <w:tcPr>
            <w:tcW w:w="1350" w:type="dxa"/>
          </w:tcPr>
          <w:p w14:paraId="1320A4A7" w14:textId="77777777" w:rsidR="00D42244" w:rsidRDefault="00D42244" w:rsidP="00FA73A7">
            <w:r>
              <w:t xml:space="preserve">Hyperlink </w:t>
            </w:r>
          </w:p>
        </w:tc>
        <w:tc>
          <w:tcPr>
            <w:tcW w:w="2718" w:type="dxa"/>
          </w:tcPr>
          <w:p w14:paraId="665943CD" w14:textId="77777777" w:rsidR="00D42244" w:rsidRPr="00DB1C18" w:rsidRDefault="00D42244" w:rsidP="00FA73A7">
            <w:r>
              <w:t xml:space="preserve">Hyperlinked to Review and Test </w:t>
            </w:r>
            <w:proofErr w:type="spellStart"/>
            <w:r>
              <w:t>Greensheet</w:t>
            </w:r>
            <w:proofErr w:type="spellEnd"/>
            <w:r>
              <w:t xml:space="preserve"> screen for this form </w:t>
            </w:r>
          </w:p>
        </w:tc>
      </w:tr>
      <w:tr w:rsidR="00D42244" w:rsidRPr="00DE06BD" w14:paraId="45B433F2" w14:textId="77777777" w:rsidTr="00FA73A7">
        <w:tc>
          <w:tcPr>
            <w:tcW w:w="2538" w:type="dxa"/>
          </w:tcPr>
          <w:p w14:paraId="354A2404" w14:textId="77777777" w:rsidR="00D42244" w:rsidRDefault="00D42244" w:rsidP="00FA73A7">
            <w:r>
              <w:t>Test Completed By:</w:t>
            </w:r>
          </w:p>
        </w:tc>
        <w:tc>
          <w:tcPr>
            <w:tcW w:w="2970" w:type="dxa"/>
          </w:tcPr>
          <w:p w14:paraId="78546E57" w14:textId="77777777" w:rsidR="00D42244" w:rsidRPr="00E15CCA" w:rsidRDefault="00D42244" w:rsidP="00FA73A7">
            <w:r>
              <w:t>Display the name of the user, who marked the form as tested</w:t>
            </w:r>
          </w:p>
        </w:tc>
        <w:tc>
          <w:tcPr>
            <w:tcW w:w="1350" w:type="dxa"/>
          </w:tcPr>
          <w:p w14:paraId="5A19E4FB" w14:textId="77777777" w:rsidR="00D42244" w:rsidRDefault="00D42244" w:rsidP="00FA73A7">
            <w:r>
              <w:t>Hyperlink</w:t>
            </w:r>
          </w:p>
        </w:tc>
        <w:tc>
          <w:tcPr>
            <w:tcW w:w="2718" w:type="dxa"/>
          </w:tcPr>
          <w:p w14:paraId="2E72683F" w14:textId="77777777" w:rsidR="00D42244" w:rsidRDefault="00D42244" w:rsidP="00FA73A7">
            <w:r>
              <w:t>Hyperlinked to email client, allowing to send email to this tester</w:t>
            </w:r>
          </w:p>
          <w:p w14:paraId="76160469" w14:textId="77777777" w:rsidR="00D42244" w:rsidRPr="00DE06BD" w:rsidRDefault="00D42244" w:rsidP="00FA73A7">
            <w:r>
              <w:t>Format &lt;Last Name&gt;, &lt;First Name&gt;</w:t>
            </w:r>
          </w:p>
        </w:tc>
      </w:tr>
      <w:tr w:rsidR="00921DCF" w:rsidRPr="00DE06BD" w14:paraId="47EA84C0" w14:textId="77777777" w:rsidTr="00FA73A7">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 xml:space="preserve">Displayed </w:t>
            </w:r>
            <w:r>
              <w:t>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56" w:name="_Toc482366183"/>
      <w:r>
        <w:rPr>
          <w:noProof/>
        </w:rPr>
        <w:t>Test Greensheet functionality</w:t>
      </w:r>
      <w:bookmarkEnd w:id="56"/>
    </w:p>
    <w:p w14:paraId="26A5C7D7" w14:textId="57D289B5" w:rsidR="00EC5443" w:rsidRDefault="00EC5443" w:rsidP="00600EFC">
      <w:pPr>
        <w:pStyle w:val="Heading2"/>
      </w:pPr>
      <w:bookmarkStart w:id="57" w:name="_Toc482366184"/>
      <w:r>
        <w:t>“Test” flow of events</w:t>
      </w:r>
      <w:bookmarkEnd w:id="57"/>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 xml:space="preserve">Actor navigates to Review and Test </w:t>
      </w:r>
      <w:proofErr w:type="spellStart"/>
      <w:r w:rsidRPr="00855463">
        <w:rPr>
          <w:rFonts w:ascii="Arial" w:hAnsi="Arial"/>
          <w:sz w:val="20"/>
          <w:szCs w:val="20"/>
        </w:rPr>
        <w:t>Greensheet</w:t>
      </w:r>
      <w:proofErr w:type="spellEnd"/>
      <w:r w:rsidRPr="00855463">
        <w:rPr>
          <w:rFonts w:ascii="Arial" w:hAnsi="Arial"/>
          <w:sz w:val="20"/>
          <w:szCs w:val="20"/>
        </w:rPr>
        <w:t xml:space="preserve"> page</w:t>
      </w:r>
      <w:r w:rsidR="00600EFC" w:rsidRPr="00855463">
        <w:rPr>
          <w:rFonts w:ascii="Arial" w:hAnsi="Arial"/>
          <w:sz w:val="20"/>
          <w:szCs w:val="20"/>
        </w:rPr>
        <w:t>.</w:t>
      </w:r>
    </w:p>
    <w:p w14:paraId="0D8C4695" w14:textId="48862971"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be displayed in read-only mode or editable (read-only mode if Actor navigated from “Existing Type/Mechanism Combinations </w:t>
      </w:r>
      <w:proofErr w:type="gramStart"/>
      <w:r w:rsidRPr="00855463">
        <w:rPr>
          <w:rFonts w:ascii="Arial" w:hAnsi="Arial"/>
          <w:sz w:val="20"/>
          <w:szCs w:val="20"/>
        </w:rPr>
        <w:t>With</w:t>
      </w:r>
      <w:proofErr w:type="gramEnd"/>
      <w:r w:rsidRPr="00855463">
        <w:rPr>
          <w:rFonts w:ascii="Arial" w:hAnsi="Arial"/>
          <w:sz w:val="20"/>
          <w:szCs w:val="20"/>
        </w:rPr>
        <w:t xml:space="preserve"> No Changes” section)</w:t>
      </w:r>
    </w:p>
    <w:p w14:paraId="59E630ED" w14:textId="77777777" w:rsidR="00150E86" w:rsidRPr="00855463" w:rsidRDefault="00600EFC" w:rsidP="00DD68C4">
      <w:pPr>
        <w:pStyle w:val="ListParagraph"/>
        <w:numPr>
          <w:ilvl w:val="1"/>
          <w:numId w:val="26"/>
        </w:numPr>
        <w:rPr>
          <w:rFonts w:ascii="Arial" w:hAnsi="Arial"/>
          <w:sz w:val="20"/>
          <w:szCs w:val="20"/>
        </w:rPr>
      </w:pPr>
      <w:r w:rsidRPr="00855463">
        <w:rPr>
          <w:rFonts w:ascii="Arial" w:hAnsi="Arial"/>
          <w:sz w:val="20"/>
          <w:szCs w:val="20"/>
        </w:rPr>
        <w:t>If this screen is in read-only mode</w:t>
      </w:r>
      <w:r w:rsidR="00150E86" w:rsidRPr="00855463">
        <w:rPr>
          <w:rFonts w:ascii="Arial" w:hAnsi="Arial"/>
          <w:sz w:val="20"/>
          <w:szCs w:val="20"/>
        </w:rPr>
        <w:t>:</w:t>
      </w:r>
    </w:p>
    <w:p w14:paraId="3EF50ACF" w14:textId="4FBC635E" w:rsidR="00600EFC" w:rsidRPr="00855463" w:rsidRDefault="00150E86" w:rsidP="00DD68C4">
      <w:pPr>
        <w:pStyle w:val="ListParagraph"/>
        <w:numPr>
          <w:ilvl w:val="2"/>
          <w:numId w:val="27"/>
        </w:numPr>
        <w:rPr>
          <w:rFonts w:ascii="Arial" w:hAnsi="Arial"/>
          <w:sz w:val="20"/>
          <w:szCs w:val="20"/>
        </w:rPr>
      </w:pPr>
      <w:r w:rsidRPr="00855463">
        <w:rPr>
          <w:rFonts w:ascii="Arial" w:hAnsi="Arial"/>
          <w:sz w:val="20"/>
          <w:szCs w:val="20"/>
        </w:rPr>
        <w:t xml:space="preserve">ALL buttons are disabled, including “Testing Completed”. The only exceptions </w:t>
      </w:r>
      <w:r w:rsidRPr="00855463">
        <w:rPr>
          <w:rFonts w:ascii="Arial" w:hAnsi="Arial"/>
          <w:sz w:val="20"/>
          <w:szCs w:val="20"/>
        </w:rPr>
        <w:lastRenderedPageBreak/>
        <w:t>are “Preview All Sub Questions” and “Back to Review &amp; Test Module” buttons</w:t>
      </w:r>
    </w:p>
    <w:p w14:paraId="7EC10001" w14:textId="229A5A19" w:rsidR="00150E86" w:rsidRPr="00855463" w:rsidRDefault="00150E86" w:rsidP="00DD68C4">
      <w:pPr>
        <w:pStyle w:val="ListParagraph"/>
        <w:numPr>
          <w:ilvl w:val="2"/>
          <w:numId w:val="27"/>
        </w:numPr>
        <w:rPr>
          <w:rFonts w:ascii="Arial" w:hAnsi="Arial"/>
          <w:sz w:val="20"/>
          <w:szCs w:val="20"/>
        </w:rPr>
      </w:pPr>
      <w:r w:rsidRPr="00855463">
        <w:rPr>
          <w:rFonts w:ascii="Arial" w:hAnsi="Arial"/>
          <w:sz w:val="20"/>
          <w:szCs w:val="20"/>
        </w:rPr>
        <w:t>The message is displayed: “This form is displayed in read-only mode. It has not be</w:t>
      </w:r>
      <w:r w:rsidR="00C06F1D">
        <w:rPr>
          <w:rFonts w:ascii="Arial" w:hAnsi="Arial"/>
          <w:sz w:val="20"/>
          <w:szCs w:val="20"/>
        </w:rPr>
        <w:t>en</w:t>
      </w:r>
      <w:r w:rsidRPr="00855463">
        <w:rPr>
          <w:rFonts w:ascii="Arial" w:hAnsi="Arial"/>
          <w:sz w:val="20"/>
          <w:szCs w:val="20"/>
        </w:rPr>
        <w:t xml:space="preserve"> changed and should not be tested.”</w:t>
      </w:r>
    </w:p>
    <w:p w14:paraId="64AD1F85" w14:textId="323D1B93" w:rsidR="00600EFC" w:rsidRPr="00855463" w:rsidRDefault="00600EFC" w:rsidP="00DD68C4">
      <w:pPr>
        <w:pStyle w:val="ListParagraph"/>
        <w:numPr>
          <w:ilvl w:val="1"/>
          <w:numId w:val="26"/>
        </w:numPr>
        <w:rPr>
          <w:rFonts w:ascii="Arial" w:hAnsi="Arial"/>
          <w:sz w:val="20"/>
          <w:szCs w:val="20"/>
        </w:rPr>
      </w:pPr>
      <w:r w:rsidRPr="00855463">
        <w:rPr>
          <w:rFonts w:ascii="Arial" w:hAnsi="Arial"/>
          <w:sz w:val="20"/>
          <w:szCs w:val="20"/>
        </w:rPr>
        <w:t xml:space="preserve">If </w:t>
      </w:r>
      <w:r w:rsidR="00855463" w:rsidRPr="00855463">
        <w:rPr>
          <w:rFonts w:ascii="Arial" w:hAnsi="Arial"/>
          <w:sz w:val="20"/>
          <w:szCs w:val="20"/>
        </w:rPr>
        <w:t>this screen is in editable mode,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29"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xml:space="preserve">: “Successfully Validated! The </w:t>
      </w:r>
      <w:proofErr w:type="spellStart"/>
      <w:r>
        <w:rPr>
          <w:rFonts w:ascii="Arial" w:hAnsi="Arial"/>
          <w:sz w:val="20"/>
          <w:szCs w:val="20"/>
        </w:rPr>
        <w:t>greensheet</w:t>
      </w:r>
      <w:proofErr w:type="spellEnd"/>
      <w:r>
        <w:rPr>
          <w:rFonts w:ascii="Arial" w:hAnsi="Arial"/>
          <w:sz w:val="20"/>
          <w:szCs w:val="20"/>
        </w:rPr>
        <w:t xml:space="preserve">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 xml:space="preserve">Success message is displayed on the “Review and Test </w:t>
      </w:r>
      <w:proofErr w:type="spellStart"/>
      <w:r>
        <w:rPr>
          <w:rFonts w:ascii="Arial" w:hAnsi="Arial"/>
          <w:sz w:val="20"/>
          <w:szCs w:val="20"/>
        </w:rPr>
        <w:t>Greensheet</w:t>
      </w:r>
      <w:proofErr w:type="spellEnd"/>
      <w:r>
        <w:rPr>
          <w:rFonts w:ascii="Arial" w:hAnsi="Arial"/>
          <w:sz w:val="20"/>
          <w:szCs w:val="20"/>
        </w:rPr>
        <w:t>” screen “Testing Completed: &lt;date&gt; &lt;time&gt;</w:t>
      </w:r>
    </w:p>
    <w:p w14:paraId="3131C341" w14:textId="4A3F1017" w:rsidR="00A94854" w:rsidRPr="00855463" w:rsidRDefault="00A94854" w:rsidP="00DD68C4">
      <w:pPr>
        <w:pStyle w:val="ListParagraph"/>
        <w:numPr>
          <w:ilvl w:val="0"/>
          <w:numId w:val="28"/>
        </w:numPr>
        <w:rPr>
          <w:rFonts w:ascii="Arial" w:hAnsi="Arial"/>
          <w:sz w:val="20"/>
          <w:szCs w:val="20"/>
        </w:rPr>
      </w:pPr>
      <w:r>
        <w:rPr>
          <w:rFonts w:ascii="Arial" w:hAnsi="Arial"/>
          <w:sz w:val="20"/>
          <w:szCs w:val="20"/>
        </w:rPr>
        <w:t>The system will display this user’s name on the “Review &amp; Test Draft Module” screen for this form</w:t>
      </w:r>
    </w:p>
    <w:p w14:paraId="53315342" w14:textId="5D64BE29"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Preview all sub-questions. When Actor requests to see all sub-questions, the system displays the page in read-only mode with ALL sub-questions expanded. </w:t>
      </w:r>
    </w:p>
    <w:p w14:paraId="2653E4D1" w14:textId="77777777" w:rsidR="00855463" w:rsidRPr="00855463" w:rsidRDefault="00855463" w:rsidP="00855463">
      <w:pPr>
        <w:pStyle w:val="ListParagraph"/>
        <w:ind w:left="1800"/>
        <w:rPr>
          <w:rFonts w:ascii="Arial" w:hAnsi="Arial"/>
          <w:sz w:val="20"/>
          <w:szCs w:val="20"/>
        </w:rPr>
      </w:pPr>
      <w:r w:rsidRPr="00855463">
        <w:rPr>
          <w:rFonts w:ascii="Arial" w:hAnsi="Arial"/>
          <w:sz w:val="20"/>
          <w:szCs w:val="20"/>
          <w:highlight w:val="lightGray"/>
        </w:rPr>
        <w:t>NOTE:</w:t>
      </w:r>
      <w:r w:rsidRPr="00855463">
        <w:rPr>
          <w:rFonts w:ascii="Arial" w:hAnsi="Arial"/>
          <w:sz w:val="20"/>
          <w:szCs w:val="20"/>
        </w:rPr>
        <w:t xml:space="preserve"> Open development question: If Actor selects any answers before switching to </w:t>
      </w:r>
      <w:proofErr w:type="spellStart"/>
      <w:r w:rsidRPr="00855463">
        <w:rPr>
          <w:rFonts w:ascii="Arial" w:hAnsi="Arial"/>
          <w:sz w:val="20"/>
          <w:szCs w:val="20"/>
        </w:rPr>
        <w:t>apreview</w:t>
      </w:r>
      <w:proofErr w:type="spellEnd"/>
      <w:r w:rsidRPr="00855463">
        <w:rPr>
          <w:rFonts w:ascii="Arial" w:hAnsi="Arial"/>
          <w:sz w:val="20"/>
          <w:szCs w:val="20"/>
        </w:rPr>
        <w:t xml:space="preserve"> mode, should we display these answers or hide them? </w:t>
      </w:r>
    </w:p>
    <w:p w14:paraId="7B7DF798" w14:textId="6D3FA063"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Reset </w:t>
      </w:r>
      <w:proofErr w:type="spellStart"/>
      <w:r w:rsidRPr="00855463">
        <w:rPr>
          <w:rFonts w:ascii="Arial" w:hAnsi="Arial"/>
          <w:sz w:val="20"/>
          <w:szCs w:val="20"/>
        </w:rPr>
        <w:t>Grensheet</w:t>
      </w:r>
      <w:proofErr w:type="spellEnd"/>
      <w:r w:rsidR="00A966E1">
        <w:rPr>
          <w:rFonts w:ascii="Arial" w:hAnsi="Arial"/>
          <w:sz w:val="20"/>
          <w:szCs w:val="20"/>
        </w:rPr>
        <w:t>. In this case the system d</w:t>
      </w:r>
      <w:r w:rsidR="00A966E1" w:rsidRPr="00A966E1">
        <w:rPr>
          <w:rFonts w:ascii="Arial" w:hAnsi="Arial"/>
          <w:sz w:val="20"/>
          <w:szCs w:val="20"/>
        </w:rPr>
        <w:t>eletes all existing answers</w:t>
      </w:r>
      <w:r w:rsidRPr="00855463">
        <w:rPr>
          <w:rFonts w:ascii="Arial" w:hAnsi="Arial"/>
          <w:sz w:val="20"/>
          <w:szCs w:val="20"/>
        </w:rPr>
        <w:t xml:space="preserve"> </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6F86E810" w14:textId="104E27B3" w:rsidR="00A966E1" w:rsidRDefault="00A966E1" w:rsidP="00DD68C4">
      <w:pPr>
        <w:pStyle w:val="ListParagraph"/>
        <w:numPr>
          <w:ilvl w:val="2"/>
          <w:numId w:val="15"/>
        </w:numPr>
        <w:rPr>
          <w:rFonts w:ascii="Arial" w:hAnsi="Arial"/>
          <w:sz w:val="20"/>
          <w:szCs w:val="20"/>
        </w:rPr>
      </w:pPr>
      <w:r>
        <w:rPr>
          <w:rFonts w:ascii="Arial" w:hAnsi="Arial"/>
          <w:sz w:val="20"/>
          <w:szCs w:val="20"/>
        </w:rPr>
        <w:t xml:space="preserve">Print a </w:t>
      </w:r>
      <w:proofErr w:type="spellStart"/>
      <w:r>
        <w:rPr>
          <w:rFonts w:ascii="Arial" w:hAnsi="Arial"/>
          <w:sz w:val="20"/>
          <w:szCs w:val="20"/>
        </w:rPr>
        <w:t>grensheet</w:t>
      </w:r>
      <w:proofErr w:type="spellEnd"/>
    </w:p>
    <w:p w14:paraId="4F2ED1D0" w14:textId="4825DC72" w:rsidR="003A277A"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211D480A" w14:textId="6D990FAF" w:rsidR="00EC5443" w:rsidRDefault="00BB163C" w:rsidP="00600EFC">
      <w:pPr>
        <w:pStyle w:val="Heading2"/>
      </w:pPr>
      <w:bookmarkStart w:id="58" w:name="_Toc482366185"/>
      <w:r>
        <w:lastRenderedPageBreak/>
        <w:t xml:space="preserve">Review and Test </w:t>
      </w:r>
      <w:proofErr w:type="spellStart"/>
      <w:r>
        <w:t>Greensheet</w:t>
      </w:r>
      <w:proofErr w:type="spellEnd"/>
      <w:r>
        <w:t xml:space="preserve"> </w:t>
      </w:r>
      <w:r w:rsidR="002010FD">
        <w:t>s</w:t>
      </w:r>
      <w:r w:rsidR="00EC5443">
        <w:t>creen mockup</w:t>
      </w:r>
      <w:bookmarkEnd w:id="58"/>
    </w:p>
    <w:p w14:paraId="25C8D3A0" w14:textId="35DE9443" w:rsidR="002010FD" w:rsidRPr="002010FD" w:rsidRDefault="002010FD" w:rsidP="00600EFC">
      <w:r>
        <w:rPr>
          <w:noProof/>
        </w:rPr>
        <w:drawing>
          <wp:inline distT="0" distB="0" distL="0" distR="0" wp14:anchorId="36EA9573" wp14:editId="533FCC01">
            <wp:extent cx="5943600" cy="3324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59" w:name="_Toc482366186"/>
      <w:r>
        <w:t>Sub-questions</w:t>
      </w:r>
      <w:r w:rsidR="00A966E1">
        <w:t xml:space="preserve"> numbering</w:t>
      </w:r>
      <w:bookmarkEnd w:id="59"/>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60" w:name="_Toc482366187"/>
      <w:r>
        <w:t xml:space="preserve">Review and Test </w:t>
      </w:r>
      <w:proofErr w:type="spellStart"/>
      <w:r>
        <w:t>Greensheet</w:t>
      </w:r>
      <w:proofErr w:type="spellEnd"/>
      <w:r>
        <w:t xml:space="preserve"> </w:t>
      </w:r>
      <w:r w:rsidR="00EC5443">
        <w:t>Screen Data elements</w:t>
      </w:r>
      <w:bookmarkEnd w:id="60"/>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 xml:space="preserve">Back to Review &amp; </w:t>
            </w:r>
            <w:r>
              <w:lastRenderedPageBreak/>
              <w:t>Test Module</w:t>
            </w:r>
          </w:p>
        </w:tc>
        <w:tc>
          <w:tcPr>
            <w:tcW w:w="3690" w:type="dxa"/>
          </w:tcPr>
          <w:p w14:paraId="4E295063" w14:textId="36733F08" w:rsidR="00A966E1" w:rsidRDefault="00A966E1" w:rsidP="00600EFC">
            <w:r>
              <w:lastRenderedPageBreak/>
              <w:t xml:space="preserve">Allows to return to Review &amp; Test </w:t>
            </w:r>
            <w:r>
              <w:lastRenderedPageBreak/>
              <w:t xml:space="preserve">Module screen </w:t>
            </w:r>
          </w:p>
        </w:tc>
        <w:tc>
          <w:tcPr>
            <w:tcW w:w="1440" w:type="dxa"/>
          </w:tcPr>
          <w:p w14:paraId="21FDCA85" w14:textId="572E0DC9" w:rsidR="00A966E1" w:rsidRDefault="00A966E1" w:rsidP="00600EFC">
            <w:r>
              <w:lastRenderedPageBreak/>
              <w:t>Button</w:t>
            </w:r>
          </w:p>
        </w:tc>
        <w:tc>
          <w:tcPr>
            <w:tcW w:w="2268" w:type="dxa"/>
          </w:tcPr>
          <w:p w14:paraId="204F2104" w14:textId="3595AC91" w:rsidR="00A966E1" w:rsidRPr="00DE06BD" w:rsidRDefault="00A966E1" w:rsidP="00600EFC">
            <w:r>
              <w:t xml:space="preserve">Provided only to the </w:t>
            </w:r>
            <w:r>
              <w:lastRenderedPageBreak/>
              <w:t>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 xml:space="preserve">Review and Test </w:t>
            </w:r>
            <w:proofErr w:type="spellStart"/>
            <w:r>
              <w:t>Greensheet</w:t>
            </w:r>
            <w:proofErr w:type="spellEnd"/>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8EE613" w14:textId="77777777" w:rsidTr="00350B08">
        <w:tc>
          <w:tcPr>
            <w:tcW w:w="2178" w:type="dxa"/>
          </w:tcPr>
          <w:p w14:paraId="3906CD30" w14:textId="2141E566" w:rsidR="00A966E1" w:rsidRDefault="00657D04" w:rsidP="00600EFC">
            <w:r>
              <w:t>Preview All Sub Question/Exit Preview</w:t>
            </w:r>
          </w:p>
        </w:tc>
        <w:tc>
          <w:tcPr>
            <w:tcW w:w="3690" w:type="dxa"/>
          </w:tcPr>
          <w:p w14:paraId="54FA6B8D" w14:textId="5D2F47AC" w:rsidR="00A966E1" w:rsidRDefault="00657D04" w:rsidP="00600EFC">
            <w:r>
              <w:t>Allows to switch to read-only Preview mode and back</w:t>
            </w:r>
          </w:p>
        </w:tc>
        <w:tc>
          <w:tcPr>
            <w:tcW w:w="1440" w:type="dxa"/>
          </w:tcPr>
          <w:p w14:paraId="25FCD425" w14:textId="7E818881" w:rsidR="00A966E1" w:rsidRDefault="00657D04" w:rsidP="00600EFC">
            <w:r>
              <w:t>Button</w:t>
            </w:r>
          </w:p>
        </w:tc>
        <w:tc>
          <w:tcPr>
            <w:tcW w:w="2268" w:type="dxa"/>
          </w:tcPr>
          <w:p w14:paraId="6F6353B3" w14:textId="77777777" w:rsidR="00A966E1" w:rsidRDefault="00A966E1" w:rsidP="00600EFC"/>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32C8E9EF" w:rsidR="00A966E1" w:rsidRDefault="00657D04" w:rsidP="00600EFC">
            <w:r>
              <w:t>Disabled in DRAFT area. Tool tip is “Comments for Review Mode are disabled”</w:t>
            </w:r>
          </w:p>
        </w:tc>
        <w:tc>
          <w:tcPr>
            <w:tcW w:w="1440" w:type="dxa"/>
          </w:tcPr>
          <w:p w14:paraId="52F3A4B7" w14:textId="0D307535" w:rsidR="00A966E1" w:rsidRDefault="00657D04" w:rsidP="00600EFC">
            <w:r>
              <w:t>Button</w:t>
            </w:r>
          </w:p>
        </w:tc>
        <w:tc>
          <w:tcPr>
            <w:tcW w:w="2268" w:type="dxa"/>
          </w:tcPr>
          <w:p w14:paraId="6802D85F" w14:textId="77777777" w:rsidR="00A966E1" w:rsidRDefault="00A966E1" w:rsidP="00600EFC"/>
        </w:tc>
      </w:tr>
      <w:tr w:rsidR="00A966E1" w:rsidRPr="00DE06BD" w14:paraId="2DDB9F8D" w14:textId="77777777" w:rsidTr="00350B08">
        <w:tc>
          <w:tcPr>
            <w:tcW w:w="2178" w:type="dxa"/>
          </w:tcPr>
          <w:p w14:paraId="1A126DF6" w14:textId="5C639620" w:rsidR="00A966E1" w:rsidRDefault="00A966E1" w:rsidP="00A966E1">
            <w:r>
              <w:t>Print</w:t>
            </w:r>
          </w:p>
        </w:tc>
        <w:tc>
          <w:tcPr>
            <w:tcW w:w="3690" w:type="dxa"/>
          </w:tcPr>
          <w:p w14:paraId="5011486A" w14:textId="1637C722" w:rsidR="00A966E1" w:rsidRDefault="00A966E1" w:rsidP="00A966E1">
            <w:r>
              <w:t xml:space="preserve">Allows to print the </w:t>
            </w:r>
            <w:proofErr w:type="spellStart"/>
            <w:r>
              <w:t>greensheet</w:t>
            </w:r>
            <w:proofErr w:type="spellEnd"/>
          </w:p>
        </w:tc>
        <w:tc>
          <w:tcPr>
            <w:tcW w:w="1440" w:type="dxa"/>
          </w:tcPr>
          <w:p w14:paraId="4213E060" w14:textId="738328B5" w:rsidR="00A966E1" w:rsidRDefault="00A966E1" w:rsidP="00A966E1">
            <w:r>
              <w:t>Button</w:t>
            </w:r>
          </w:p>
        </w:tc>
        <w:tc>
          <w:tcPr>
            <w:tcW w:w="2268" w:type="dxa"/>
          </w:tcPr>
          <w:p w14:paraId="0F93A2DD" w14:textId="41838F0E" w:rsidR="00A966E1" w:rsidRDefault="00657D04" w:rsidP="00A966E1">
            <w:r>
              <w:t>Disabled in Preview mode</w:t>
            </w:r>
          </w:p>
        </w:tc>
      </w:tr>
      <w:tr w:rsidR="00657D04" w:rsidRPr="00DE06BD" w14:paraId="1124B5B5" w14:textId="77777777" w:rsidTr="00350B08">
        <w:tc>
          <w:tcPr>
            <w:tcW w:w="2178" w:type="dxa"/>
          </w:tcPr>
          <w:p w14:paraId="1F8E9E80" w14:textId="1BFD829B" w:rsidR="00657D04" w:rsidRDefault="00657D04" w:rsidP="00A966E1">
            <w:r>
              <w:t xml:space="preserve">Reset </w:t>
            </w:r>
            <w:proofErr w:type="spellStart"/>
            <w:r>
              <w:t>Greensheet</w:t>
            </w:r>
            <w:proofErr w:type="spellEnd"/>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13646EF" w:rsidR="00657D04" w:rsidRDefault="00657D04" w:rsidP="00657D04">
            <w:r>
              <w:t>Disabled in Preview mode;</w:t>
            </w:r>
          </w:p>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0E6A5C2A" w:rsidR="00A966E1" w:rsidRPr="00DE06BD" w:rsidRDefault="00657D04" w:rsidP="00657D04">
            <w:r>
              <w:t>Disabled in Preview mode</w:t>
            </w:r>
          </w:p>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2"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lastRenderedPageBreak/>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6C57A4D8"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 NOT display application type/mechanism</w:t>
            </w:r>
          </w:p>
          <w:p w14:paraId="2BCB3548" w14:textId="5B562231" w:rsidR="00A966E1" w:rsidRPr="00DE06BD"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Pr="007C0448">
              <w:rPr>
                <w:rFonts w:ascii="Arial" w:hAnsi="Arial"/>
                <w:sz w:val="20"/>
                <w:szCs w:val="20"/>
              </w:rPr>
              <w:object w:dxaOrig="400" w:dyaOrig="290" w14:anchorId="1F20FCD9">
                <v:shape id="_x0000_i1319" type="#_x0000_t75" style="width:20pt;height:14.55pt" o:ole="">
                  <v:imagedata r:id="rId33" o:title=""/>
                </v:shape>
                <o:OLEObject Type="Embed" ProgID="PBrush" ShapeID="_x0000_i1319" DrawAspect="Content" ObjectID="_1556108404" r:id="rId34"/>
              </w:object>
            </w:r>
            <w:r w:rsidRPr="007C0448">
              <w:rPr>
                <w:rFonts w:ascii="Arial" w:hAnsi="Arial"/>
                <w:sz w:val="20"/>
                <w:szCs w:val="20"/>
              </w:rPr>
              <w:t xml:space="preserve"> </w:t>
            </w:r>
            <w:proofErr w:type="spellStart"/>
            <w:r w:rsidRPr="007C0448">
              <w:rPr>
                <w:rFonts w:ascii="Arial" w:hAnsi="Arial"/>
                <w:sz w:val="20"/>
                <w:szCs w:val="20"/>
              </w:rPr>
              <w:t>and</w:t>
            </w:r>
            <w:proofErr w:type="spellEnd"/>
            <w:r w:rsidRPr="007C0448">
              <w:rPr>
                <w:rFonts w:ascii="Arial" w:hAnsi="Arial"/>
                <w:sz w:val="20"/>
                <w:szCs w:val="20"/>
              </w:rPr>
              <w:t xml:space="preserve"> </w:t>
            </w:r>
            <w:r w:rsidRPr="007C0448">
              <w:rPr>
                <w:rFonts w:ascii="Arial" w:hAnsi="Arial"/>
                <w:noProof/>
                <w:sz w:val="20"/>
                <w:szCs w:val="20"/>
              </w:rPr>
              <w:drawing>
                <wp:inline distT="0" distB="0" distL="0" distR="0" wp14:anchorId="298255CD" wp14:editId="3874EE8F">
                  <wp:extent cx="190500" cy="21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216535"/>
                          </a:xfrm>
                          <a:prstGeom prst="rect">
                            <a:avLst/>
                          </a:prstGeom>
                          <a:noFill/>
                          <a:ln>
                            <a:noFill/>
                          </a:ln>
                        </pic:spPr>
                      </pic:pic>
                    </a:graphicData>
                  </a:graphic>
                </wp:inline>
              </w:drawing>
            </w:r>
            <w:r w:rsidRPr="007C0448">
              <w:rPr>
                <w:rFonts w:ascii="Arial" w:hAnsi="Arial"/>
                <w:sz w:val="20"/>
                <w:szCs w:val="20"/>
              </w:rPr>
              <w:t>. Comments are NOT expandable on the screen</w:t>
            </w:r>
          </w:p>
        </w:tc>
      </w:tr>
    </w:tbl>
    <w:p w14:paraId="26EC0B8B" w14:textId="77777777" w:rsidR="00E10BBF" w:rsidRDefault="00E10BBF" w:rsidP="00600EFC"/>
    <w:p w14:paraId="0645CFFA" w14:textId="6A2AC017" w:rsidR="00B3155D" w:rsidRDefault="004304F3" w:rsidP="00600EFC">
      <w:pPr>
        <w:pStyle w:val="Heading1"/>
        <w:rPr>
          <w:noProof/>
        </w:rPr>
      </w:pPr>
      <w:bookmarkStart w:id="61" w:name="_Toc482366188"/>
      <w:r>
        <w:rPr>
          <w:noProof/>
        </w:rPr>
        <w:t>Promote or Reject the module functionality</w:t>
      </w:r>
      <w:bookmarkEnd w:id="61"/>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w:t>
      </w:r>
      <w:proofErr w:type="gramStart"/>
      <w:r>
        <w:t>clicks</w:t>
      </w:r>
      <w:proofErr w:type="gramEnd"/>
      <w:r>
        <w:t xml:space="preserve">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w:t>
      </w:r>
      <w:proofErr w:type="spellStart"/>
      <w:r w:rsidR="00A8393E">
        <w:t>greensheets</w:t>
      </w:r>
      <w:proofErr w:type="spellEnd"/>
      <w:r w:rsidR="00A8393E">
        <w:t xml:space="preserve">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62" w:name="_Toc482366189"/>
      <w:r w:rsidRPr="00A65F80">
        <w:t>Import templates from GS Form Builder</w:t>
      </w:r>
      <w:bookmarkEnd w:id="62"/>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w:t>
            </w:r>
            <w:r w:rsidRPr="00E432B9">
              <w:lastRenderedPageBreak/>
              <w:t>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lastRenderedPageBreak/>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Source files with question definitions will be stored as regular ASCII text files, editable </w:t>
            </w:r>
            <w:r w:rsidRPr="00E432B9">
              <w:rPr>
                <w:rFonts w:ascii="Arial" w:eastAsia="Times New Roman" w:hAnsi="Arial" w:cs="Arial"/>
                <w:color w:val="000000"/>
              </w:rPr>
              <w:lastRenderedPageBreak/>
              <w:t>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 xml:space="preserve">Revision </w:t>
            </w:r>
            <w:proofErr w:type="spellStart"/>
            <w:r>
              <w:rPr>
                <w:rFonts w:ascii="Arial" w:eastAsia="Times New Roman" w:hAnsi="Arial" w:cs="Arial"/>
                <w:color w:val="000000"/>
              </w:rPr>
              <w:t>greenshets</w:t>
            </w:r>
            <w:proofErr w:type="spellEnd"/>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 Reports that the system will produce concerning the questions defined in Question Definition Source files (the XML files) are for internal use of the Development team. Their purpose is to assist the IT professionals maintaining the </w:t>
            </w:r>
            <w:proofErr w:type="spellStart"/>
            <w:r w:rsidRPr="00965D06">
              <w:rPr>
                <w:rFonts w:ascii="Arial" w:eastAsia="Times New Roman" w:hAnsi="Arial" w:cs="Arial"/>
                <w:color w:val="000000"/>
              </w:rPr>
              <w:t>Greensheets</w:t>
            </w:r>
            <w:proofErr w:type="spellEnd"/>
            <w:r w:rsidRPr="00965D06">
              <w:rPr>
                <w:rFonts w:ascii="Arial" w:eastAsia="Times New Roman" w:hAnsi="Arial" w:cs="Arial"/>
                <w:color w:val="000000"/>
              </w:rPr>
              <w:t xml:space="preserve"> system in validating the XML files and ensuring their quality and accuracy as they try to configure which questions will be asked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Passing validations to individua</w:t>
            </w:r>
            <w:r w:rsidRPr="00E432B9">
              <w:lastRenderedPageBreak/>
              <w:t xml:space="preserve">l questions from Form Builder to </w:t>
            </w:r>
            <w:proofErr w:type="spellStart"/>
            <w:r w:rsidRPr="00E432B9">
              <w:t>Greensheets</w:t>
            </w:r>
            <w:proofErr w:type="spellEnd"/>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w:t>
            </w:r>
            <w:r w:rsidRPr="00E432B9">
              <w:lastRenderedPageBreak/>
              <w:t xml:space="preserve">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 xml:space="preserve">(Related to sec. “Submit </w:t>
            </w:r>
            <w:proofErr w:type="spellStart"/>
            <w:r w:rsidRPr="00E432B9">
              <w:t>greensheet</w:t>
            </w:r>
            <w:proofErr w:type="spellEnd"/>
            <w:r w:rsidRPr="00E432B9">
              <w: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38"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63" w:name="_Toc482366190"/>
      <w:r>
        <w:t xml:space="preserve">Email Notifications about </w:t>
      </w:r>
      <w:proofErr w:type="spellStart"/>
      <w:r>
        <w:t>greensheets</w:t>
      </w:r>
      <w:proofErr w:type="spellEnd"/>
      <w:r>
        <w:t xml:space="preserve"> module deployment process.</w:t>
      </w:r>
      <w:bookmarkEnd w:id="63"/>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w:t>
            </w:r>
            <w:r w:rsidRPr="00B75CC6">
              <w:lastRenderedPageBreak/>
              <w:t xml:space="preserve">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lastRenderedPageBreak/>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B75CC6" w:rsidRDefault="007C2E9F" w:rsidP="00600EFC">
            <w:r w:rsidRPr="00B75CC6">
              <w:t>The recipient list for all GS messages is set in a property file.  It is not dynamically generated in the code. </w:t>
            </w:r>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Confirmation of Successful Import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B75CC6" w:rsidRDefault="007C2E9F" w:rsidP="00600EFC">
            <w:pPr>
              <w:pStyle w:val="PlainText"/>
              <w:rPr>
                <w:rFonts w:ascii="Arial" w:hAnsi="Arial"/>
                <w:sz w:val="20"/>
                <w:szCs w:val="20"/>
              </w:rPr>
            </w:pPr>
            <w:r w:rsidRPr="00B75CC6">
              <w:rPr>
                <w:rFonts w:ascii="Arial" w:hAnsi="Arial"/>
                <w:sz w:val="20"/>
                <w:szCs w:val="20"/>
              </w:rPr>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t>
            </w:r>
            <w:ins w:id="64"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you to review. Please log into the </w:t>
            </w:r>
            <w:proofErr w:type="spellStart"/>
            <w:r w:rsidRPr="00B75CC6">
              <w:rPr>
                <w:rFonts w:ascii="Arial" w:hAnsi="Arial"/>
                <w:sz w:val="20"/>
                <w:szCs w:val="20"/>
              </w:rPr>
              <w:t>Greensheets</w:t>
            </w:r>
            <w:proofErr w:type="spellEnd"/>
            <w:r w:rsidRPr="00B75CC6">
              <w:rPr>
                <w:rFonts w:ascii="Arial" w:hAnsi="Arial"/>
                <w:sz w:val="20"/>
                <w:szCs w:val="20"/>
              </w:rPr>
              <w:t xml:space="preserve"> Application using the URL given below</w:t>
            </w:r>
            <w:ins w:id="65" w:author="Polonsky, Yakov (NIH/NCI) [C]" w:date="2017-02-10T11:36:00Z">
              <w:r w:rsidR="00F240E9" w:rsidRPr="00B75CC6">
                <w:rPr>
                  <w:rFonts w:ascii="Arial" w:hAnsi="Arial"/>
                  <w:sz w:val="20"/>
                  <w:szCs w:val="20"/>
                </w:rPr>
                <w:t xml:space="preserve"> and</w:t>
              </w:r>
            </w:ins>
            <w:del w:id="66"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67" w:author="Tulchinskaya, Gaby (NIH/NCI) [C]" w:date="2017-02-10T10:59:00Z">
              <w:r w:rsidR="009B1C1D" w:rsidRPr="00B75CC6">
                <w:rPr>
                  <w:rFonts w:ascii="Arial" w:hAnsi="Arial"/>
                  <w:sz w:val="20"/>
                  <w:szCs w:val="20"/>
                </w:rPr>
                <w:t>select th</w:t>
              </w:r>
            </w:ins>
            <w:ins w:id="68" w:author="Tulchinskaya, Gaby (NIH/NCI) [C]" w:date="2017-02-10T11:01:00Z">
              <w:r w:rsidR="009B1C1D" w:rsidRPr="00B75CC6">
                <w:rPr>
                  <w:rFonts w:ascii="Arial" w:hAnsi="Arial"/>
                  <w:sz w:val="20"/>
                  <w:szCs w:val="20"/>
                </w:rPr>
                <w:t>is</w:t>
              </w:r>
            </w:ins>
            <w:ins w:id="69" w:author="Tulchinskaya, Gaby (NIH/NCI) [C]" w:date="2017-02-10T10:59:00Z">
              <w:r w:rsidR="009B1C1D" w:rsidRPr="00B75CC6">
                <w:rPr>
                  <w:rFonts w:ascii="Arial" w:hAnsi="Arial"/>
                  <w:sz w:val="20"/>
                  <w:szCs w:val="20"/>
                </w:rPr>
                <w:t xml:space="preserve"> module in the </w:t>
              </w:r>
            </w:ins>
            <w:ins w:id="70" w:author="Tulchinskaya, Gaby (NIH/NCI) [C]" w:date="2017-02-10T11:00:00Z">
              <w:r w:rsidR="009B1C1D" w:rsidRPr="00B75CC6">
                <w:rPr>
                  <w:rFonts w:ascii="Arial" w:hAnsi="Arial"/>
                  <w:sz w:val="20"/>
                  <w:szCs w:val="20"/>
                </w:rPr>
                <w:t xml:space="preserve">Review DRAFT </w:t>
              </w:r>
              <w:proofErr w:type="spellStart"/>
              <w:r w:rsidR="009B1C1D" w:rsidRPr="00B75CC6">
                <w:rPr>
                  <w:rFonts w:ascii="Arial" w:hAnsi="Arial"/>
                  <w:sz w:val="20"/>
                  <w:szCs w:val="20"/>
                </w:rPr>
                <w:t>Greensheets</w:t>
              </w:r>
              <w:proofErr w:type="spellEnd"/>
              <w:r w:rsidR="009B1C1D" w:rsidRPr="00B75CC6">
                <w:rPr>
                  <w:rFonts w:ascii="Arial" w:hAnsi="Arial"/>
                  <w:sz w:val="20"/>
                  <w:szCs w:val="20"/>
                </w:rPr>
                <w:t xml:space="preserve"> screen</w:t>
              </w:r>
            </w:ins>
            <w:ins w:id="71" w:author="Tulchinskaya, Gaby (NIH/NCI) [C]" w:date="2017-02-10T10:59:00Z">
              <w:r w:rsidR="009B1C1D" w:rsidRPr="00B75CC6">
                <w:rPr>
                  <w:rFonts w:ascii="Arial" w:hAnsi="Arial"/>
                  <w:sz w:val="20"/>
                  <w:szCs w:val="20"/>
                </w:rPr>
                <w:t xml:space="preserve"> </w:t>
              </w:r>
            </w:ins>
            <w:del w:id="72" w:author="Polonsky, Yakov (NIH/NCI) [C]" w:date="2017-02-10T11:36:00Z">
              <w:r w:rsidRPr="00B75CC6" w:rsidDel="00F240E9">
                <w:rPr>
                  <w:rFonts w:ascii="Arial" w:hAnsi="Arial"/>
                  <w:sz w:val="20"/>
                  <w:szCs w:val="20"/>
                </w:rPr>
                <w:delText>and click</w:delText>
              </w:r>
            </w:del>
            <w:ins w:id="73" w:author="Tulchinskaya, Gaby (NIH/NCI) [C]" w:date="2017-02-10T10:56:00Z">
              <w:del w:id="74" w:author="Polonsky, Yakov (NIH/NCI) [C]" w:date="2017-02-10T11:36:00Z">
                <w:r w:rsidR="00017227" w:rsidRPr="00B75CC6" w:rsidDel="00F240E9">
                  <w:rPr>
                    <w:rFonts w:ascii="Arial" w:hAnsi="Arial"/>
                    <w:sz w:val="20"/>
                    <w:szCs w:val="20"/>
                  </w:rPr>
                  <w:delText xml:space="preserve"> “Review and Test Greensheets” button</w:delText>
                </w:r>
              </w:del>
            </w:ins>
            <w:ins w:id="75" w:author="Tulchinskaya, Gaby (NIH/NCI) [C]" w:date="2017-02-10T10:59:00Z">
              <w:del w:id="76" w:author="Polonsky, Yakov (NIH/NCI) [C]" w:date="2017-02-10T11:36:00Z">
                <w:r w:rsidR="009B1C1D" w:rsidRPr="00B75CC6" w:rsidDel="00F240E9">
                  <w:rPr>
                    <w:rFonts w:ascii="Arial" w:hAnsi="Arial"/>
                    <w:sz w:val="20"/>
                    <w:szCs w:val="20"/>
                  </w:rPr>
                  <w:delText xml:space="preserve"> to </w:delText>
                </w:r>
              </w:del>
            </w:ins>
            <w:ins w:id="77" w:author="Tulchinskaya, Gaby (NIH/NCI) [C]" w:date="2017-02-10T11:01:00Z">
              <w:del w:id="78" w:author="Polonsky, Yakov (NIH/NCI) [C]" w:date="2017-02-10T11:36:00Z">
                <w:r w:rsidR="009B1C1D" w:rsidRPr="00B75CC6" w:rsidDel="00F240E9">
                  <w:rPr>
                    <w:rFonts w:ascii="Arial" w:hAnsi="Arial"/>
                    <w:sz w:val="20"/>
                    <w:szCs w:val="20"/>
                  </w:rPr>
                  <w:delText>process the module.</w:delText>
                </w:r>
              </w:del>
            </w:ins>
            <w:ins w:id="79" w:author="Polonsky, Yakov (NIH/NCI) [C]" w:date="2017-02-10T11:36:00Z">
              <w:r w:rsidR="00F240E9" w:rsidRPr="00B75CC6">
                <w:rPr>
                  <w:rFonts w:ascii="Arial" w:hAnsi="Arial"/>
                  <w:sz w:val="20"/>
                  <w:szCs w:val="20"/>
                </w:rPr>
                <w:t xml:space="preserve">to review and test </w:t>
              </w:r>
              <w:proofErr w:type="spellStart"/>
              <w:r w:rsidR="00F240E9" w:rsidRPr="00B75CC6">
                <w:rPr>
                  <w:rFonts w:ascii="Arial" w:hAnsi="Arial"/>
                  <w:sz w:val="20"/>
                  <w:szCs w:val="20"/>
                </w:rPr>
                <w:t>Greensheets</w:t>
              </w:r>
              <w:proofErr w:type="spellEnd"/>
              <w:r w:rsidR="00F240E9" w:rsidRPr="00B75CC6">
                <w:rPr>
                  <w:rFonts w:ascii="Arial" w:hAnsi="Arial"/>
                  <w:sz w:val="20"/>
                  <w:szCs w:val="20"/>
                </w:rPr>
                <w:t xml:space="preserve"> Forms of the module. </w:t>
              </w:r>
            </w:ins>
            <w:ins w:id="80"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w:t>
            </w:r>
            <w:del w:id="81" w:author="Tulchinskaya, Gaby (NIH/NCI) [C]" w:date="2017-02-10T10:56:00Z">
              <w:r w:rsidRPr="00B75CC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82"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83" w:author="Tulchinskaya, Gaby (NIH/NCI) [C]" w:date="2017-02-10T10:58:00Z"/>
                <w:rFonts w:ascii="Arial" w:hAnsi="Arial"/>
                <w:sz w:val="20"/>
                <w:szCs w:val="20"/>
              </w:rPr>
            </w:pPr>
            <w:del w:id="84"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85" w:author="Tulchinskaya, Gaby (NIH/NCI) [C]" w:date="2017-02-10T10:58:00Z"/>
                <w:rFonts w:ascii="Arial" w:hAnsi="Arial"/>
                <w:sz w:val="20"/>
                <w:szCs w:val="20"/>
              </w:rPr>
            </w:pPr>
            <w:del w:id="86"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39" w:history="1">
              <w:r w:rsidRPr="00B75CC6">
                <w:rPr>
                  <w:rStyle w:val="Hyperlink"/>
                  <w:rFonts w:ascii="Arial" w:hAnsi="Arial"/>
                  <w:sz w:val="20"/>
                  <w:szCs w:val="20"/>
                </w:rPr>
                <w:t>https://i2e-test.nci.nih.gov/greensheets/</w:t>
              </w:r>
            </w:hyperlink>
          </w:p>
          <w:p w14:paraId="2C737D34" w14:textId="3C39812D" w:rsidR="007C2E9F" w:rsidRPr="00B75CC6" w:rsidRDefault="007C2E9F" w:rsidP="00600EFC">
            <w:r w:rsidRPr="00B75CC6">
              <w:t> </w:t>
            </w:r>
            <w:ins w:id="87" w:author="Polonsky, Yakov (NIH/NCI) [C]" w:date="2017-02-10T11:38:00Z">
              <w:r w:rsidR="00F240E9" w:rsidRPr="00B75CC6">
                <w:t>(URL should be customized to open GS page with imported draft module</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 xml:space="preserve">Unsuccessful Import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 xml:space="preserve">The recipient list for all GS messages is set in a property file.  It is not dynamically generated in </w:t>
            </w:r>
            <w:r w:rsidRPr="00B75CC6">
              <w:lastRenderedPageBreak/>
              <w:t>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 xml:space="preserve">[GS - TEST 2017-02-09 10:37:29 AM] Confirmation of Successful Promotion of Draft </w:t>
            </w:r>
            <w:proofErr w:type="spellStart"/>
            <w:r w:rsidRPr="00B75CC6">
              <w:lastRenderedPageBreak/>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The </w:t>
            </w:r>
            <w:r w:rsidRPr="00B75CC6">
              <w:rPr>
                <w:rFonts w:ascii="Arial" w:hAnsi="Arial"/>
                <w:color w:val="0070C0"/>
                <w:sz w:val="20"/>
                <w:szCs w:val="20"/>
              </w:rPr>
              <w:t>&lt;Insert module name&gt;</w:t>
            </w:r>
            <w:r w:rsidRPr="00B75CC6">
              <w:rPr>
                <w:rFonts w:ascii="Arial" w:hAnsi="Arial"/>
                <w:sz w:val="20"/>
                <w:szCs w:val="20"/>
              </w:rPr>
              <w:t xml:space="preserve"> Draft </w:t>
            </w:r>
            <w:proofErr w:type="spellStart"/>
            <w:r w:rsidRPr="00B75CC6">
              <w:rPr>
                <w:rFonts w:ascii="Arial" w:hAnsi="Arial"/>
                <w:sz w:val="20"/>
                <w:szCs w:val="20"/>
              </w:rPr>
              <w:t>Greensheets</w:t>
            </w:r>
            <w:proofErr w:type="spellEnd"/>
            <w:r w:rsidRPr="00B75CC6">
              <w:rPr>
                <w:rFonts w:ascii="Arial" w:hAnsi="Arial"/>
                <w:sz w:val="20"/>
                <w:szCs w:val="20"/>
              </w:rPr>
              <w:t xml:space="preserve">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0" w:history="1">
              <w:r w:rsidRPr="00B75CC6">
                <w:rPr>
                  <w:rStyle w:val="Hyperlink"/>
                  <w:rFonts w:ascii="Arial" w:hAnsi="Arial"/>
                  <w:sz w:val="20"/>
                  <w:szCs w:val="20"/>
                </w:rPr>
                <w:t>https://i2e-test.nci.nih.gov/greensheets/</w:t>
              </w:r>
            </w:hyperlink>
          </w:p>
          <w:p w14:paraId="2375272A" w14:textId="77777777" w:rsidR="007C2E9F" w:rsidRPr="00B75CC6" w:rsidRDefault="007C2E9F" w:rsidP="00600EFC">
            <w:r w:rsidRPr="00B75CC6">
              <w:lastRenderedPageBreak/>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lastRenderedPageBreak/>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88"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were rejected.</w:t>
            </w:r>
          </w:p>
          <w:p w14:paraId="3F1D6271"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1" w:history="1">
              <w:r w:rsidRPr="00B75CC6">
                <w:rPr>
                  <w:rStyle w:val="Hyperlink"/>
                  <w:rFonts w:ascii="Arial" w:hAnsi="Arial"/>
                  <w:sz w:val="20"/>
                  <w:szCs w:val="20"/>
                </w:rPr>
                <w:t>https://i2e-test.nci.nih.gov/greensheets/</w:t>
              </w:r>
            </w:hyperlink>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 xml:space="preserve">GS emails are being sent by </w:t>
      </w:r>
      <w:proofErr w:type="spellStart"/>
      <w:r w:rsidRPr="00B75CC6">
        <w:rPr>
          <w:rFonts w:ascii="Arial" w:hAnsi="Arial"/>
          <w:sz w:val="20"/>
          <w:szCs w:val="20"/>
        </w:rPr>
        <w:t>ProcessNewQuestionDefsServiceImpl</w:t>
      </w:r>
      <w:proofErr w:type="spellEnd"/>
      <w:r w:rsidRPr="00B75CC6">
        <w:rPr>
          <w:rFonts w:ascii="Arial" w:hAnsi="Arial"/>
          <w:sz w:val="20"/>
          <w:szCs w:val="20"/>
        </w:rPr>
        <w:t xml:space="preserve">. In addition, there is a property called </w:t>
      </w:r>
      <w:proofErr w:type="spellStart"/>
      <w:r w:rsidRPr="00B75CC6">
        <w:rPr>
          <w:rFonts w:ascii="Arial" w:hAnsi="Arial"/>
          <w:sz w:val="20"/>
          <w:szCs w:val="20"/>
        </w:rPr>
        <w:t>gs_send_mail</w:t>
      </w:r>
      <w:proofErr w:type="spellEnd"/>
      <w:r w:rsidRPr="00B75CC6">
        <w:rPr>
          <w:rFonts w:ascii="Arial" w:hAnsi="Arial"/>
          <w:sz w:val="20"/>
          <w:szCs w:val="20"/>
        </w:rPr>
        <w:t xml:space="preserve"> defined in </w:t>
      </w:r>
      <w:proofErr w:type="spellStart"/>
      <w:proofErr w:type="gramStart"/>
      <w:r w:rsidRPr="00B75CC6">
        <w:rPr>
          <w:rFonts w:ascii="Arial" w:hAnsi="Arial"/>
          <w:sz w:val="20"/>
          <w:szCs w:val="20"/>
        </w:rPr>
        <w:t>greensheetconfig.properties</w:t>
      </w:r>
      <w:proofErr w:type="spellEnd"/>
      <w:proofErr w:type="gramEnd"/>
      <w:r w:rsidRPr="00B75CC6">
        <w:rPr>
          <w:rFonts w:ascii="Arial" w:hAnsi="Arial"/>
          <w:sz w:val="20"/>
          <w:szCs w:val="20"/>
        </w:rPr>
        <w:t xml:space="preserve"> that can be used to disable email sending (setting its value to false). The messages are being sent to the list of addresses defined in the </w:t>
      </w:r>
      <w:proofErr w:type="spellStart"/>
      <w:r w:rsidRPr="00B75CC6">
        <w:rPr>
          <w:rFonts w:ascii="Arial" w:hAnsi="Arial"/>
          <w:sz w:val="20"/>
          <w:szCs w:val="20"/>
        </w:rPr>
        <w:t>gs_error_email_to</w:t>
      </w:r>
      <w:proofErr w:type="spellEnd"/>
      <w:r w:rsidRPr="00B75CC6">
        <w:rPr>
          <w:rFonts w:ascii="Arial" w:hAnsi="Arial"/>
          <w:sz w:val="20"/>
          <w:szCs w:val="20"/>
        </w:rPr>
        <w:t xml:space="preserve"> property in </w:t>
      </w:r>
      <w:proofErr w:type="spellStart"/>
      <w:proofErr w:type="gramStart"/>
      <w:r w:rsidRPr="00B75CC6">
        <w:rPr>
          <w:rFonts w:ascii="Arial" w:hAnsi="Arial"/>
          <w:sz w:val="20"/>
          <w:szCs w:val="20"/>
        </w:rPr>
        <w:t>greensheetconfig.properties</w:t>
      </w:r>
      <w:proofErr w:type="spellEnd"/>
      <w:proofErr w:type="gramEnd"/>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89" w:name="_Toc482366191"/>
      <w:r>
        <w:t>Non-functional requirements</w:t>
      </w:r>
      <w:bookmarkEnd w:id="89"/>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w:t>
      </w:r>
      <w:proofErr w:type="spellStart"/>
      <w:r w:rsidRPr="00B75CC6">
        <w:rPr>
          <w:rFonts w:ascii="Arial" w:hAnsi="Arial"/>
          <w:sz w:val="20"/>
          <w:szCs w:val="20"/>
        </w:rPr>
        <w:t>mech</w:t>
      </w:r>
      <w:proofErr w:type="spellEnd"/>
      <w:r w:rsidRPr="00B75CC6">
        <w:rPr>
          <w:rFonts w:ascii="Arial" w:hAnsi="Arial"/>
          <w:sz w:val="20"/>
          <w:szCs w:val="20"/>
        </w:rPr>
        <w:t xml:space="preserve">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w:t>
      </w:r>
      <w:proofErr w:type="spellStart"/>
      <w:r w:rsidRPr="00B75CC6">
        <w:rPr>
          <w:rFonts w:ascii="Arial" w:hAnsi="Arial"/>
          <w:sz w:val="20"/>
          <w:szCs w:val="20"/>
        </w:rPr>
        <w:t>mech</w:t>
      </w:r>
      <w:proofErr w:type="spellEnd"/>
      <w:r w:rsidRPr="00B75CC6">
        <w:rPr>
          <w:rFonts w:ascii="Arial" w:hAnsi="Arial"/>
          <w:sz w:val="20"/>
          <w:szCs w:val="20"/>
        </w:rPr>
        <w:t xml:space="preserve">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2"/>
      <w:footerReference w:type="first" r:id="rId4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72B00" w14:textId="77777777" w:rsidR="00DD68C4" w:rsidRDefault="00DD68C4" w:rsidP="00600EFC">
      <w:r>
        <w:separator/>
      </w:r>
    </w:p>
    <w:p w14:paraId="2C297326" w14:textId="77777777" w:rsidR="00DD68C4" w:rsidRDefault="00DD68C4" w:rsidP="00600EFC"/>
    <w:p w14:paraId="4D333712" w14:textId="77777777" w:rsidR="00DD68C4" w:rsidRDefault="00DD68C4" w:rsidP="00600EFC"/>
    <w:p w14:paraId="40D48535" w14:textId="77777777" w:rsidR="00DD68C4" w:rsidRDefault="00DD68C4" w:rsidP="00600EFC"/>
    <w:p w14:paraId="340709A9" w14:textId="77777777" w:rsidR="00DD68C4" w:rsidRDefault="00DD68C4" w:rsidP="00600EFC"/>
    <w:p w14:paraId="0D0A7635" w14:textId="77777777" w:rsidR="00DD68C4" w:rsidRDefault="00DD68C4" w:rsidP="00600EFC"/>
    <w:p w14:paraId="6565929D" w14:textId="77777777" w:rsidR="00DD68C4" w:rsidRDefault="00DD68C4" w:rsidP="00600EFC"/>
    <w:p w14:paraId="04B67631" w14:textId="77777777" w:rsidR="00DD68C4" w:rsidRDefault="00DD68C4" w:rsidP="00600EFC"/>
    <w:p w14:paraId="66E0F184" w14:textId="77777777" w:rsidR="00DD68C4" w:rsidRDefault="00DD68C4" w:rsidP="00600EFC"/>
    <w:p w14:paraId="5E9E4C3D" w14:textId="77777777" w:rsidR="00DD68C4" w:rsidRDefault="00DD68C4" w:rsidP="00600EFC"/>
    <w:p w14:paraId="79DFA097" w14:textId="77777777" w:rsidR="00DD68C4" w:rsidRDefault="00DD68C4" w:rsidP="00600EFC"/>
    <w:p w14:paraId="1320B84B" w14:textId="77777777" w:rsidR="00DD68C4" w:rsidRDefault="00DD68C4" w:rsidP="00600EFC"/>
    <w:p w14:paraId="694ADD66" w14:textId="77777777" w:rsidR="00DD68C4" w:rsidRDefault="00DD68C4" w:rsidP="00600EFC"/>
    <w:p w14:paraId="781C8F2F" w14:textId="77777777" w:rsidR="00DD68C4" w:rsidRDefault="00DD68C4" w:rsidP="00600EFC"/>
    <w:p w14:paraId="7AADE4F3" w14:textId="77777777" w:rsidR="00DD68C4" w:rsidRDefault="00DD68C4" w:rsidP="00600EFC"/>
    <w:p w14:paraId="7C352740" w14:textId="77777777" w:rsidR="00DD68C4" w:rsidRDefault="00DD68C4" w:rsidP="00600EFC"/>
    <w:p w14:paraId="1E2FAE86" w14:textId="77777777" w:rsidR="00DD68C4" w:rsidRDefault="00DD68C4" w:rsidP="00600EFC"/>
    <w:p w14:paraId="2647104A" w14:textId="77777777" w:rsidR="00DD68C4" w:rsidRDefault="00DD68C4" w:rsidP="00600EFC"/>
    <w:p w14:paraId="0F48B6E9" w14:textId="77777777" w:rsidR="00DD68C4" w:rsidRDefault="00DD68C4" w:rsidP="00600EFC"/>
    <w:p w14:paraId="739DBBD1" w14:textId="77777777" w:rsidR="00DD68C4" w:rsidRDefault="00DD68C4" w:rsidP="00600EFC"/>
    <w:p w14:paraId="053B4374" w14:textId="77777777" w:rsidR="00DD68C4" w:rsidRDefault="00DD68C4" w:rsidP="00600EFC"/>
    <w:p w14:paraId="4D977CCD" w14:textId="77777777" w:rsidR="00DD68C4" w:rsidRDefault="00DD68C4" w:rsidP="00600EFC"/>
    <w:p w14:paraId="479B9F23" w14:textId="77777777" w:rsidR="00DD68C4" w:rsidRDefault="00DD68C4" w:rsidP="00600EFC"/>
    <w:p w14:paraId="3834D350" w14:textId="77777777" w:rsidR="00DD68C4" w:rsidRDefault="00DD68C4" w:rsidP="00600EFC"/>
    <w:p w14:paraId="5D9B767B" w14:textId="77777777" w:rsidR="00DD68C4" w:rsidRDefault="00DD68C4" w:rsidP="00600EFC"/>
    <w:p w14:paraId="301D4565" w14:textId="77777777" w:rsidR="00DD68C4" w:rsidRDefault="00DD68C4" w:rsidP="00600EFC"/>
    <w:p w14:paraId="6DFBFF11" w14:textId="77777777" w:rsidR="00DD68C4" w:rsidRDefault="00DD68C4" w:rsidP="00600EFC"/>
    <w:p w14:paraId="77752509" w14:textId="77777777" w:rsidR="00DD68C4" w:rsidRDefault="00DD68C4" w:rsidP="00600EFC"/>
    <w:p w14:paraId="641ABFD5" w14:textId="77777777" w:rsidR="00DD68C4" w:rsidRDefault="00DD68C4" w:rsidP="00600EFC"/>
  </w:endnote>
  <w:endnote w:type="continuationSeparator" w:id="0">
    <w:p w14:paraId="7893FE45" w14:textId="77777777" w:rsidR="00DD68C4" w:rsidRDefault="00DD68C4" w:rsidP="00600EFC">
      <w:r>
        <w:continuationSeparator/>
      </w:r>
    </w:p>
    <w:p w14:paraId="608EA50F" w14:textId="77777777" w:rsidR="00DD68C4" w:rsidRDefault="00DD68C4" w:rsidP="00600EFC"/>
    <w:p w14:paraId="5B5F245D" w14:textId="77777777" w:rsidR="00DD68C4" w:rsidRDefault="00DD68C4" w:rsidP="00600EFC"/>
    <w:p w14:paraId="6C02DD8C" w14:textId="77777777" w:rsidR="00DD68C4" w:rsidRDefault="00DD68C4" w:rsidP="00600EFC"/>
    <w:p w14:paraId="44FA34ED" w14:textId="77777777" w:rsidR="00DD68C4" w:rsidRDefault="00DD68C4" w:rsidP="00600EFC"/>
    <w:p w14:paraId="4DCD45AF" w14:textId="77777777" w:rsidR="00DD68C4" w:rsidRDefault="00DD68C4" w:rsidP="00600EFC"/>
    <w:p w14:paraId="56F71F64" w14:textId="77777777" w:rsidR="00DD68C4" w:rsidRDefault="00DD68C4" w:rsidP="00600EFC"/>
    <w:p w14:paraId="617C30D8" w14:textId="77777777" w:rsidR="00DD68C4" w:rsidRDefault="00DD68C4" w:rsidP="00600EFC"/>
    <w:p w14:paraId="746AAF6C" w14:textId="77777777" w:rsidR="00DD68C4" w:rsidRDefault="00DD68C4" w:rsidP="00600EFC"/>
    <w:p w14:paraId="3BD8C416" w14:textId="77777777" w:rsidR="00DD68C4" w:rsidRDefault="00DD68C4" w:rsidP="00600EFC"/>
    <w:p w14:paraId="05E75198" w14:textId="77777777" w:rsidR="00DD68C4" w:rsidRDefault="00DD68C4" w:rsidP="00600EFC"/>
    <w:p w14:paraId="1631E048" w14:textId="77777777" w:rsidR="00DD68C4" w:rsidRDefault="00DD68C4" w:rsidP="00600EFC"/>
    <w:p w14:paraId="1275D624" w14:textId="77777777" w:rsidR="00DD68C4" w:rsidRDefault="00DD68C4" w:rsidP="00600EFC"/>
    <w:p w14:paraId="4DA4EE75" w14:textId="77777777" w:rsidR="00DD68C4" w:rsidRDefault="00DD68C4" w:rsidP="00600EFC"/>
    <w:p w14:paraId="4B5CCE01" w14:textId="77777777" w:rsidR="00DD68C4" w:rsidRDefault="00DD68C4" w:rsidP="00600EFC"/>
    <w:p w14:paraId="4257CB7D" w14:textId="77777777" w:rsidR="00DD68C4" w:rsidRDefault="00DD68C4" w:rsidP="00600EFC"/>
    <w:p w14:paraId="3D264D0E" w14:textId="77777777" w:rsidR="00DD68C4" w:rsidRDefault="00DD68C4" w:rsidP="00600EFC"/>
    <w:p w14:paraId="0166F957" w14:textId="77777777" w:rsidR="00DD68C4" w:rsidRDefault="00DD68C4" w:rsidP="00600EFC"/>
    <w:p w14:paraId="66783D9E" w14:textId="77777777" w:rsidR="00DD68C4" w:rsidRDefault="00DD68C4" w:rsidP="00600EFC"/>
    <w:p w14:paraId="2DE0CD63" w14:textId="77777777" w:rsidR="00DD68C4" w:rsidRDefault="00DD68C4" w:rsidP="00600EFC"/>
    <w:p w14:paraId="24341EFE" w14:textId="77777777" w:rsidR="00DD68C4" w:rsidRDefault="00DD68C4" w:rsidP="00600EFC"/>
    <w:p w14:paraId="7E95A972" w14:textId="77777777" w:rsidR="00DD68C4" w:rsidRDefault="00DD68C4" w:rsidP="00600EFC"/>
    <w:p w14:paraId="4E927CF0" w14:textId="77777777" w:rsidR="00DD68C4" w:rsidRDefault="00DD68C4" w:rsidP="00600EFC"/>
    <w:p w14:paraId="64CFED36" w14:textId="77777777" w:rsidR="00DD68C4" w:rsidRDefault="00DD68C4" w:rsidP="00600EFC"/>
    <w:p w14:paraId="17CC0B48" w14:textId="77777777" w:rsidR="00DD68C4" w:rsidRDefault="00DD68C4" w:rsidP="00600EFC"/>
    <w:p w14:paraId="09D99AC2" w14:textId="77777777" w:rsidR="00DD68C4" w:rsidRDefault="00DD68C4" w:rsidP="00600EFC"/>
    <w:p w14:paraId="7C12B088" w14:textId="77777777" w:rsidR="00DD68C4" w:rsidRDefault="00DD68C4" w:rsidP="00600EFC"/>
    <w:p w14:paraId="740B4A1D" w14:textId="77777777" w:rsidR="00DD68C4" w:rsidRDefault="00DD68C4" w:rsidP="00600EFC"/>
    <w:p w14:paraId="70272C59" w14:textId="77777777" w:rsidR="00DD68C4" w:rsidRDefault="00DD68C4"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3642F20B" w:rsidR="00246B63" w:rsidRDefault="00246B63" w:rsidP="00600EFC">
        <w:pPr>
          <w:pStyle w:val="Footer"/>
        </w:pPr>
        <w:r>
          <w:fldChar w:fldCharType="begin"/>
        </w:r>
        <w:r>
          <w:instrText xml:space="preserve"> PAGE   \* MERGEFORMAT </w:instrText>
        </w:r>
        <w:r>
          <w:fldChar w:fldCharType="separate"/>
        </w:r>
        <w:r w:rsidR="00921DCF">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0208C48C" w:rsidR="00246B63" w:rsidRDefault="00246B63"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921DCF">
      <w:rPr>
        <w:rStyle w:val="PageNumber"/>
        <w:noProof/>
      </w:rPr>
      <w:t>1</w:t>
    </w:r>
    <w:r w:rsidRPr="00045429">
      <w:rPr>
        <w:rStyle w:val="PageNumber"/>
      </w:rPr>
      <w:fldChar w:fldCharType="end"/>
    </w:r>
    <w:r w:rsidRPr="00045429">
      <w:rPr>
        <w:rStyle w:val="PageNumber"/>
      </w:rPr>
      <w:t xml:space="preserve"> of </w:t>
    </w:r>
    <w:fldSimple w:instr=" SECTIONPAGES  \* Arabic  \* MERGEFORMAT ">
      <w:r w:rsidR="00921DCF" w:rsidRPr="00921DCF">
        <w:rPr>
          <w:rStyle w:val="PageNumber"/>
          <w:noProof/>
        </w:rPr>
        <w:t>22</w:t>
      </w:r>
    </w:fldSimple>
  </w:p>
  <w:p w14:paraId="7D3C4884" w14:textId="77777777" w:rsidR="00246B63" w:rsidRDefault="00246B63"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2640A" w14:textId="77777777" w:rsidR="00DD68C4" w:rsidRDefault="00DD68C4" w:rsidP="00600EFC">
      <w:r>
        <w:separator/>
      </w:r>
    </w:p>
    <w:p w14:paraId="6D84BDF4" w14:textId="77777777" w:rsidR="00DD68C4" w:rsidRDefault="00DD68C4" w:rsidP="00600EFC"/>
    <w:p w14:paraId="1878302E" w14:textId="77777777" w:rsidR="00DD68C4" w:rsidRDefault="00DD68C4" w:rsidP="00600EFC"/>
    <w:p w14:paraId="55DD15F9" w14:textId="77777777" w:rsidR="00DD68C4" w:rsidRDefault="00DD68C4" w:rsidP="00600EFC"/>
    <w:p w14:paraId="1DA0D351" w14:textId="77777777" w:rsidR="00DD68C4" w:rsidRDefault="00DD68C4" w:rsidP="00600EFC"/>
    <w:p w14:paraId="3DD78672" w14:textId="77777777" w:rsidR="00DD68C4" w:rsidRDefault="00DD68C4" w:rsidP="00600EFC"/>
    <w:p w14:paraId="104D89DA" w14:textId="77777777" w:rsidR="00DD68C4" w:rsidRDefault="00DD68C4" w:rsidP="00600EFC"/>
    <w:p w14:paraId="09AE19C9" w14:textId="77777777" w:rsidR="00DD68C4" w:rsidRDefault="00DD68C4" w:rsidP="00600EFC"/>
    <w:p w14:paraId="771FE039" w14:textId="77777777" w:rsidR="00DD68C4" w:rsidRDefault="00DD68C4" w:rsidP="00600EFC"/>
    <w:p w14:paraId="1CE9F15B" w14:textId="77777777" w:rsidR="00DD68C4" w:rsidRDefault="00DD68C4" w:rsidP="00600EFC"/>
    <w:p w14:paraId="55DCF345" w14:textId="77777777" w:rsidR="00DD68C4" w:rsidRDefault="00DD68C4" w:rsidP="00600EFC"/>
    <w:p w14:paraId="186D7549" w14:textId="77777777" w:rsidR="00DD68C4" w:rsidRDefault="00DD68C4" w:rsidP="00600EFC"/>
    <w:p w14:paraId="3A39357B" w14:textId="77777777" w:rsidR="00DD68C4" w:rsidRDefault="00DD68C4" w:rsidP="00600EFC"/>
    <w:p w14:paraId="3FC57FDB" w14:textId="77777777" w:rsidR="00DD68C4" w:rsidRDefault="00DD68C4" w:rsidP="00600EFC"/>
    <w:p w14:paraId="16C6DC0A" w14:textId="77777777" w:rsidR="00DD68C4" w:rsidRDefault="00DD68C4" w:rsidP="00600EFC"/>
    <w:p w14:paraId="65F41930" w14:textId="77777777" w:rsidR="00DD68C4" w:rsidRDefault="00DD68C4" w:rsidP="00600EFC"/>
    <w:p w14:paraId="6077310F" w14:textId="77777777" w:rsidR="00DD68C4" w:rsidRDefault="00DD68C4" w:rsidP="00600EFC"/>
    <w:p w14:paraId="57A1F87F" w14:textId="77777777" w:rsidR="00DD68C4" w:rsidRDefault="00DD68C4" w:rsidP="00600EFC"/>
    <w:p w14:paraId="7BC6F720" w14:textId="77777777" w:rsidR="00DD68C4" w:rsidRDefault="00DD68C4" w:rsidP="00600EFC"/>
    <w:p w14:paraId="1B038269" w14:textId="77777777" w:rsidR="00DD68C4" w:rsidRDefault="00DD68C4" w:rsidP="00600EFC"/>
    <w:p w14:paraId="70AEAC51" w14:textId="77777777" w:rsidR="00DD68C4" w:rsidRDefault="00DD68C4" w:rsidP="00600EFC"/>
    <w:p w14:paraId="781585C6" w14:textId="77777777" w:rsidR="00DD68C4" w:rsidRDefault="00DD68C4" w:rsidP="00600EFC"/>
    <w:p w14:paraId="6CBA01ED" w14:textId="77777777" w:rsidR="00DD68C4" w:rsidRDefault="00DD68C4" w:rsidP="00600EFC"/>
    <w:p w14:paraId="36E8CAD3" w14:textId="77777777" w:rsidR="00DD68C4" w:rsidRDefault="00DD68C4" w:rsidP="00600EFC"/>
    <w:p w14:paraId="1BB9BF85" w14:textId="77777777" w:rsidR="00DD68C4" w:rsidRDefault="00DD68C4" w:rsidP="00600EFC"/>
    <w:p w14:paraId="3FF51401" w14:textId="77777777" w:rsidR="00DD68C4" w:rsidRDefault="00DD68C4" w:rsidP="00600EFC"/>
    <w:p w14:paraId="380D372A" w14:textId="77777777" w:rsidR="00DD68C4" w:rsidRDefault="00DD68C4" w:rsidP="00600EFC"/>
    <w:p w14:paraId="6E0A2710" w14:textId="77777777" w:rsidR="00DD68C4" w:rsidRDefault="00DD68C4" w:rsidP="00600EFC"/>
    <w:p w14:paraId="168984BB" w14:textId="77777777" w:rsidR="00DD68C4" w:rsidRDefault="00DD68C4" w:rsidP="00600EFC"/>
  </w:footnote>
  <w:footnote w:type="continuationSeparator" w:id="0">
    <w:p w14:paraId="38CA66D1" w14:textId="77777777" w:rsidR="00DD68C4" w:rsidRDefault="00DD68C4" w:rsidP="00600EFC">
      <w:r>
        <w:continuationSeparator/>
      </w:r>
    </w:p>
    <w:p w14:paraId="47D73951" w14:textId="77777777" w:rsidR="00DD68C4" w:rsidRDefault="00DD68C4" w:rsidP="00600EFC"/>
    <w:p w14:paraId="26BEA6A7" w14:textId="77777777" w:rsidR="00DD68C4" w:rsidRDefault="00DD68C4" w:rsidP="00600EFC"/>
    <w:p w14:paraId="7B0C206B" w14:textId="77777777" w:rsidR="00DD68C4" w:rsidRDefault="00DD68C4" w:rsidP="00600EFC"/>
    <w:p w14:paraId="1B449B37" w14:textId="77777777" w:rsidR="00DD68C4" w:rsidRDefault="00DD68C4" w:rsidP="00600EFC"/>
    <w:p w14:paraId="320347A7" w14:textId="77777777" w:rsidR="00DD68C4" w:rsidRDefault="00DD68C4" w:rsidP="00600EFC"/>
    <w:p w14:paraId="42E08DC3" w14:textId="77777777" w:rsidR="00DD68C4" w:rsidRDefault="00DD68C4" w:rsidP="00600EFC"/>
    <w:p w14:paraId="3BAB3F3E" w14:textId="77777777" w:rsidR="00DD68C4" w:rsidRDefault="00DD68C4" w:rsidP="00600EFC"/>
    <w:p w14:paraId="33A5F95A" w14:textId="77777777" w:rsidR="00DD68C4" w:rsidRDefault="00DD68C4" w:rsidP="00600EFC"/>
    <w:p w14:paraId="015BC4A5" w14:textId="77777777" w:rsidR="00DD68C4" w:rsidRDefault="00DD68C4" w:rsidP="00600EFC"/>
    <w:p w14:paraId="3893A457" w14:textId="77777777" w:rsidR="00DD68C4" w:rsidRDefault="00DD68C4" w:rsidP="00600EFC"/>
    <w:p w14:paraId="13147281" w14:textId="77777777" w:rsidR="00DD68C4" w:rsidRDefault="00DD68C4" w:rsidP="00600EFC"/>
    <w:p w14:paraId="12797617" w14:textId="77777777" w:rsidR="00DD68C4" w:rsidRDefault="00DD68C4" w:rsidP="00600EFC"/>
    <w:p w14:paraId="58B3FECF" w14:textId="77777777" w:rsidR="00DD68C4" w:rsidRDefault="00DD68C4" w:rsidP="00600EFC"/>
    <w:p w14:paraId="0C433CB8" w14:textId="77777777" w:rsidR="00DD68C4" w:rsidRDefault="00DD68C4" w:rsidP="00600EFC"/>
    <w:p w14:paraId="0A7D1971" w14:textId="77777777" w:rsidR="00DD68C4" w:rsidRDefault="00DD68C4" w:rsidP="00600EFC"/>
    <w:p w14:paraId="7C45B92C" w14:textId="77777777" w:rsidR="00DD68C4" w:rsidRDefault="00DD68C4" w:rsidP="00600EFC"/>
    <w:p w14:paraId="19DDC4DF" w14:textId="77777777" w:rsidR="00DD68C4" w:rsidRDefault="00DD68C4" w:rsidP="00600EFC"/>
    <w:p w14:paraId="6BD66A76" w14:textId="77777777" w:rsidR="00DD68C4" w:rsidRDefault="00DD68C4" w:rsidP="00600EFC"/>
    <w:p w14:paraId="1BBF2DB3" w14:textId="77777777" w:rsidR="00DD68C4" w:rsidRDefault="00DD68C4" w:rsidP="00600EFC"/>
    <w:p w14:paraId="1048F72F" w14:textId="77777777" w:rsidR="00DD68C4" w:rsidRDefault="00DD68C4" w:rsidP="00600EFC"/>
    <w:p w14:paraId="5A3F80AB" w14:textId="77777777" w:rsidR="00DD68C4" w:rsidRDefault="00DD68C4" w:rsidP="00600EFC"/>
    <w:p w14:paraId="5137FB9C" w14:textId="77777777" w:rsidR="00DD68C4" w:rsidRDefault="00DD68C4" w:rsidP="00600EFC"/>
    <w:p w14:paraId="6BBC6131" w14:textId="77777777" w:rsidR="00DD68C4" w:rsidRDefault="00DD68C4" w:rsidP="00600EFC"/>
    <w:p w14:paraId="34E9869E" w14:textId="77777777" w:rsidR="00DD68C4" w:rsidRDefault="00DD68C4" w:rsidP="00600EFC"/>
    <w:p w14:paraId="7DDE31F0" w14:textId="77777777" w:rsidR="00DD68C4" w:rsidRDefault="00DD68C4" w:rsidP="00600EFC"/>
    <w:p w14:paraId="502EBC86" w14:textId="77777777" w:rsidR="00DD68C4" w:rsidRDefault="00DD68C4" w:rsidP="00600EFC"/>
    <w:p w14:paraId="2C032FBB" w14:textId="77777777" w:rsidR="00DD68C4" w:rsidRDefault="00DD68C4" w:rsidP="00600EFC"/>
    <w:p w14:paraId="114AE49D" w14:textId="77777777" w:rsidR="00DD68C4" w:rsidRDefault="00DD68C4"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246B63" w:rsidRDefault="00246B63" w:rsidP="00600EFC">
    <w:pPr>
      <w:pStyle w:val="Header"/>
    </w:pPr>
    <w:r>
      <w:t>High Level Scope</w:t>
    </w:r>
    <w:r w:rsidRPr="00045429">
      <w:t xml:space="preserve">:  </w:t>
    </w:r>
    <w:r>
      <w:t>GreenSheets System – Draft Area Scope</w:t>
    </w:r>
    <w:r w:rsidRPr="00045429">
      <w:tab/>
    </w:r>
  </w:p>
  <w:p w14:paraId="53C1CFFA" w14:textId="77777777" w:rsidR="00246B63" w:rsidRDefault="00246B63"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246B63" w:rsidRDefault="00246B63" w:rsidP="00600EFC">
    <w:pPr>
      <w:pStyle w:val="Header"/>
    </w:pPr>
    <w:r>
      <w:t>High Level Scope</w:t>
    </w:r>
    <w:r w:rsidRPr="00045429">
      <w:t xml:space="preserve">:  </w:t>
    </w:r>
    <w:r>
      <w:t>GreenSheets System – Draft Area Scope</w:t>
    </w:r>
    <w:r w:rsidRPr="00045429">
      <w:tab/>
    </w:r>
  </w:p>
  <w:p w14:paraId="50C8DAFB" w14:textId="77777777" w:rsidR="00246B63" w:rsidRDefault="00246B63"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C952DA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FD8"/>
    <w:rsid w:val="00820196"/>
    <w:rsid w:val="008208AA"/>
    <w:rsid w:val="00821A6D"/>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7BD"/>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8.png"/><Relationship Id="rId39" Type="http://schemas.openxmlformats.org/officeDocument/2006/relationships/hyperlink" Target="https://i2e-test.nci.nih.gov/greensheets/"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oleObject" Target="embeddings/oleObject2.bin"/><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ncisvn.nci.nih.gov/svn/iscs/greensheets/Requirements/Specs/GreenSheets%20Redesign%20Project%20Scope.docx"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hyperlink" Target="https://ncisvn.nci.nih.gov/svn/iscs/greensheets/Requirements/Use-cases/View%20and%20Manage%20a%20greensheet%20use-case_NEW.doc" TargetMode="External"/><Relationship Id="rId41" Type="http://schemas.openxmlformats.org/officeDocument/2006/relationships/hyperlink" Target="https://i2e-test.nci.nih.gov/greenshe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6.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6.png"/><Relationship Id="rId40" Type="http://schemas.openxmlformats.org/officeDocument/2006/relationships/hyperlink" Target="https://i2e-test.nci.nih.gov/greensheets/"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CFD72-495D-4BB7-8770-ECCDDD56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23</Pages>
  <Words>5140</Words>
  <Characters>29303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34375</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127</cp:revision>
  <cp:lastPrinted>2017-02-13T18:22:00Z</cp:lastPrinted>
  <dcterms:created xsi:type="dcterms:W3CDTF">2016-10-25T18:33:00Z</dcterms:created>
  <dcterms:modified xsi:type="dcterms:W3CDTF">2017-05-12T19:27:00Z</dcterms:modified>
</cp:coreProperties>
</file>