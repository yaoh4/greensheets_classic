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24F23881"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7-31T11:24:00Z">
        <w:r w:rsidR="00D54EFC">
          <w:rPr>
            <w:color w:val="0000FF"/>
          </w:rPr>
          <w:t>9</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1"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2" w:author="Tulchinskaya, Gaby (NIH/NCI) [C]" w:date="2017-06-27T15:13:00Z"/>
              </w:rPr>
            </w:pPr>
            <w:ins w:id="3"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4" w:author="Tulchinskaya, Gaby (NIH/NCI) [C]" w:date="2017-06-27T15:13:00Z"/>
              </w:rPr>
            </w:pPr>
            <w:ins w:id="5"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6" w:author="Tulchinskaya, Gaby (NIH/NCI) [C]" w:date="2017-06-27T15:13:00Z"/>
              </w:rPr>
            </w:pPr>
            <w:ins w:id="7"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8" w:author="Tulchinskaya, Gaby (NIH/NCI) [C]" w:date="2017-06-27T15:13:00Z"/>
              </w:rPr>
            </w:pPr>
            <w:ins w:id="9" w:author="Tulchinskaya, Gaby (NIH/NCI) [C]" w:date="2017-06-27T15:13:00Z">
              <w:r>
                <w:t xml:space="preserve">Modified the text for e-mail </w:t>
              </w:r>
            </w:ins>
            <w:ins w:id="10" w:author="Tulchinskaya, Gaby (NIH/NCI) [C]" w:date="2017-06-27T15:14:00Z">
              <w:r>
                <w:t>boilerplate to testers after it was provided by OGA.</w:t>
              </w:r>
            </w:ins>
          </w:p>
        </w:tc>
      </w:tr>
      <w:tr w:rsidR="002713C9" w14:paraId="489F336B" w14:textId="77777777" w:rsidTr="002C11E9">
        <w:trPr>
          <w:cantSplit/>
          <w:ins w:id="11"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2" w:author="Tulchinskaya, Gaby (NIH/NCI) [C]" w:date="2017-07-21T09:59:00Z"/>
              </w:rPr>
            </w:pPr>
            <w:ins w:id="13"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4" w:author="Tulchinskaya, Gaby (NIH/NCI) [C]" w:date="2017-07-21T09:59:00Z"/>
              </w:rPr>
            </w:pPr>
            <w:ins w:id="15"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6" w:author="Tulchinskaya, Gaby (NIH/NCI) [C]" w:date="2017-07-21T09:59:00Z"/>
              </w:rPr>
            </w:pPr>
            <w:ins w:id="17"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8" w:author="Tulchinskaya, Gaby (NIH/NCI) [C]" w:date="2017-07-21T09:59:00Z"/>
              </w:rPr>
            </w:pPr>
            <w:ins w:id="19" w:author="Tulchinskaya, Gaby (NIH/NCI) [C]" w:date="2017-07-21T09:59:00Z">
              <w:r>
                <w:t>Added req to sec. Non-functional requirements</w:t>
              </w:r>
            </w:ins>
          </w:p>
        </w:tc>
      </w:tr>
      <w:tr w:rsidR="00D54EFC" w14:paraId="40E285AC" w14:textId="77777777" w:rsidTr="002C11E9">
        <w:trPr>
          <w:cantSplit/>
          <w:ins w:id="20"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1" w:author="Tulchinskaya, Gaby (NIH/NCI) [C]" w:date="2017-07-31T11:23:00Z"/>
              </w:rPr>
            </w:pPr>
            <w:ins w:id="22"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3" w:author="Tulchinskaya, Gaby (NIH/NCI) [C]" w:date="2017-07-31T11:23:00Z"/>
              </w:rPr>
            </w:pPr>
            <w:ins w:id="24"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5" w:author="Tulchinskaya, Gaby (NIH/NCI) [C]" w:date="2017-07-31T11:23:00Z"/>
              </w:rPr>
            </w:pPr>
            <w:ins w:id="26"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7" w:author="Tulchinskaya, Gaby (NIH/NCI) [C]" w:date="2017-07-31T11:34:00Z"/>
              </w:rPr>
            </w:pPr>
            <w:ins w:id="28" w:author="Tulchinskaya, Gaby (NIH/NCI) [C]" w:date="2017-07-31T11:23:00Z">
              <w:r>
                <w:t xml:space="preserve">Added success messages text to sec. </w:t>
              </w:r>
            </w:ins>
            <w:ins w:id="29" w:author="Tulchinskaya, Gaby (NIH/NCI) [C]" w:date="2017-07-31T11:24:00Z">
              <w:r>
                <w:t>“</w:t>
              </w:r>
            </w:ins>
            <w:ins w:id="30" w:author="Tulchinskaya, Gaby (NIH/NCI) [C]" w:date="2017-07-31T11:23:00Z">
              <w:r>
                <w:t>For a user with Draft Viewer and/or Draft</w:t>
              </w:r>
              <w:r w:rsidRPr="009B76C6">
                <w:t xml:space="preserve"> Administrator </w:t>
              </w:r>
              <w:r>
                <w:t>role</w:t>
              </w:r>
            </w:ins>
            <w:ins w:id="31" w:author="Tulchinskaya, Gaby (NIH/NCI) [C]" w:date="2017-07-31T11:24:00Z">
              <w:r>
                <w:t>”</w:t>
              </w:r>
            </w:ins>
          </w:p>
          <w:p w14:paraId="34414618" w14:textId="77777777" w:rsidR="00D505DC" w:rsidRDefault="00D505DC" w:rsidP="00320F9D">
            <w:pPr>
              <w:pStyle w:val="Cell"/>
              <w:widowControl w:val="0"/>
              <w:rPr>
                <w:ins w:id="32" w:author="Tulchinskaya, Gaby (NIH/NCI) [C]" w:date="2017-07-31T11:34:00Z"/>
              </w:rPr>
            </w:pPr>
          </w:p>
          <w:p w14:paraId="4F6716CD" w14:textId="7C74764D" w:rsidR="00D505DC" w:rsidRDefault="00D505DC" w:rsidP="00320F9D">
            <w:pPr>
              <w:pStyle w:val="Cell"/>
              <w:widowControl w:val="0"/>
              <w:rPr>
                <w:ins w:id="33" w:author="Tulchinskaya, Gaby (NIH/NCI) [C]" w:date="2017-07-31T11:23:00Z"/>
              </w:rPr>
            </w:pPr>
            <w:ins w:id="34" w:author="Tulchinskaya, Gaby (NIH/NCI) [C]" w:date="2017-07-31T11:34:00Z">
              <w:r>
                <w:t xml:space="preserve">Added the rule to sec. </w:t>
              </w:r>
              <w:r>
                <w:t>Review &amp; Test Draft Module Screen Data elements</w:t>
              </w:r>
            </w:ins>
          </w:p>
        </w:tc>
      </w:tr>
    </w:tbl>
    <w:p w14:paraId="2303B535" w14:textId="77777777" w:rsidR="00320F9D" w:rsidRDefault="00320F9D" w:rsidP="00320F9D">
      <w:pPr>
        <w:pStyle w:val="Header1"/>
      </w:pPr>
      <w:r>
        <w:t>Reference Documents</w:t>
      </w:r>
      <w:bookmarkStart w:id="35" w:name="_GoBack"/>
      <w:bookmarkEnd w:id="35"/>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0A261F"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0A261F"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0A261F"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0A261F"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0A261F">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0A261F">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0A261F">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0A261F">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0A261F">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0A261F">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0A261F">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0A261F">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0A261F">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0A261F">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0A261F">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0A261F">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0A261F">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0A261F">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0A261F">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0A261F">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0A261F">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0A261F">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0A261F">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0A261F">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0A261F">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0A261F">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0A261F">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0A261F">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0A261F">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36" w:name="_Toc484078185"/>
      <w:r w:rsidR="000D5B80">
        <w:lastRenderedPageBreak/>
        <w:t>Document scope</w:t>
      </w:r>
      <w:bookmarkEnd w:id="36"/>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37" w:name="_Toc484078186"/>
      <w:r>
        <w:t>Business Need Description</w:t>
      </w:r>
      <w:bookmarkEnd w:id="37"/>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3006072"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38" w:name="_Toc464140073"/>
      <w:r>
        <w:t>Dependencies with other systems</w:t>
      </w:r>
      <w:bookmarkEnd w:id="38"/>
      <w:r>
        <w:t xml:space="preserve"> =&gt; </w:t>
      </w:r>
      <w:bookmarkStart w:id="39" w:name="_Toc464140074"/>
      <w:r>
        <w:t>Significant dependencies</w:t>
      </w:r>
      <w:bookmarkEnd w:id="39"/>
      <w:r>
        <w:t xml:space="preserve"> =&gt; </w:t>
      </w:r>
      <w:bookmarkStart w:id="40" w:name="_Toc464140075"/>
      <w:r>
        <w:t>Form Builder – changes for re-design</w:t>
      </w:r>
      <w:bookmarkEnd w:id="40"/>
    </w:p>
    <w:p w14:paraId="282B2D12" w14:textId="70B6DCF0" w:rsidR="0037448A" w:rsidRDefault="0037448A" w:rsidP="00600EFC">
      <w:pPr>
        <w:pStyle w:val="Heading1"/>
      </w:pPr>
      <w:bookmarkStart w:id="41" w:name="_Toc484078187"/>
      <w:r>
        <w:t>User roles</w:t>
      </w:r>
      <w:bookmarkEnd w:id="41"/>
    </w:p>
    <w:p w14:paraId="1A73BFDC" w14:textId="62B106C1" w:rsidR="00335E7C" w:rsidRDefault="00335E7C" w:rsidP="00600EFC">
      <w:pPr>
        <w:pStyle w:val="Heading2"/>
      </w:pPr>
      <w:bookmarkStart w:id="42" w:name="_Toc484078188"/>
      <w:r>
        <w:t>Before re-design:</w:t>
      </w:r>
      <w:bookmarkEnd w:id="42"/>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43" w:name="_Toc484078189"/>
      <w:r>
        <w:t xml:space="preserve">Changes </w:t>
      </w:r>
      <w:r w:rsidR="00AE0D5F">
        <w:t>for</w:t>
      </w:r>
      <w:r>
        <w:t xml:space="preserve"> re-design:</w:t>
      </w:r>
      <w:bookmarkEnd w:id="43"/>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44" w:name="_Toc464140061"/>
      <w:r w:rsidR="00686AEF" w:rsidRPr="00686AEF">
        <w:t xml:space="preserve"> </w:t>
      </w:r>
      <w:r w:rsidR="00686AEF">
        <w:t>GreenSheets users</w:t>
      </w:r>
      <w:bookmarkEnd w:id="44"/>
      <w:r w:rsidR="00686AEF">
        <w:t xml:space="preserve"> =&gt; </w:t>
      </w:r>
      <w:bookmarkStart w:id="45" w:name="_Toc464140062"/>
      <w:r w:rsidR="00686AEF">
        <w:t>User roles</w:t>
      </w:r>
      <w:bookmarkEnd w:id="45"/>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46" w:name="_Toc484078190"/>
      <w:r>
        <w:t>Overall business flow description</w:t>
      </w:r>
      <w:bookmarkEnd w:id="46"/>
    </w:p>
    <w:p w14:paraId="4385BAB7" w14:textId="2E2D6790" w:rsidR="008065CD" w:rsidRDefault="008065CD" w:rsidP="00600EFC">
      <w:pPr>
        <w:pStyle w:val="Heading2"/>
      </w:pPr>
      <w:bookmarkStart w:id="47"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47"/>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48"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49" w:author="Tulchinskaya, Gaby (NIH/NCI) [C]" w:date="2017-07-31T11:23:00Z"/>
          <w:rFonts w:ascii="Arial" w:hAnsi="Arial"/>
          <w:sz w:val="20"/>
          <w:szCs w:val="20"/>
        </w:rPr>
      </w:pPr>
      <w:ins w:id="50" w:author="Tulchinskaya, Gaby (NIH/NCI) [C]" w:date="2017-07-31T11:22:00Z">
        <w:r>
          <w:rPr>
            <w:rFonts w:ascii="Arial" w:hAnsi="Arial"/>
            <w:sz w:val="20"/>
            <w:szCs w:val="20"/>
          </w:rPr>
          <w:t xml:space="preserve">NOTE: </w:t>
        </w:r>
      </w:ins>
      <w:ins w:id="51"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52" w:author="Tulchinskaya, Gaby (NIH/NCI) [C]" w:date="2017-07-31T11:23:00Z"/>
          <w:rFonts w:asciiTheme="minorHAnsi" w:hAnsiTheme="minorHAnsi" w:cstheme="minorBidi"/>
          <w:bCs w:val="0"/>
        </w:rPr>
      </w:pPr>
      <w:ins w:id="53"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54" w:author="Tulchinskaya, Gaby (NIH/NCI) [C]" w:date="2017-07-31T11:23:00Z"/>
        </w:rPr>
      </w:pPr>
      <w:ins w:id="55"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56" w:name="_Toc484078192"/>
      <w:r>
        <w:t>Email to testers</w:t>
      </w:r>
      <w:bookmarkEnd w:id="56"/>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246AB"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57" w:name="_Toc484078193"/>
      <w:r>
        <w:t>For a Tester</w:t>
      </w:r>
      <w:bookmarkEnd w:id="57"/>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58" w:name="_Toc484078194"/>
      <w:r>
        <w:rPr>
          <w:noProof/>
        </w:rPr>
        <w:t>Review &amp; Test Draft Module functionality</w:t>
      </w:r>
      <w:bookmarkEnd w:id="58"/>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59" w:name="_Toc484078195"/>
      <w:r>
        <w:rPr>
          <w:noProof/>
        </w:rPr>
        <w:t xml:space="preserve">Review </w:t>
      </w:r>
      <w:r w:rsidR="00A623DB">
        <w:rPr>
          <w:noProof/>
        </w:rPr>
        <w:t>&amp; Test Draft</w:t>
      </w:r>
      <w:r>
        <w:rPr>
          <w:noProof/>
        </w:rPr>
        <w:t xml:space="preserve"> Module screens mockup</w:t>
      </w:r>
      <w:r w:rsidR="00434DFA">
        <w:rPr>
          <w:noProof/>
        </w:rPr>
        <w:t>s</w:t>
      </w:r>
      <w:bookmarkEnd w:id="59"/>
    </w:p>
    <w:p w14:paraId="1E2B125F" w14:textId="16855D4D" w:rsidR="00A20307" w:rsidRDefault="00A20307" w:rsidP="00600EFC">
      <w:pPr>
        <w:pStyle w:val="Heading3"/>
      </w:pPr>
      <w:bookmarkStart w:id="60" w:name="_Toc484078196"/>
      <w:r>
        <w:t>General mockup for all modules, except Revision</w:t>
      </w:r>
      <w:bookmarkEnd w:id="60"/>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61" w:name="_Toc484078197"/>
      <w:r>
        <w:t>“Existing Type/Mechanism combinations with no changes” section mockup</w:t>
      </w:r>
      <w:bookmarkEnd w:id="61"/>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62" w:name="_Toc484078198"/>
      <w:r>
        <w:lastRenderedPageBreak/>
        <w:t>Revision module mockup</w:t>
      </w:r>
      <w:bookmarkEnd w:id="62"/>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63" w:author="Tulchinskaya, Gaby (NIH/NCI) [C]" w:date="2017-07-31T11:32:00Z"/>
        </w:rPr>
      </w:pPr>
      <w:bookmarkStart w:id="64" w:name="_Toc484078199"/>
      <w:r>
        <w:t xml:space="preserve">Review </w:t>
      </w:r>
      <w:r w:rsidR="00E73E07">
        <w:t>&amp;</w:t>
      </w:r>
      <w:r>
        <w:t xml:space="preserve"> Test </w:t>
      </w:r>
      <w:r w:rsidR="00E73E07">
        <w:t xml:space="preserve">Draft </w:t>
      </w:r>
      <w:r>
        <w:t>Module Screen Data elements</w:t>
      </w:r>
      <w:bookmarkEnd w:id="64"/>
    </w:p>
    <w:p w14:paraId="3E3D0F3C" w14:textId="1E642569" w:rsidR="00D505DC" w:rsidRDefault="00D505DC" w:rsidP="00D505DC">
      <w:pPr>
        <w:rPr>
          <w:ins w:id="65" w:author="Tulchinskaya, Gaby (NIH/NCI) [C]" w:date="2017-07-31T11:33:00Z"/>
          <w:rFonts w:asciiTheme="minorHAnsi" w:hAnsiTheme="minorHAnsi" w:cstheme="minorBidi"/>
          <w:bCs w:val="0"/>
        </w:rPr>
      </w:pPr>
      <w:ins w:id="66" w:author="Tulchinskaya, Gaby (NIH/NCI) [C]" w:date="2017-07-31T11:32:00Z">
        <w:r>
          <w:t xml:space="preserve">Rule: </w:t>
        </w:r>
      </w:ins>
      <w:ins w:id="67" w:author="Tulchinskaya, Gaby (NIH/NCI) [C]" w:date="2017-07-31T11:33:00Z">
        <w:r>
          <w:t>Display of Type/M</w:t>
        </w:r>
        <w:r>
          <w:t xml:space="preserve">ech list for the form </w:t>
        </w:r>
      </w:ins>
    </w:p>
    <w:p w14:paraId="5366BC5C" w14:textId="326DCE94" w:rsidR="00D505DC" w:rsidRDefault="00D505DC" w:rsidP="00D505DC">
      <w:pPr>
        <w:widowControl/>
        <w:numPr>
          <w:ilvl w:val="0"/>
          <w:numId w:val="32"/>
        </w:numPr>
        <w:autoSpaceDE/>
        <w:autoSpaceDN/>
        <w:adjustRightInd/>
        <w:spacing w:after="0" w:line="240" w:lineRule="auto"/>
        <w:rPr>
          <w:ins w:id="68" w:author="Tulchinskaya, Gaby (NIH/NCI) [C]" w:date="2017-07-31T11:33:00Z"/>
        </w:rPr>
      </w:pPr>
      <w:ins w:id="69" w:author="Tulchinskaya, Gaby (NIH/NCI) [C]" w:date="2017-07-31T11:33:00Z">
        <w:r>
          <w:t>Group by mech,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70" w:author="Tulchinskaya, Gaby (NIH/NCI) [C]" w:date="2017-07-31T11:33:00Z">
        <w:r>
          <w:t>If it’s more than one mech, mech groups should be in alphabetical order. E.g. F…group should preside R..group</w:t>
        </w:r>
      </w:ins>
    </w:p>
    <w:p w14:paraId="0C7915AF" w14:textId="1BD0343E" w:rsidR="00D42244" w:rsidRPr="00D42244" w:rsidRDefault="00D42244" w:rsidP="00D42244">
      <w:pPr>
        <w:pStyle w:val="Heading3"/>
      </w:pPr>
      <w:bookmarkStart w:id="71" w:name="_Toc484078200"/>
      <w:r>
        <w:t>Applicable to all modules, except Revision</w:t>
      </w:r>
      <w:bookmarkEnd w:id="71"/>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lastRenderedPageBreak/>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 xml:space="preserve">Set of Application type/Application mechanism combinations, without any </w:t>
            </w:r>
            <w:r>
              <w:lastRenderedPageBreak/>
              <w:t>changes in this module in Form Builder</w:t>
            </w:r>
          </w:p>
        </w:tc>
        <w:tc>
          <w:tcPr>
            <w:tcW w:w="1350" w:type="dxa"/>
          </w:tcPr>
          <w:p w14:paraId="79EE5852" w14:textId="385FFD6D" w:rsidR="00AD48E5" w:rsidRDefault="00AD48E5" w:rsidP="00600EFC">
            <w:r>
              <w:lastRenderedPageBreak/>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72" w:name="_Toc484078201"/>
      <w:r>
        <w:t>Applicable to Revision module</w:t>
      </w:r>
      <w:bookmarkEnd w:id="72"/>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73" w:name="_Toc484078202"/>
      <w:r>
        <w:rPr>
          <w:noProof/>
        </w:rPr>
        <w:t>Test Greensheet functionality</w:t>
      </w:r>
      <w:bookmarkEnd w:id="73"/>
    </w:p>
    <w:p w14:paraId="26A5C7D7" w14:textId="57D289B5" w:rsidR="00EC5443" w:rsidRDefault="00EC5443" w:rsidP="00600EFC">
      <w:pPr>
        <w:pStyle w:val="Heading2"/>
      </w:pPr>
      <w:bookmarkStart w:id="74" w:name="_Toc484078203"/>
      <w:r>
        <w:t>“Test” flow of events</w:t>
      </w:r>
      <w:bookmarkEnd w:id="74"/>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lastRenderedPageBreak/>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75" w:name="_Toc481661897"/>
      <w:r w:rsidRPr="004A5C0B">
        <w:t>BUSINESS RULES and Corresponding Errors</w:t>
      </w:r>
      <w:bookmarkEnd w:id="75"/>
      <w:r>
        <w:t xml:space="preserve"> =&gt; </w:t>
      </w:r>
      <w:bookmarkStart w:id="76" w:name="_Toc481661898"/>
      <w:r>
        <w:t>Display rules</w:t>
      </w:r>
      <w:bookmarkEnd w:id="76"/>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 xml:space="preserve">If Actor navigated from “Existing Type/Mechanism Combinations With No Changes” </w:t>
      </w:r>
      <w:r w:rsidRPr="00F011FB">
        <w:lastRenderedPageBreak/>
        <w:t>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77" w:name="_Toc484078204"/>
      <w:r>
        <w:t xml:space="preserve">Review and Test Greensheet </w:t>
      </w:r>
      <w:r w:rsidR="002010FD">
        <w:t>s</w:t>
      </w:r>
      <w:r w:rsidR="00EC5443">
        <w:t>creen mockup</w:t>
      </w:r>
      <w:bookmarkEnd w:id="77"/>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78" w:name="_Toc484078205"/>
      <w:r>
        <w:t>Sub-questions</w:t>
      </w:r>
      <w:r w:rsidR="00A966E1">
        <w:t xml:space="preserve"> numbering</w:t>
      </w:r>
      <w:bookmarkEnd w:id="7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79" w:name="_Toc484078206"/>
      <w:r>
        <w:lastRenderedPageBreak/>
        <w:t xml:space="preserve">Review and Test Greensheet </w:t>
      </w:r>
      <w:r w:rsidR="00EC5443">
        <w:t>Screen Data elements</w:t>
      </w:r>
      <w:bookmarkEnd w:id="7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lastRenderedPageBreak/>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3006073"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3006074" r:id="rId38"/>
              </w:object>
            </w:r>
            <w:r w:rsidRPr="007C0448">
              <w:rPr>
                <w:rFonts w:ascii="Arial" w:hAnsi="Arial"/>
                <w:sz w:val="20"/>
                <w:szCs w:val="20"/>
              </w:rPr>
              <w:t>. Comments are 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rPr>
                <w:rFonts w:eastAsia="Calibri"/>
              </w:rPr>
              <w:object w:dxaOrig="380" w:dyaOrig="300" w14:anchorId="61698862">
                <v:shape id="_x0000_i1028" type="#_x0000_t75" style="width:19pt;height:15pt" o:ole="">
                  <v:imagedata r:id="rId35" o:title=""/>
                </v:shape>
                <o:OLEObject Type="Embed" ProgID="PBrush" ShapeID="_x0000_i1028" DrawAspect="Content" ObjectID="_1563006075" r:id="rId39"/>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rPr>
                <w:rFonts w:eastAsia="Calibri"/>
              </w:rPr>
              <w:object w:dxaOrig="170" w:dyaOrig="310" w14:anchorId="1A3C3BCE">
                <v:shape id="_x0000_i1029" type="#_x0000_t75" style="width:8.5pt;height:15.5pt" o:ole="">
                  <v:imagedata r:id="rId37" o:title=""/>
                </v:shape>
                <o:OLEObject Type="Embed" ProgID="PBrush" ShapeID="_x0000_i1029" DrawAspect="Content" ObjectID="_1563006076" r:id="rId40"/>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80" w:name="_Toc484078207"/>
      <w:r>
        <w:rPr>
          <w:noProof/>
        </w:rPr>
        <w:lastRenderedPageBreak/>
        <w:t>Promote or Reject the module functionality</w:t>
      </w:r>
      <w:bookmarkEnd w:id="8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81" w:name="_Toc484078208"/>
      <w:r w:rsidRPr="00A65F80">
        <w:t>Import templates from GS Form Builder</w:t>
      </w:r>
      <w:bookmarkEnd w:id="8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 xml:space="preserve">Parsing </w:t>
            </w:r>
            <w:r w:rsidRPr="00E432B9">
              <w:lastRenderedPageBreak/>
              <w:t>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lastRenderedPageBreak/>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w:t>
            </w:r>
            <w:r w:rsidRPr="00E432B9">
              <w:rPr>
                <w:rFonts w:ascii="Arial" w:eastAsia="Times New Roman" w:hAnsi="Arial" w:cs="Arial"/>
                <w:color w:val="000000"/>
              </w:rPr>
              <w:lastRenderedPageBreak/>
              <w:t xml:space="preserve">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w:t>
            </w:r>
            <w:r w:rsidRPr="00E432B9">
              <w:lastRenderedPageBreak/>
              <w:t>validations to individual questions from Form Builder to Greensheets</w:t>
            </w:r>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lastRenderedPageBreak/>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82" w:name="_Toc484078209"/>
      <w:r>
        <w:t>Email Notifications about greensheets module deployment process.</w:t>
      </w:r>
      <w:bookmarkEnd w:id="8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w:t>
            </w:r>
            <w:r w:rsidRPr="00B75CC6">
              <w:lastRenderedPageBreak/>
              <w:t xml:space="preserve">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lastRenderedPageBreak/>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83"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84"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85"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86" w:author="Polonsky, Yakov (NIH/NCI) [C]" w:date="2017-02-10T11:36:00Z">
              <w:r w:rsidR="00F240E9" w:rsidRPr="00B75CC6">
                <w:rPr>
                  <w:rFonts w:ascii="Arial" w:hAnsi="Arial"/>
                  <w:sz w:val="20"/>
                  <w:szCs w:val="20"/>
                </w:rPr>
                <w:t xml:space="preserve"> and</w:t>
              </w:r>
            </w:ins>
            <w:del w:id="87"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88" w:author="Tulchinskaya, Gaby (NIH/NCI) [C]" w:date="2017-02-10T10:59:00Z">
              <w:r w:rsidR="009B1C1D" w:rsidRPr="00B75CC6">
                <w:rPr>
                  <w:rFonts w:ascii="Arial" w:hAnsi="Arial"/>
                  <w:sz w:val="20"/>
                  <w:szCs w:val="20"/>
                </w:rPr>
                <w:t>select th</w:t>
              </w:r>
            </w:ins>
            <w:ins w:id="89" w:author="Tulchinskaya, Gaby (NIH/NCI) [C]" w:date="2017-02-10T11:01:00Z">
              <w:r w:rsidR="009B1C1D" w:rsidRPr="00B75CC6">
                <w:rPr>
                  <w:rFonts w:ascii="Arial" w:hAnsi="Arial"/>
                  <w:sz w:val="20"/>
                  <w:szCs w:val="20"/>
                </w:rPr>
                <w:t>is</w:t>
              </w:r>
            </w:ins>
            <w:ins w:id="90" w:author="Tulchinskaya, Gaby (NIH/NCI) [C]" w:date="2017-02-10T10:59:00Z">
              <w:r w:rsidR="009B1C1D" w:rsidRPr="00B75CC6">
                <w:rPr>
                  <w:rFonts w:ascii="Arial" w:hAnsi="Arial"/>
                  <w:sz w:val="20"/>
                  <w:szCs w:val="20"/>
                </w:rPr>
                <w:t xml:space="preserve"> module in the </w:t>
              </w:r>
            </w:ins>
            <w:ins w:id="91"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92" w:author="Tulchinskaya, Gaby (NIH/NCI) [C]" w:date="2017-02-10T11:00:00Z">
              <w:r w:rsidR="009B1C1D" w:rsidRPr="00B75CC6">
                <w:rPr>
                  <w:rFonts w:ascii="Arial" w:hAnsi="Arial"/>
                  <w:sz w:val="20"/>
                  <w:szCs w:val="20"/>
                </w:rPr>
                <w:t xml:space="preserve"> screen</w:t>
              </w:r>
            </w:ins>
            <w:ins w:id="93" w:author="Polonsky, Yakov (NIH/NCI) [C]" w:date="2017-02-10T11:36:00Z">
              <w:r w:rsidR="00F240E9" w:rsidRPr="00B75CC6">
                <w:rPr>
                  <w:rFonts w:ascii="Arial" w:hAnsi="Arial"/>
                  <w:sz w:val="20"/>
                  <w:szCs w:val="20"/>
                </w:rPr>
                <w:t xml:space="preserve">. </w:t>
              </w:r>
            </w:ins>
            <w:ins w:id="94" w:author="Tulchinskaya, Gaby (NIH/NCI) [C]" w:date="2017-06-26T15:10:00Z">
              <w:r w:rsidR="0044189E">
                <w:rPr>
                  <w:rFonts w:ascii="Arial" w:hAnsi="Arial"/>
                  <w:sz w:val="20"/>
                  <w:szCs w:val="20"/>
                </w:rPr>
                <w:t>Use</w:t>
              </w:r>
            </w:ins>
            <w:ins w:id="95"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96"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97"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98"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99" w:author="Tulchinskaya, Gaby (NIH/NCI) [C]" w:date="2017-02-10T10:58:00Z"/>
                <w:rFonts w:ascii="Arial" w:hAnsi="Arial"/>
                <w:sz w:val="20"/>
                <w:szCs w:val="20"/>
              </w:rPr>
            </w:pPr>
            <w:del w:id="100"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101" w:author="Tulchinskaya, Gaby (NIH/NCI) [C]" w:date="2017-02-10T10:58:00Z"/>
                <w:rFonts w:ascii="Arial" w:hAnsi="Arial"/>
                <w:sz w:val="20"/>
                <w:szCs w:val="20"/>
              </w:rPr>
            </w:pPr>
            <w:del w:id="102"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03"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104" w:author="Polonsky, Yakov (NIH/NCI) [C]" w:date="2017-02-10T11:38:00Z">
              <w:r w:rsidR="00F240E9" w:rsidRPr="00B75CC6">
                <w:t xml:space="preserve">(URL should be </w:t>
              </w:r>
            </w:ins>
            <w:ins w:id="105"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lastRenderedPageBreak/>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06"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[GS - TEST 2017-02-09 04:47:56 PM] 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10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08"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109" w:name="_Toc484078210"/>
      <w:r>
        <w:t>Non-functional requirements</w:t>
      </w:r>
      <w:bookmarkEnd w:id="10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lastRenderedPageBreak/>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110" w:author="Tulchinskaya, Gaby (NIH/NCI) [C]" w:date="2017-07-21T09:58:00Z"/>
          <w:rFonts w:ascii="Arial" w:hAnsi="Arial"/>
          <w:sz w:val="20"/>
          <w:szCs w:val="20"/>
        </w:rPr>
      </w:pPr>
      <w:r w:rsidRPr="00B75CC6">
        <w:rPr>
          <w:rFonts w:ascii="Arial" w:hAnsi="Arial"/>
          <w:sz w:val="20"/>
          <w:szCs w:val="20"/>
        </w:rPr>
        <w:t>If any form in the module is NOT tied to any type/mech at all</w:t>
      </w:r>
    </w:p>
    <w:p w14:paraId="3E225038" w14:textId="1AAB4B04" w:rsidR="008160DB" w:rsidRPr="00B75CC6" w:rsidRDefault="008160DB" w:rsidP="00DD68C4">
      <w:pPr>
        <w:pStyle w:val="ListParagraph"/>
        <w:numPr>
          <w:ilvl w:val="0"/>
          <w:numId w:val="23"/>
        </w:numPr>
        <w:rPr>
          <w:rFonts w:ascii="Arial" w:hAnsi="Arial"/>
          <w:sz w:val="20"/>
          <w:szCs w:val="20"/>
        </w:rPr>
      </w:pPr>
      <w:ins w:id="111"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383B1" w14:textId="77777777" w:rsidR="000A261F" w:rsidRDefault="000A261F" w:rsidP="00600EFC">
      <w:r>
        <w:separator/>
      </w:r>
    </w:p>
    <w:p w14:paraId="69FFD665" w14:textId="77777777" w:rsidR="000A261F" w:rsidRDefault="000A261F" w:rsidP="00600EFC"/>
    <w:p w14:paraId="16D0CA45" w14:textId="77777777" w:rsidR="000A261F" w:rsidRDefault="000A261F" w:rsidP="00600EFC"/>
    <w:p w14:paraId="62EC69EB" w14:textId="77777777" w:rsidR="000A261F" w:rsidRDefault="000A261F" w:rsidP="00600EFC"/>
    <w:p w14:paraId="22A846B2" w14:textId="77777777" w:rsidR="000A261F" w:rsidRDefault="000A261F" w:rsidP="00600EFC"/>
    <w:p w14:paraId="2CACEAD7" w14:textId="77777777" w:rsidR="000A261F" w:rsidRDefault="000A261F" w:rsidP="00600EFC"/>
    <w:p w14:paraId="00B9FB39" w14:textId="77777777" w:rsidR="000A261F" w:rsidRDefault="000A261F" w:rsidP="00600EFC"/>
    <w:p w14:paraId="79E76743" w14:textId="77777777" w:rsidR="000A261F" w:rsidRDefault="000A261F" w:rsidP="00600EFC"/>
    <w:p w14:paraId="3D715FF7" w14:textId="77777777" w:rsidR="000A261F" w:rsidRDefault="000A261F" w:rsidP="00600EFC"/>
    <w:p w14:paraId="417B5807" w14:textId="77777777" w:rsidR="000A261F" w:rsidRDefault="000A261F" w:rsidP="00600EFC"/>
    <w:p w14:paraId="33ECE175" w14:textId="77777777" w:rsidR="000A261F" w:rsidRDefault="000A261F" w:rsidP="00600EFC"/>
    <w:p w14:paraId="219201F9" w14:textId="77777777" w:rsidR="000A261F" w:rsidRDefault="000A261F" w:rsidP="00600EFC"/>
    <w:p w14:paraId="79627755" w14:textId="77777777" w:rsidR="000A261F" w:rsidRDefault="000A261F" w:rsidP="00600EFC"/>
    <w:p w14:paraId="5188FBD4" w14:textId="77777777" w:rsidR="000A261F" w:rsidRDefault="000A261F" w:rsidP="00600EFC"/>
    <w:p w14:paraId="0F31C8EA" w14:textId="77777777" w:rsidR="000A261F" w:rsidRDefault="000A261F" w:rsidP="00600EFC"/>
    <w:p w14:paraId="03F564C5" w14:textId="77777777" w:rsidR="000A261F" w:rsidRDefault="000A261F" w:rsidP="00600EFC"/>
    <w:p w14:paraId="78279009" w14:textId="77777777" w:rsidR="000A261F" w:rsidRDefault="000A261F" w:rsidP="00600EFC"/>
    <w:p w14:paraId="20CDAB7F" w14:textId="77777777" w:rsidR="000A261F" w:rsidRDefault="000A261F" w:rsidP="00600EFC"/>
    <w:p w14:paraId="0D38F54A" w14:textId="77777777" w:rsidR="000A261F" w:rsidRDefault="000A261F" w:rsidP="00600EFC"/>
    <w:p w14:paraId="5D26DCAA" w14:textId="77777777" w:rsidR="000A261F" w:rsidRDefault="000A261F" w:rsidP="00600EFC"/>
    <w:p w14:paraId="36EC5C38" w14:textId="77777777" w:rsidR="000A261F" w:rsidRDefault="000A261F" w:rsidP="00600EFC"/>
    <w:p w14:paraId="249AB0DA" w14:textId="77777777" w:rsidR="000A261F" w:rsidRDefault="000A261F" w:rsidP="00600EFC"/>
    <w:p w14:paraId="5D7F733C" w14:textId="77777777" w:rsidR="000A261F" w:rsidRDefault="000A261F" w:rsidP="00600EFC"/>
    <w:p w14:paraId="7D74AF0B" w14:textId="77777777" w:rsidR="000A261F" w:rsidRDefault="000A261F" w:rsidP="00600EFC"/>
    <w:p w14:paraId="006C2892" w14:textId="77777777" w:rsidR="000A261F" w:rsidRDefault="000A261F" w:rsidP="00600EFC"/>
    <w:p w14:paraId="505D07FC" w14:textId="77777777" w:rsidR="000A261F" w:rsidRDefault="000A261F" w:rsidP="00600EFC"/>
    <w:p w14:paraId="1C082910" w14:textId="77777777" w:rsidR="000A261F" w:rsidRDefault="000A261F" w:rsidP="00600EFC"/>
    <w:p w14:paraId="001C19F1" w14:textId="77777777" w:rsidR="000A261F" w:rsidRDefault="000A261F" w:rsidP="00600EFC"/>
    <w:p w14:paraId="511BDED5" w14:textId="77777777" w:rsidR="000A261F" w:rsidRDefault="000A261F" w:rsidP="00600EFC"/>
  </w:endnote>
  <w:endnote w:type="continuationSeparator" w:id="0">
    <w:p w14:paraId="0560AC42" w14:textId="77777777" w:rsidR="000A261F" w:rsidRDefault="000A261F" w:rsidP="00600EFC">
      <w:r>
        <w:continuationSeparator/>
      </w:r>
    </w:p>
    <w:p w14:paraId="68BD0570" w14:textId="77777777" w:rsidR="000A261F" w:rsidRDefault="000A261F" w:rsidP="00600EFC"/>
    <w:p w14:paraId="368692FF" w14:textId="77777777" w:rsidR="000A261F" w:rsidRDefault="000A261F" w:rsidP="00600EFC"/>
    <w:p w14:paraId="63C21D65" w14:textId="77777777" w:rsidR="000A261F" w:rsidRDefault="000A261F" w:rsidP="00600EFC"/>
    <w:p w14:paraId="28EEA6F3" w14:textId="77777777" w:rsidR="000A261F" w:rsidRDefault="000A261F" w:rsidP="00600EFC"/>
    <w:p w14:paraId="66878A66" w14:textId="77777777" w:rsidR="000A261F" w:rsidRDefault="000A261F" w:rsidP="00600EFC"/>
    <w:p w14:paraId="78D547E3" w14:textId="77777777" w:rsidR="000A261F" w:rsidRDefault="000A261F" w:rsidP="00600EFC"/>
    <w:p w14:paraId="2933D1B1" w14:textId="77777777" w:rsidR="000A261F" w:rsidRDefault="000A261F" w:rsidP="00600EFC"/>
    <w:p w14:paraId="44004173" w14:textId="77777777" w:rsidR="000A261F" w:rsidRDefault="000A261F" w:rsidP="00600EFC"/>
    <w:p w14:paraId="58DBC3EC" w14:textId="77777777" w:rsidR="000A261F" w:rsidRDefault="000A261F" w:rsidP="00600EFC"/>
    <w:p w14:paraId="01F82B33" w14:textId="77777777" w:rsidR="000A261F" w:rsidRDefault="000A261F" w:rsidP="00600EFC"/>
    <w:p w14:paraId="289DFDAC" w14:textId="77777777" w:rsidR="000A261F" w:rsidRDefault="000A261F" w:rsidP="00600EFC"/>
    <w:p w14:paraId="50198787" w14:textId="77777777" w:rsidR="000A261F" w:rsidRDefault="000A261F" w:rsidP="00600EFC"/>
    <w:p w14:paraId="7E7120ED" w14:textId="77777777" w:rsidR="000A261F" w:rsidRDefault="000A261F" w:rsidP="00600EFC"/>
    <w:p w14:paraId="550930F6" w14:textId="77777777" w:rsidR="000A261F" w:rsidRDefault="000A261F" w:rsidP="00600EFC"/>
    <w:p w14:paraId="5CA839C9" w14:textId="77777777" w:rsidR="000A261F" w:rsidRDefault="000A261F" w:rsidP="00600EFC"/>
    <w:p w14:paraId="3CBDCDDA" w14:textId="77777777" w:rsidR="000A261F" w:rsidRDefault="000A261F" w:rsidP="00600EFC"/>
    <w:p w14:paraId="588F0B5F" w14:textId="77777777" w:rsidR="000A261F" w:rsidRDefault="000A261F" w:rsidP="00600EFC"/>
    <w:p w14:paraId="02B419ED" w14:textId="77777777" w:rsidR="000A261F" w:rsidRDefault="000A261F" w:rsidP="00600EFC"/>
    <w:p w14:paraId="5253477A" w14:textId="77777777" w:rsidR="000A261F" w:rsidRDefault="000A261F" w:rsidP="00600EFC"/>
    <w:p w14:paraId="5FE9FDDE" w14:textId="77777777" w:rsidR="000A261F" w:rsidRDefault="000A261F" w:rsidP="00600EFC"/>
    <w:p w14:paraId="2EBD29BB" w14:textId="77777777" w:rsidR="000A261F" w:rsidRDefault="000A261F" w:rsidP="00600EFC"/>
    <w:p w14:paraId="29F6BCFB" w14:textId="77777777" w:rsidR="000A261F" w:rsidRDefault="000A261F" w:rsidP="00600EFC"/>
    <w:p w14:paraId="79BCBF0C" w14:textId="77777777" w:rsidR="000A261F" w:rsidRDefault="000A261F" w:rsidP="00600EFC"/>
    <w:p w14:paraId="58FA35B4" w14:textId="77777777" w:rsidR="000A261F" w:rsidRDefault="000A261F" w:rsidP="00600EFC"/>
    <w:p w14:paraId="11EB2E75" w14:textId="77777777" w:rsidR="000A261F" w:rsidRDefault="000A261F" w:rsidP="00600EFC"/>
    <w:p w14:paraId="0661FFD8" w14:textId="77777777" w:rsidR="000A261F" w:rsidRDefault="000A261F" w:rsidP="00600EFC"/>
    <w:p w14:paraId="78A0C3ED" w14:textId="77777777" w:rsidR="000A261F" w:rsidRDefault="000A261F" w:rsidP="00600EFC"/>
    <w:p w14:paraId="4A895FB8" w14:textId="77777777" w:rsidR="000A261F" w:rsidRDefault="000A261F"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1F277871" w:rsidR="007C3305" w:rsidRDefault="007C3305" w:rsidP="00600EFC">
        <w:pPr>
          <w:pStyle w:val="Footer"/>
        </w:pPr>
        <w:r>
          <w:fldChar w:fldCharType="begin"/>
        </w:r>
        <w:r>
          <w:instrText xml:space="preserve"> PAGE   \* MERGEFORMAT </w:instrText>
        </w:r>
        <w:r>
          <w:fldChar w:fldCharType="separate"/>
        </w:r>
        <w:r w:rsidR="00D505DC">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4C09AEB2"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D505DC">
      <w:rPr>
        <w:rStyle w:val="PageNumber"/>
        <w:noProof/>
      </w:rPr>
      <w:t>1</w:t>
    </w:r>
    <w:r w:rsidRPr="00045429">
      <w:rPr>
        <w:rStyle w:val="PageNumber"/>
      </w:rPr>
      <w:fldChar w:fldCharType="end"/>
    </w:r>
    <w:r w:rsidRPr="00045429">
      <w:rPr>
        <w:rStyle w:val="PageNumber"/>
      </w:rPr>
      <w:t xml:space="preserve"> of </w:t>
    </w:r>
    <w:r w:rsidR="000A261F">
      <w:fldChar w:fldCharType="begin"/>
    </w:r>
    <w:r w:rsidR="000A261F">
      <w:instrText xml:space="preserve"> SECTIONPAGES  \* Arabic  \* MERGEFORMAT </w:instrText>
    </w:r>
    <w:r w:rsidR="000A261F">
      <w:fldChar w:fldCharType="separate"/>
    </w:r>
    <w:r w:rsidR="00D505DC" w:rsidRPr="00D505DC">
      <w:rPr>
        <w:rStyle w:val="PageNumber"/>
        <w:noProof/>
      </w:rPr>
      <w:t>23</w:t>
    </w:r>
    <w:r w:rsidR="000A261F">
      <w:rPr>
        <w:rStyle w:val="PageNumber"/>
        <w:noProof/>
      </w:rPr>
      <w:fldChar w:fldCharType="end"/>
    </w:r>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BC36A" w14:textId="77777777" w:rsidR="000A261F" w:rsidRDefault="000A261F" w:rsidP="00600EFC">
      <w:r>
        <w:separator/>
      </w:r>
    </w:p>
    <w:p w14:paraId="483490E0" w14:textId="77777777" w:rsidR="000A261F" w:rsidRDefault="000A261F" w:rsidP="00600EFC"/>
    <w:p w14:paraId="23A6B346" w14:textId="77777777" w:rsidR="000A261F" w:rsidRDefault="000A261F" w:rsidP="00600EFC"/>
    <w:p w14:paraId="4D384C5C" w14:textId="77777777" w:rsidR="000A261F" w:rsidRDefault="000A261F" w:rsidP="00600EFC"/>
    <w:p w14:paraId="03D64DA7" w14:textId="77777777" w:rsidR="000A261F" w:rsidRDefault="000A261F" w:rsidP="00600EFC"/>
    <w:p w14:paraId="4F6DA62E" w14:textId="77777777" w:rsidR="000A261F" w:rsidRDefault="000A261F" w:rsidP="00600EFC"/>
    <w:p w14:paraId="3C8D1A7D" w14:textId="77777777" w:rsidR="000A261F" w:rsidRDefault="000A261F" w:rsidP="00600EFC"/>
    <w:p w14:paraId="0C3DF6D8" w14:textId="77777777" w:rsidR="000A261F" w:rsidRDefault="000A261F" w:rsidP="00600EFC"/>
    <w:p w14:paraId="4033703F" w14:textId="77777777" w:rsidR="000A261F" w:rsidRDefault="000A261F" w:rsidP="00600EFC"/>
    <w:p w14:paraId="1065E812" w14:textId="77777777" w:rsidR="000A261F" w:rsidRDefault="000A261F" w:rsidP="00600EFC"/>
    <w:p w14:paraId="3084C372" w14:textId="77777777" w:rsidR="000A261F" w:rsidRDefault="000A261F" w:rsidP="00600EFC"/>
    <w:p w14:paraId="704ABC23" w14:textId="77777777" w:rsidR="000A261F" w:rsidRDefault="000A261F" w:rsidP="00600EFC"/>
    <w:p w14:paraId="7E206EBE" w14:textId="77777777" w:rsidR="000A261F" w:rsidRDefault="000A261F" w:rsidP="00600EFC"/>
    <w:p w14:paraId="3D455BBF" w14:textId="77777777" w:rsidR="000A261F" w:rsidRDefault="000A261F" w:rsidP="00600EFC"/>
    <w:p w14:paraId="28DD7772" w14:textId="77777777" w:rsidR="000A261F" w:rsidRDefault="000A261F" w:rsidP="00600EFC"/>
    <w:p w14:paraId="533C07B6" w14:textId="77777777" w:rsidR="000A261F" w:rsidRDefault="000A261F" w:rsidP="00600EFC"/>
    <w:p w14:paraId="4100ACE8" w14:textId="77777777" w:rsidR="000A261F" w:rsidRDefault="000A261F" w:rsidP="00600EFC"/>
    <w:p w14:paraId="51F60750" w14:textId="77777777" w:rsidR="000A261F" w:rsidRDefault="000A261F" w:rsidP="00600EFC"/>
    <w:p w14:paraId="66836964" w14:textId="77777777" w:rsidR="000A261F" w:rsidRDefault="000A261F" w:rsidP="00600EFC"/>
    <w:p w14:paraId="5A6F1FA8" w14:textId="77777777" w:rsidR="000A261F" w:rsidRDefault="000A261F" w:rsidP="00600EFC"/>
    <w:p w14:paraId="741E534F" w14:textId="77777777" w:rsidR="000A261F" w:rsidRDefault="000A261F" w:rsidP="00600EFC"/>
    <w:p w14:paraId="4A6EF163" w14:textId="77777777" w:rsidR="000A261F" w:rsidRDefault="000A261F" w:rsidP="00600EFC"/>
    <w:p w14:paraId="1D2F4E31" w14:textId="77777777" w:rsidR="000A261F" w:rsidRDefault="000A261F" w:rsidP="00600EFC"/>
    <w:p w14:paraId="3AD75E81" w14:textId="77777777" w:rsidR="000A261F" w:rsidRDefault="000A261F" w:rsidP="00600EFC"/>
    <w:p w14:paraId="7351573F" w14:textId="77777777" w:rsidR="000A261F" w:rsidRDefault="000A261F" w:rsidP="00600EFC"/>
    <w:p w14:paraId="128D0AAB" w14:textId="77777777" w:rsidR="000A261F" w:rsidRDefault="000A261F" w:rsidP="00600EFC"/>
    <w:p w14:paraId="47DF027C" w14:textId="77777777" w:rsidR="000A261F" w:rsidRDefault="000A261F" w:rsidP="00600EFC"/>
    <w:p w14:paraId="516F2A02" w14:textId="77777777" w:rsidR="000A261F" w:rsidRDefault="000A261F" w:rsidP="00600EFC"/>
    <w:p w14:paraId="30AB7C33" w14:textId="77777777" w:rsidR="000A261F" w:rsidRDefault="000A261F" w:rsidP="00600EFC"/>
  </w:footnote>
  <w:footnote w:type="continuationSeparator" w:id="0">
    <w:p w14:paraId="4DDC1313" w14:textId="77777777" w:rsidR="000A261F" w:rsidRDefault="000A261F" w:rsidP="00600EFC">
      <w:r>
        <w:continuationSeparator/>
      </w:r>
    </w:p>
    <w:p w14:paraId="0ED4A38F" w14:textId="77777777" w:rsidR="000A261F" w:rsidRDefault="000A261F" w:rsidP="00600EFC"/>
    <w:p w14:paraId="0E936EC2" w14:textId="77777777" w:rsidR="000A261F" w:rsidRDefault="000A261F" w:rsidP="00600EFC"/>
    <w:p w14:paraId="490CB8BB" w14:textId="77777777" w:rsidR="000A261F" w:rsidRDefault="000A261F" w:rsidP="00600EFC"/>
    <w:p w14:paraId="0817B6E1" w14:textId="77777777" w:rsidR="000A261F" w:rsidRDefault="000A261F" w:rsidP="00600EFC"/>
    <w:p w14:paraId="10CF7A28" w14:textId="77777777" w:rsidR="000A261F" w:rsidRDefault="000A261F" w:rsidP="00600EFC"/>
    <w:p w14:paraId="028E0EA7" w14:textId="77777777" w:rsidR="000A261F" w:rsidRDefault="000A261F" w:rsidP="00600EFC"/>
    <w:p w14:paraId="1ED4C009" w14:textId="77777777" w:rsidR="000A261F" w:rsidRDefault="000A261F" w:rsidP="00600EFC"/>
    <w:p w14:paraId="62D7E8EB" w14:textId="77777777" w:rsidR="000A261F" w:rsidRDefault="000A261F" w:rsidP="00600EFC"/>
    <w:p w14:paraId="100F7370" w14:textId="77777777" w:rsidR="000A261F" w:rsidRDefault="000A261F" w:rsidP="00600EFC"/>
    <w:p w14:paraId="3BCC5107" w14:textId="77777777" w:rsidR="000A261F" w:rsidRDefault="000A261F" w:rsidP="00600EFC"/>
    <w:p w14:paraId="284D3C02" w14:textId="77777777" w:rsidR="000A261F" w:rsidRDefault="000A261F" w:rsidP="00600EFC"/>
    <w:p w14:paraId="3603D0A0" w14:textId="77777777" w:rsidR="000A261F" w:rsidRDefault="000A261F" w:rsidP="00600EFC"/>
    <w:p w14:paraId="4B6750EF" w14:textId="77777777" w:rsidR="000A261F" w:rsidRDefault="000A261F" w:rsidP="00600EFC"/>
    <w:p w14:paraId="5598AD40" w14:textId="77777777" w:rsidR="000A261F" w:rsidRDefault="000A261F" w:rsidP="00600EFC"/>
    <w:p w14:paraId="5D3B5494" w14:textId="77777777" w:rsidR="000A261F" w:rsidRDefault="000A261F" w:rsidP="00600EFC"/>
    <w:p w14:paraId="482893EC" w14:textId="77777777" w:rsidR="000A261F" w:rsidRDefault="000A261F" w:rsidP="00600EFC"/>
    <w:p w14:paraId="57BF9CA0" w14:textId="77777777" w:rsidR="000A261F" w:rsidRDefault="000A261F" w:rsidP="00600EFC"/>
    <w:p w14:paraId="6CE8826F" w14:textId="77777777" w:rsidR="000A261F" w:rsidRDefault="000A261F" w:rsidP="00600EFC"/>
    <w:p w14:paraId="2EE0D423" w14:textId="77777777" w:rsidR="000A261F" w:rsidRDefault="000A261F" w:rsidP="00600EFC"/>
    <w:p w14:paraId="02370747" w14:textId="77777777" w:rsidR="000A261F" w:rsidRDefault="000A261F" w:rsidP="00600EFC"/>
    <w:p w14:paraId="141EE9FD" w14:textId="77777777" w:rsidR="000A261F" w:rsidRDefault="000A261F" w:rsidP="00600EFC"/>
    <w:p w14:paraId="0103556D" w14:textId="77777777" w:rsidR="000A261F" w:rsidRDefault="000A261F" w:rsidP="00600EFC"/>
    <w:p w14:paraId="77F0D7CA" w14:textId="77777777" w:rsidR="000A261F" w:rsidRDefault="000A261F" w:rsidP="00600EFC"/>
    <w:p w14:paraId="6D934C21" w14:textId="77777777" w:rsidR="000A261F" w:rsidRDefault="000A261F" w:rsidP="00600EFC"/>
    <w:p w14:paraId="46DC7B02" w14:textId="77777777" w:rsidR="000A261F" w:rsidRDefault="000A261F" w:rsidP="00600EFC"/>
    <w:p w14:paraId="1367E0A8" w14:textId="77777777" w:rsidR="000A261F" w:rsidRDefault="000A261F" w:rsidP="00600EFC"/>
    <w:p w14:paraId="13225A36" w14:textId="77777777" w:rsidR="000A261F" w:rsidRDefault="000A261F" w:rsidP="00600EFC"/>
    <w:p w14:paraId="27EB808B" w14:textId="77777777" w:rsidR="000A261F" w:rsidRDefault="000A261F"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30"/>
  </w:num>
  <w:num w:numId="10">
    <w:abstractNumId w:val="3"/>
  </w:num>
  <w:num w:numId="11">
    <w:abstractNumId w:val="2"/>
  </w:num>
  <w:num w:numId="12">
    <w:abstractNumId w:val="19"/>
  </w:num>
  <w:num w:numId="13">
    <w:abstractNumId w:val="27"/>
  </w:num>
  <w:num w:numId="14">
    <w:abstractNumId w:val="28"/>
  </w:num>
  <w:num w:numId="15">
    <w:abstractNumId w:val="33"/>
  </w:num>
  <w:num w:numId="16">
    <w:abstractNumId w:val="4"/>
  </w:num>
  <w:num w:numId="17">
    <w:abstractNumId w:val="3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8"/>
  </w:num>
  <w:num w:numId="21">
    <w:abstractNumId w:val="37"/>
  </w:num>
  <w:num w:numId="22">
    <w:abstractNumId w:val="18"/>
  </w:num>
  <w:num w:numId="23">
    <w:abstractNumId w:val="22"/>
  </w:num>
  <w:num w:numId="24">
    <w:abstractNumId w:val="34"/>
  </w:num>
  <w:num w:numId="25">
    <w:abstractNumId w:val="35"/>
  </w:num>
  <w:num w:numId="26">
    <w:abstractNumId w:val="29"/>
  </w:num>
  <w:num w:numId="27">
    <w:abstractNumId w:val="31"/>
  </w:num>
  <w:num w:numId="28">
    <w:abstractNumId w:val="24"/>
  </w:num>
  <w:num w:numId="29">
    <w:abstractNumId w:val="23"/>
  </w:num>
  <w:num w:numId="30">
    <w:abstractNumId w:val="32"/>
  </w:num>
  <w:num w:numId="31">
    <w:abstractNumId w:val="7"/>
  </w:num>
  <w:num w:numId="32">
    <w:abstractNumId w:val="25"/>
    <w:lvlOverride w:ilvl="0"/>
    <w:lvlOverride w:ilvl="1"/>
    <w:lvlOverride w:ilvl="2"/>
    <w:lvlOverride w:ilvl="3"/>
    <w:lvlOverride w:ilvl="4"/>
    <w:lvlOverride w:ilvl="5"/>
    <w:lvlOverride w:ilvl="6"/>
    <w:lvlOverride w:ilvl="7"/>
    <w:lvlOverride w:ilvl="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A6175-83C9-47CF-93B5-79BDBCD70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24</Pages>
  <Words>5430</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36315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147</cp:revision>
  <cp:lastPrinted>2017-06-26T15:30:00Z</cp:lastPrinted>
  <dcterms:created xsi:type="dcterms:W3CDTF">2016-10-25T18:33:00Z</dcterms:created>
  <dcterms:modified xsi:type="dcterms:W3CDTF">2017-07-31T15:34:00Z</dcterms:modified>
</cp:coreProperties>
</file>