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E327007"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7-07-21T09:59:00Z">
        <w:r w:rsidR="002713C9">
          <w:rPr>
            <w:color w:val="0000FF"/>
          </w:rPr>
          <w:t>8</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1"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2" w:author="Tulchinskaya, Gaby (NIH/NCI) [C]" w:date="2017-06-27T15:13:00Z"/>
              </w:rPr>
            </w:pPr>
            <w:ins w:id="3"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4" w:author="Tulchinskaya, Gaby (NIH/NCI) [C]" w:date="2017-06-27T15:13:00Z"/>
              </w:rPr>
            </w:pPr>
            <w:ins w:id="5"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6" w:author="Tulchinskaya, Gaby (NIH/NCI) [C]" w:date="2017-06-27T15:13:00Z"/>
              </w:rPr>
            </w:pPr>
            <w:ins w:id="7"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8" w:author="Tulchinskaya, Gaby (NIH/NCI) [C]" w:date="2017-06-27T15:13:00Z"/>
              </w:rPr>
            </w:pPr>
            <w:ins w:id="9" w:author="Tulchinskaya, Gaby (NIH/NCI) [C]" w:date="2017-06-27T15:13:00Z">
              <w:r>
                <w:t xml:space="preserve">Modified the text for e-mail </w:t>
              </w:r>
            </w:ins>
            <w:ins w:id="10" w:author="Tulchinskaya, Gaby (NIH/NCI) [C]" w:date="2017-06-27T15:14:00Z">
              <w:r>
                <w:t>boilerplate to testers after it was provided by OGA.</w:t>
              </w:r>
            </w:ins>
          </w:p>
        </w:tc>
      </w:tr>
      <w:tr w:rsidR="002713C9" w14:paraId="489F336B" w14:textId="77777777" w:rsidTr="002C11E9">
        <w:trPr>
          <w:cantSplit/>
          <w:ins w:id="11"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2" w:author="Tulchinskaya, Gaby (NIH/NCI) [C]" w:date="2017-07-21T09:59:00Z"/>
              </w:rPr>
            </w:pPr>
            <w:ins w:id="13"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4" w:author="Tulchinskaya, Gaby (NIH/NCI) [C]" w:date="2017-07-21T09:59:00Z"/>
              </w:rPr>
            </w:pPr>
            <w:ins w:id="15"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6" w:author="Tulchinskaya, Gaby (NIH/NCI) [C]" w:date="2017-07-21T09:59:00Z"/>
              </w:rPr>
            </w:pPr>
            <w:ins w:id="17"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8" w:author="Tulchinskaya, Gaby (NIH/NCI) [C]" w:date="2017-07-21T09:59:00Z"/>
              </w:rPr>
            </w:pPr>
            <w:ins w:id="19" w:author="Tulchinskaya, Gaby (NIH/NCI) [C]" w:date="2017-07-21T09:59:00Z">
              <w:r>
                <w:t xml:space="preserve">Added </w:t>
              </w:r>
              <w:proofErr w:type="spellStart"/>
              <w:r>
                <w:t>req</w:t>
              </w:r>
              <w:proofErr w:type="spellEnd"/>
              <w:r>
                <w:t xml:space="preserve"> to sec. </w:t>
              </w:r>
              <w:r>
                <w:t>Non-functional requirements</w:t>
              </w:r>
              <w:bookmarkStart w:id="20" w:name="_GoBack"/>
              <w:bookmarkEnd w:id="20"/>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835F01"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835F01"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835F01"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835F01"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lastRenderedPageBreak/>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835F01">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835F01">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835F01">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835F01">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835F01">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835F01">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835F01">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835F01">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835F01">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835F01">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835F01">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835F01">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835F01">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835F01">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835F01">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835F01">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835F01">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835F01">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835F01">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835F01">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835F01">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835F01">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835F01">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835F01">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835F01">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21" w:name="_Toc484078185"/>
      <w:r w:rsidR="000D5B80">
        <w:lastRenderedPageBreak/>
        <w:t>Document scope</w:t>
      </w:r>
      <w:bookmarkEnd w:id="21"/>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22" w:name="_Toc484078186"/>
      <w:r>
        <w:t>Business Need Description</w:t>
      </w:r>
      <w:bookmarkEnd w:id="22"/>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6pt" o:ole="">
            <v:imagedata r:id="rId16" o:title=""/>
          </v:shape>
          <o:OLEObject Type="Embed" ProgID="Visio.Drawing.11" ShapeID="_x0000_i1025" DrawAspect="Content" ObjectID="_1562136366"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23" w:name="_Toc464140073"/>
      <w:r>
        <w:t>Dependencies with other systems</w:t>
      </w:r>
      <w:bookmarkEnd w:id="23"/>
      <w:r>
        <w:t xml:space="preserve"> =&gt; </w:t>
      </w:r>
      <w:bookmarkStart w:id="24" w:name="_Toc464140074"/>
      <w:r>
        <w:t>Significant dependencies</w:t>
      </w:r>
      <w:bookmarkEnd w:id="24"/>
      <w:r>
        <w:t xml:space="preserve"> =&gt; </w:t>
      </w:r>
      <w:bookmarkStart w:id="25" w:name="_Toc464140075"/>
      <w:r>
        <w:t>Form Builder – changes for re-design</w:t>
      </w:r>
      <w:bookmarkEnd w:id="25"/>
    </w:p>
    <w:p w14:paraId="282B2D12" w14:textId="70B6DCF0" w:rsidR="0037448A" w:rsidRDefault="0037448A" w:rsidP="00600EFC">
      <w:pPr>
        <w:pStyle w:val="Heading1"/>
      </w:pPr>
      <w:bookmarkStart w:id="26" w:name="_Toc484078187"/>
      <w:r>
        <w:t>User roles</w:t>
      </w:r>
      <w:bookmarkEnd w:id="26"/>
    </w:p>
    <w:p w14:paraId="1A73BFDC" w14:textId="62B106C1" w:rsidR="00335E7C" w:rsidRDefault="00335E7C" w:rsidP="00600EFC">
      <w:pPr>
        <w:pStyle w:val="Heading2"/>
      </w:pPr>
      <w:bookmarkStart w:id="27" w:name="_Toc484078188"/>
      <w:r>
        <w:t>Before re-design:</w:t>
      </w:r>
      <w:bookmarkEnd w:id="27"/>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28" w:name="_Toc484078189"/>
      <w:r>
        <w:t xml:space="preserve">Changes </w:t>
      </w:r>
      <w:r w:rsidR="00AE0D5F">
        <w:t>for</w:t>
      </w:r>
      <w:r>
        <w:t xml:space="preserve"> re-design:</w:t>
      </w:r>
      <w:bookmarkEnd w:id="28"/>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29" w:name="_Toc464140061"/>
      <w:r w:rsidR="00686AEF" w:rsidRPr="00686AEF">
        <w:t xml:space="preserve"> </w:t>
      </w:r>
      <w:r w:rsidR="00686AEF">
        <w:t>GreenSheets users</w:t>
      </w:r>
      <w:bookmarkEnd w:id="29"/>
      <w:r w:rsidR="00686AEF">
        <w:t xml:space="preserve"> =&gt; </w:t>
      </w:r>
      <w:bookmarkStart w:id="30" w:name="_Toc464140062"/>
      <w:r w:rsidR="00686AEF">
        <w:t>User roles</w:t>
      </w:r>
      <w:bookmarkEnd w:id="30"/>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31" w:name="_Toc484078190"/>
      <w:r>
        <w:t>Overall business flow description</w:t>
      </w:r>
      <w:bookmarkEnd w:id="31"/>
    </w:p>
    <w:p w14:paraId="4385BAB7" w14:textId="2E2D6790" w:rsidR="008065CD" w:rsidRDefault="008065CD" w:rsidP="00600EFC">
      <w:pPr>
        <w:pStyle w:val="Heading2"/>
      </w:pPr>
      <w:bookmarkStart w:id="32"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32"/>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33" w:name="_Toc484078192"/>
      <w:r>
        <w:t>Email to testers</w:t>
      </w:r>
      <w:bookmarkEnd w:id="33"/>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w:t>
      </w:r>
      <w:proofErr w:type="spellStart"/>
      <w:r w:rsidRPr="002D4AA0">
        <w:rPr>
          <w:rFonts w:ascii="Arial Narrow" w:hAnsi="Arial Narrow"/>
        </w:rPr>
        <w:t>Greensheet</w:t>
      </w:r>
      <w:proofErr w:type="spellEnd"/>
      <w:r w:rsidRPr="002D4AA0">
        <w:rPr>
          <w:rFonts w:ascii="Arial Narrow" w:hAnsi="Arial Narrow"/>
        </w:rPr>
        <w:t xml:space="preserve">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lastRenderedPageBreak/>
        <w:t xml:space="preserve">You are being requested to review draft </w:t>
      </w:r>
      <w:proofErr w:type="spellStart"/>
      <w:r w:rsidRPr="002D4AA0">
        <w:rPr>
          <w:rFonts w:ascii="Arial Narrow" w:hAnsi="Arial Narrow"/>
        </w:rPr>
        <w:t>Greensheet</w:t>
      </w:r>
      <w:proofErr w:type="spellEnd"/>
      <w:r w:rsidRPr="002D4AA0">
        <w:rPr>
          <w:rFonts w:ascii="Arial Narrow" w:hAnsi="Arial Narrow"/>
        </w:rPr>
        <w:t xml:space="preserve">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&gt; - (form type) for &lt;list of type/</w:t>
      </w:r>
      <w:proofErr w:type="spellStart"/>
      <w:r w:rsidRPr="002D4AA0">
        <w:rPr>
          <w:rFonts w:ascii="Arial Narrow" w:hAnsi="Arial Narrow"/>
        </w:rPr>
        <w:t>mech</w:t>
      </w:r>
      <w:proofErr w:type="spellEnd"/>
      <w:r w:rsidRPr="002D4AA0">
        <w:rPr>
          <w:rFonts w:ascii="Arial Narrow" w:hAnsi="Arial Narrow"/>
        </w:rPr>
        <w:t xml:space="preserve">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w:t>
      </w:r>
      <w:proofErr w:type="spellStart"/>
      <w:r w:rsidRPr="002D4AA0">
        <w:rPr>
          <w:rFonts w:ascii="Arial Narrow" w:hAnsi="Arial Narrow"/>
        </w:rPr>
        <w:t>mech</w:t>
      </w:r>
      <w:proofErr w:type="spellEnd"/>
      <w:r w:rsidRPr="002D4AA0">
        <w:rPr>
          <w:rFonts w:ascii="Arial Narrow" w:hAnsi="Arial Narrow"/>
        </w:rPr>
        <w:t xml:space="preserve">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 xml:space="preserve">NCI OGA </w:t>
        </w:r>
        <w:proofErr w:type="spellStart"/>
        <w:r>
          <w:rPr>
            <w:rStyle w:val="Hyperlink"/>
            <w:rFonts w:ascii="Arial Narrow" w:hAnsi="Arial Narrow"/>
          </w:rPr>
          <w:t>Greensheets</w:t>
        </w:r>
        <w:proofErr w:type="spellEnd"/>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F5823"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34" w:name="_Toc484078193"/>
      <w:r>
        <w:t>For a Tester</w:t>
      </w:r>
      <w:bookmarkEnd w:id="34"/>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35" w:name="_Toc484078194"/>
      <w:r>
        <w:rPr>
          <w:noProof/>
        </w:rPr>
        <w:t>Review &amp; Test Draft Module functionality</w:t>
      </w:r>
      <w:bookmarkEnd w:id="35"/>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36" w:name="_Toc484078195"/>
      <w:r>
        <w:rPr>
          <w:noProof/>
        </w:rPr>
        <w:t xml:space="preserve">Review </w:t>
      </w:r>
      <w:r w:rsidR="00A623DB">
        <w:rPr>
          <w:noProof/>
        </w:rPr>
        <w:t>&amp; Test Draft</w:t>
      </w:r>
      <w:r>
        <w:rPr>
          <w:noProof/>
        </w:rPr>
        <w:t xml:space="preserve"> Module screens mockup</w:t>
      </w:r>
      <w:r w:rsidR="00434DFA">
        <w:rPr>
          <w:noProof/>
        </w:rPr>
        <w:t>s</w:t>
      </w:r>
      <w:bookmarkEnd w:id="36"/>
    </w:p>
    <w:p w14:paraId="1E2B125F" w14:textId="16855D4D" w:rsidR="00A20307" w:rsidRDefault="00A20307" w:rsidP="00600EFC">
      <w:pPr>
        <w:pStyle w:val="Heading3"/>
      </w:pPr>
      <w:bookmarkStart w:id="37" w:name="_Toc484078196"/>
      <w:r>
        <w:t>General mockup for all modules, except Revision</w:t>
      </w:r>
      <w:bookmarkEnd w:id="37"/>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38" w:name="_Toc484078197"/>
      <w:r>
        <w:t>“Existing Type/Mechanism combinations with no changes” section mockup</w:t>
      </w:r>
      <w:bookmarkEnd w:id="38"/>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39" w:name="_Toc484078198"/>
      <w:r>
        <w:lastRenderedPageBreak/>
        <w:t>Revision module mockup</w:t>
      </w:r>
      <w:bookmarkEnd w:id="39"/>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40" w:name="_Toc484078199"/>
      <w:r>
        <w:t xml:space="preserve">Review </w:t>
      </w:r>
      <w:r w:rsidR="00E73E07">
        <w:t>&amp;</w:t>
      </w:r>
      <w:r>
        <w:t xml:space="preserve"> Test </w:t>
      </w:r>
      <w:r w:rsidR="00E73E07">
        <w:t xml:space="preserve">Draft </w:t>
      </w:r>
      <w:r>
        <w:t>Module Screen Data elements</w:t>
      </w:r>
      <w:bookmarkEnd w:id="40"/>
    </w:p>
    <w:p w14:paraId="0C7915AF" w14:textId="1BD0343E" w:rsidR="00D42244" w:rsidRPr="00D42244" w:rsidRDefault="00D42244" w:rsidP="00D42244">
      <w:pPr>
        <w:pStyle w:val="Heading3"/>
      </w:pPr>
      <w:bookmarkStart w:id="41" w:name="_Toc484078200"/>
      <w:r>
        <w:t>Applicable to all modules, except Revision</w:t>
      </w:r>
      <w:bookmarkEnd w:id="41"/>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42" w:name="_Toc484078201"/>
      <w:r>
        <w:t>Applicable to Revision module</w:t>
      </w:r>
      <w:bookmarkEnd w:id="42"/>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43" w:name="_Toc484078202"/>
      <w:r>
        <w:rPr>
          <w:noProof/>
        </w:rPr>
        <w:t>Test Greensheet functionality</w:t>
      </w:r>
      <w:bookmarkEnd w:id="43"/>
    </w:p>
    <w:p w14:paraId="26A5C7D7" w14:textId="57D289B5" w:rsidR="00EC5443" w:rsidRDefault="00EC5443" w:rsidP="00600EFC">
      <w:pPr>
        <w:pStyle w:val="Heading2"/>
      </w:pPr>
      <w:bookmarkStart w:id="44" w:name="_Toc484078203"/>
      <w:r>
        <w:t>“Test” flow of events</w:t>
      </w:r>
      <w:bookmarkEnd w:id="44"/>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45" w:name="_Toc481661897"/>
      <w:r w:rsidRPr="004A5C0B">
        <w:t>BUSINESS RULES and Corresponding Errors</w:t>
      </w:r>
      <w:bookmarkEnd w:id="45"/>
      <w:r>
        <w:t xml:space="preserve"> =&gt; </w:t>
      </w:r>
      <w:bookmarkStart w:id="46" w:name="_Toc481661898"/>
      <w:r>
        <w:t>Display rules</w:t>
      </w:r>
      <w:bookmarkEnd w:id="46"/>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w:t>
      </w:r>
      <w:proofErr w:type="spellStart"/>
      <w:r w:rsidR="007E12AD">
        <w:rPr>
          <w:rFonts w:ascii="Arial" w:hAnsi="Arial"/>
          <w:sz w:val="20"/>
          <w:szCs w:val="20"/>
        </w:rPr>
        <w:t>greensheet</w:t>
      </w:r>
      <w:proofErr w:type="spellEnd"/>
      <w:r w:rsidR="007E12AD">
        <w:rPr>
          <w:rFonts w:ascii="Arial" w:hAnsi="Arial"/>
          <w:sz w:val="20"/>
          <w:szCs w:val="20"/>
        </w:rPr>
        <w:t xml:space="preserve">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47" w:name="_Toc484078204"/>
      <w:r>
        <w:lastRenderedPageBreak/>
        <w:t xml:space="preserve">Review and Test </w:t>
      </w:r>
      <w:proofErr w:type="spellStart"/>
      <w:r>
        <w:t>Greensheet</w:t>
      </w:r>
      <w:proofErr w:type="spellEnd"/>
      <w:r>
        <w:t xml:space="preserve"> </w:t>
      </w:r>
      <w:r w:rsidR="002010FD">
        <w:t>s</w:t>
      </w:r>
      <w:r w:rsidR="00EC5443">
        <w:t>creen mockup</w:t>
      </w:r>
      <w:bookmarkEnd w:id="47"/>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48" w:name="_Toc484078205"/>
      <w:r>
        <w:t>Sub-questions</w:t>
      </w:r>
      <w:r w:rsidR="00A966E1">
        <w:t xml:space="preserve"> numbering</w:t>
      </w:r>
      <w:bookmarkEnd w:id="48"/>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49" w:name="_Toc484078206"/>
      <w:r>
        <w:t xml:space="preserve">Review and Test </w:t>
      </w:r>
      <w:proofErr w:type="spellStart"/>
      <w:r>
        <w:t>Greensheet</w:t>
      </w:r>
      <w:proofErr w:type="spellEnd"/>
      <w:r>
        <w:t xml:space="preserve"> </w:t>
      </w:r>
      <w:r w:rsidR="00EC5443">
        <w:t>Screen Data elements</w:t>
      </w:r>
      <w:bookmarkEnd w:id="4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8.8pt;height:15.15pt" o:ole="">
                  <v:imagedata r:id="rId35" o:title=""/>
                </v:shape>
                <o:OLEObject Type="Embed" ProgID="PBrush" ShapeID="_x0000_i1026" DrawAspect="Content" ObjectID="_1562136367" r:id="rId36"/>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00F20762">
              <w:rPr>
                <w:rFonts w:eastAsia="Calibri"/>
              </w:rPr>
              <w:object w:dxaOrig="170" w:dyaOrig="310" w14:anchorId="219604C0">
                <v:shape id="_x0000_i1027" type="#_x0000_t75" style="width:8.35pt;height:15.65pt" o:ole="">
                  <v:imagedata r:id="rId37" o:title=""/>
                </v:shape>
                <o:OLEObject Type="Embed" ProgID="PBrush" ShapeID="_x0000_i1027" DrawAspect="Content" ObjectID="_1562136368" r:id="rId38"/>
              </w:object>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28A1FDF5" w:rsidR="00BB38A3" w:rsidRPr="00BB38A3" w:rsidRDefault="00BB38A3" w:rsidP="00DD68C4">
            <w:pPr>
              <w:pStyle w:val="ListParagraph"/>
              <w:numPr>
                <w:ilvl w:val="0"/>
                <w:numId w:val="30"/>
              </w:numPr>
            </w:pPr>
            <w:r>
              <w:t xml:space="preserve">Tool tip text for </w:t>
            </w:r>
            <w:r w:rsidR="00F20762">
              <w:rPr>
                <w:rFonts w:eastAsia="Calibri"/>
              </w:rPr>
              <w:object w:dxaOrig="380" w:dyaOrig="300" w14:anchorId="61698862">
                <v:shape id="_x0000_i1028" type="#_x0000_t75" style="width:18.8pt;height:15.15pt" o:ole="">
                  <v:imagedata r:id="rId35" o:title=""/>
                </v:shape>
                <o:OLEObject Type="Embed" ProgID="PBrush" ShapeID="_x0000_i1028" DrawAspect="Content" ObjectID="_1562136369" r:id="rId39"/>
              </w:object>
            </w:r>
            <w:r>
              <w:rPr>
                <w:rFonts w:ascii="Arial" w:eastAsia="Calibri" w:hAnsi="Arial"/>
                <w:sz w:val="20"/>
                <w:szCs w:val="20"/>
              </w:rPr>
              <w:t xml:space="preserve"> is “</w:t>
            </w:r>
            <w:r>
              <w:rPr>
                <w:rFonts w:ascii="Arial Narrow" w:hAnsi="Arial Narrow"/>
              </w:rPr>
              <w:t>Comments for Test Mode are Disabled”</w:t>
            </w:r>
          </w:p>
          <w:p w14:paraId="2BCB3548" w14:textId="769D0B23" w:rsidR="00BB38A3" w:rsidRPr="00DE06BD" w:rsidRDefault="00BB38A3" w:rsidP="00DD68C4">
            <w:pPr>
              <w:pStyle w:val="ListParagraph"/>
              <w:numPr>
                <w:ilvl w:val="0"/>
                <w:numId w:val="30"/>
              </w:numPr>
            </w:pPr>
            <w:r>
              <w:t xml:space="preserve">Tool tip text for </w:t>
            </w:r>
            <w:r w:rsidR="00F20762">
              <w:rPr>
                <w:rFonts w:eastAsia="Calibri"/>
              </w:rPr>
              <w:object w:dxaOrig="170" w:dyaOrig="310" w14:anchorId="1A3C3BCE">
                <v:shape id="_x0000_i1029" type="#_x0000_t75" style="width:8.35pt;height:15.65pt" o:ole="">
                  <v:imagedata r:id="rId37" o:title=""/>
                </v:shape>
                <o:OLEObject Type="Embed" ProgID="PBrush" ShapeID="_x0000_i1029" DrawAspect="Content" ObjectID="_1562136370" r:id="rId40"/>
              </w:object>
            </w:r>
            <w:r w:rsidR="00F20762">
              <w:t xml:space="preserve"> </w:t>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50" w:name="_Toc484078207"/>
      <w:r>
        <w:rPr>
          <w:noProof/>
        </w:rPr>
        <w:lastRenderedPageBreak/>
        <w:t>Promote or Reject the module functionality</w:t>
      </w:r>
      <w:bookmarkEnd w:id="50"/>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51" w:name="_Toc484078208"/>
      <w:r w:rsidRPr="00A65F80">
        <w:t>Import templates from GS Form Builder</w:t>
      </w:r>
      <w:bookmarkEnd w:id="51"/>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 xml:space="preserve">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52" w:name="_Toc484078209"/>
      <w:r>
        <w:t xml:space="preserve">Email Notifications about </w:t>
      </w:r>
      <w:proofErr w:type="spellStart"/>
      <w:r>
        <w:t>greensheets</w:t>
      </w:r>
      <w:proofErr w:type="spellEnd"/>
      <w:r>
        <w:t xml:space="preserve"> module deployment process.</w:t>
      </w:r>
      <w:bookmarkEnd w:id="52"/>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ins w:id="53"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 xml:space="preserve">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54"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you to review</w:t>
            </w:r>
            <w:ins w:id="55" w:author="Tulchinskaya, Gaby (NIH/NCI) [C]" w:date="2017-06-26T15:07:00Z">
              <w:r w:rsidR="0044189E">
                <w:rPr>
                  <w:rFonts w:ascii="Arial" w:hAnsi="Arial"/>
                  <w:sz w:val="20"/>
                  <w:szCs w:val="20"/>
                </w:rPr>
                <w:t xml:space="preserve"> and test</w:t>
              </w:r>
            </w:ins>
            <w:r w:rsidRPr="00B75CC6">
              <w:rPr>
                <w:rFonts w:ascii="Arial" w:hAnsi="Arial"/>
                <w:sz w:val="20"/>
                <w:szCs w:val="20"/>
              </w:rPr>
              <w:t xml:space="preserve">.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56" w:author="Polonsky, Yakov (NIH/NCI) [C]" w:date="2017-02-10T11:36:00Z">
              <w:r w:rsidR="00F240E9" w:rsidRPr="00B75CC6">
                <w:rPr>
                  <w:rFonts w:ascii="Arial" w:hAnsi="Arial"/>
                  <w:sz w:val="20"/>
                  <w:szCs w:val="20"/>
                </w:rPr>
                <w:t xml:space="preserve"> and</w:t>
              </w:r>
            </w:ins>
            <w:del w:id="57"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58" w:author="Tulchinskaya, Gaby (NIH/NCI) [C]" w:date="2017-02-10T10:59:00Z">
              <w:r w:rsidR="009B1C1D" w:rsidRPr="00B75CC6">
                <w:rPr>
                  <w:rFonts w:ascii="Arial" w:hAnsi="Arial"/>
                  <w:sz w:val="20"/>
                  <w:szCs w:val="20"/>
                </w:rPr>
                <w:t>select th</w:t>
              </w:r>
            </w:ins>
            <w:ins w:id="59" w:author="Tulchinskaya, Gaby (NIH/NCI) [C]" w:date="2017-02-10T11:01:00Z">
              <w:r w:rsidR="009B1C1D" w:rsidRPr="00B75CC6">
                <w:rPr>
                  <w:rFonts w:ascii="Arial" w:hAnsi="Arial"/>
                  <w:sz w:val="20"/>
                  <w:szCs w:val="20"/>
                </w:rPr>
                <w:t>is</w:t>
              </w:r>
            </w:ins>
            <w:ins w:id="60" w:author="Tulchinskaya, Gaby (NIH/NCI) [C]" w:date="2017-02-10T10:59:00Z">
              <w:r w:rsidR="009B1C1D" w:rsidRPr="00B75CC6">
                <w:rPr>
                  <w:rFonts w:ascii="Arial" w:hAnsi="Arial"/>
                  <w:sz w:val="20"/>
                  <w:szCs w:val="20"/>
                </w:rPr>
                <w:t xml:space="preserve"> module in the </w:t>
              </w:r>
            </w:ins>
            <w:ins w:id="61"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62" w:author="Tulchinskaya, Gaby (NIH/NCI) [C]" w:date="2017-02-10T11:00:00Z">
              <w:r w:rsidR="009B1C1D" w:rsidRPr="00B75CC6">
                <w:rPr>
                  <w:rFonts w:ascii="Arial" w:hAnsi="Arial"/>
                  <w:sz w:val="20"/>
                  <w:szCs w:val="20"/>
                </w:rPr>
                <w:t xml:space="preserve"> screen</w:t>
              </w:r>
            </w:ins>
            <w:ins w:id="63" w:author="Polonsky, Yakov (NIH/NCI) [C]" w:date="2017-02-10T11:36:00Z">
              <w:r w:rsidR="00F240E9" w:rsidRPr="00B75CC6">
                <w:rPr>
                  <w:rFonts w:ascii="Arial" w:hAnsi="Arial"/>
                  <w:sz w:val="20"/>
                  <w:szCs w:val="20"/>
                </w:rPr>
                <w:t xml:space="preserve">. </w:t>
              </w:r>
            </w:ins>
            <w:ins w:id="64" w:author="Tulchinskaya, Gaby (NIH/NCI) [C]" w:date="2017-06-26T15:10:00Z">
              <w:r w:rsidR="0044189E">
                <w:rPr>
                  <w:rFonts w:ascii="Arial" w:hAnsi="Arial"/>
                  <w:sz w:val="20"/>
                  <w:szCs w:val="20"/>
                </w:rPr>
                <w:t>Use</w:t>
              </w:r>
            </w:ins>
            <w:ins w:id="65"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w:t>
            </w:r>
            <w:proofErr w:type="spellStart"/>
            <w:r w:rsidRPr="00B75CC6">
              <w:rPr>
                <w:rFonts w:ascii="Arial" w:hAnsi="Arial"/>
                <w:sz w:val="20"/>
                <w:szCs w:val="20"/>
              </w:rPr>
              <w:t>Greensheets</w:t>
            </w:r>
            <w:proofErr w:type="spellEnd"/>
            <w:r w:rsidRPr="00B75CC6">
              <w:rPr>
                <w:rFonts w:ascii="Arial" w:hAnsi="Arial"/>
                <w:sz w:val="20"/>
                <w:szCs w:val="20"/>
              </w:rPr>
              <w:t xml:space="preserve"> and promote them to Production. Alternatively, </w:t>
            </w:r>
            <w:ins w:id="66"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67"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68"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69" w:author="Tulchinskaya, Gaby (NIH/NCI) [C]" w:date="2017-02-10T10:58:00Z"/>
                <w:rFonts w:ascii="Arial" w:hAnsi="Arial"/>
                <w:sz w:val="20"/>
                <w:szCs w:val="20"/>
              </w:rPr>
            </w:pPr>
            <w:del w:id="70"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71" w:author="Tulchinskaya, Gaby (NIH/NCI) [C]" w:date="2017-02-10T10:58:00Z"/>
                <w:rFonts w:ascii="Arial" w:hAnsi="Arial"/>
                <w:sz w:val="20"/>
                <w:szCs w:val="20"/>
              </w:rPr>
            </w:pPr>
            <w:del w:id="72"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73"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74" w:author="Polonsky, Yakov (NIH/NCI) [C]" w:date="2017-02-10T11:38:00Z">
              <w:r w:rsidR="00F240E9" w:rsidRPr="00B75CC6">
                <w:t xml:space="preserve">(URL should be </w:t>
              </w:r>
            </w:ins>
            <w:ins w:id="75"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76"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 xml:space="preserve">Module is rejected in DRAFT area </w:t>
            </w:r>
            <w:r w:rsidRPr="00B75CC6">
              <w:lastRenderedPageBreak/>
              <w:t>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lastRenderedPageBreak/>
              <w:t xml:space="preserve">The recipient list for all GS messages is set in a </w:t>
            </w:r>
            <w:r w:rsidRPr="00B75CC6">
              <w:lastRenderedPageBreak/>
              <w:t>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w:t>
            </w:r>
            <w:r w:rsidRPr="00B75CC6">
              <w:lastRenderedPageBreak/>
              <w:t xml:space="preserve">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ins w:id="77"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08E7C58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lastRenderedPageBreak/>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78"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r w:rsidRPr="00B75CC6">
        <w:rPr>
          <w:rFonts w:ascii="Arial" w:hAnsi="Arial"/>
          <w:sz w:val="20"/>
          <w:szCs w:val="20"/>
        </w:rPr>
        <w:t>greensheetconfig.properties</w:t>
      </w:r>
      <w:proofErr w:type="spell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r w:rsidRPr="00B75CC6">
        <w:rPr>
          <w:rFonts w:ascii="Arial" w:hAnsi="Arial"/>
          <w:sz w:val="20"/>
          <w:szCs w:val="20"/>
        </w:rPr>
        <w:t>greensheetconfig.properties</w:t>
      </w:r>
      <w:proofErr w:type="spell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79" w:name="_Toc484078210"/>
      <w:r>
        <w:t>Non-functional requirements</w:t>
      </w:r>
      <w:bookmarkEnd w:id="79"/>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80" w:author="Tulchinskaya, Gaby (NIH/NCI) [C]" w:date="2017-07-21T09:58:00Z"/>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3E225038" w14:textId="1AAB4B04" w:rsidR="008160DB" w:rsidRPr="00B75CC6" w:rsidRDefault="008160DB" w:rsidP="00DD68C4">
      <w:pPr>
        <w:pStyle w:val="ListParagraph"/>
        <w:numPr>
          <w:ilvl w:val="0"/>
          <w:numId w:val="23"/>
        </w:numPr>
        <w:rPr>
          <w:rFonts w:ascii="Arial" w:hAnsi="Arial"/>
          <w:sz w:val="20"/>
          <w:szCs w:val="20"/>
        </w:rPr>
      </w:pPr>
      <w:ins w:id="81"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09206B" w14:textId="77777777" w:rsidR="00835F01" w:rsidRDefault="00835F01" w:rsidP="00600EFC">
      <w:r>
        <w:separator/>
      </w:r>
    </w:p>
    <w:p w14:paraId="762D69AE" w14:textId="77777777" w:rsidR="00835F01" w:rsidRDefault="00835F01" w:rsidP="00600EFC"/>
    <w:p w14:paraId="473C3CFC" w14:textId="77777777" w:rsidR="00835F01" w:rsidRDefault="00835F01" w:rsidP="00600EFC"/>
    <w:p w14:paraId="6CFC644A" w14:textId="77777777" w:rsidR="00835F01" w:rsidRDefault="00835F01" w:rsidP="00600EFC"/>
    <w:p w14:paraId="29A0556F" w14:textId="77777777" w:rsidR="00835F01" w:rsidRDefault="00835F01" w:rsidP="00600EFC"/>
    <w:p w14:paraId="06FA4231" w14:textId="77777777" w:rsidR="00835F01" w:rsidRDefault="00835F01" w:rsidP="00600EFC"/>
    <w:p w14:paraId="49CA147D" w14:textId="77777777" w:rsidR="00835F01" w:rsidRDefault="00835F01" w:rsidP="00600EFC"/>
    <w:p w14:paraId="6880CC36" w14:textId="77777777" w:rsidR="00835F01" w:rsidRDefault="00835F01" w:rsidP="00600EFC"/>
    <w:p w14:paraId="3027146D" w14:textId="77777777" w:rsidR="00835F01" w:rsidRDefault="00835F01" w:rsidP="00600EFC"/>
    <w:p w14:paraId="66476725" w14:textId="77777777" w:rsidR="00835F01" w:rsidRDefault="00835F01" w:rsidP="00600EFC"/>
    <w:p w14:paraId="5C4CF691" w14:textId="77777777" w:rsidR="00835F01" w:rsidRDefault="00835F01" w:rsidP="00600EFC"/>
    <w:p w14:paraId="0F9C09BF" w14:textId="77777777" w:rsidR="00835F01" w:rsidRDefault="00835F01" w:rsidP="00600EFC"/>
    <w:p w14:paraId="702E9B88" w14:textId="77777777" w:rsidR="00835F01" w:rsidRDefault="00835F01" w:rsidP="00600EFC"/>
    <w:p w14:paraId="4711A49F" w14:textId="77777777" w:rsidR="00835F01" w:rsidRDefault="00835F01" w:rsidP="00600EFC"/>
    <w:p w14:paraId="0AE5371D" w14:textId="77777777" w:rsidR="00835F01" w:rsidRDefault="00835F01" w:rsidP="00600EFC"/>
    <w:p w14:paraId="168014BA" w14:textId="77777777" w:rsidR="00835F01" w:rsidRDefault="00835F01" w:rsidP="00600EFC"/>
    <w:p w14:paraId="4AA7D818" w14:textId="77777777" w:rsidR="00835F01" w:rsidRDefault="00835F01" w:rsidP="00600EFC"/>
    <w:p w14:paraId="2419F739" w14:textId="77777777" w:rsidR="00835F01" w:rsidRDefault="00835F01" w:rsidP="00600EFC"/>
    <w:p w14:paraId="132E0BC5" w14:textId="77777777" w:rsidR="00835F01" w:rsidRDefault="00835F01" w:rsidP="00600EFC"/>
    <w:p w14:paraId="688631AC" w14:textId="77777777" w:rsidR="00835F01" w:rsidRDefault="00835F01" w:rsidP="00600EFC"/>
    <w:p w14:paraId="7F2C7AA8" w14:textId="77777777" w:rsidR="00835F01" w:rsidRDefault="00835F01" w:rsidP="00600EFC"/>
    <w:p w14:paraId="686A83CD" w14:textId="77777777" w:rsidR="00835F01" w:rsidRDefault="00835F01" w:rsidP="00600EFC"/>
    <w:p w14:paraId="594F4A94" w14:textId="77777777" w:rsidR="00835F01" w:rsidRDefault="00835F01" w:rsidP="00600EFC"/>
    <w:p w14:paraId="51ECFA50" w14:textId="77777777" w:rsidR="00835F01" w:rsidRDefault="00835F01" w:rsidP="00600EFC"/>
    <w:p w14:paraId="0B4BB425" w14:textId="77777777" w:rsidR="00835F01" w:rsidRDefault="00835F01" w:rsidP="00600EFC"/>
    <w:p w14:paraId="724AA430" w14:textId="77777777" w:rsidR="00835F01" w:rsidRDefault="00835F01" w:rsidP="00600EFC"/>
    <w:p w14:paraId="3489C0D8" w14:textId="77777777" w:rsidR="00835F01" w:rsidRDefault="00835F01" w:rsidP="00600EFC"/>
    <w:p w14:paraId="23B7FE9B" w14:textId="77777777" w:rsidR="00835F01" w:rsidRDefault="00835F01" w:rsidP="00600EFC"/>
    <w:p w14:paraId="64AF3581" w14:textId="77777777" w:rsidR="00835F01" w:rsidRDefault="00835F01" w:rsidP="00600EFC"/>
  </w:endnote>
  <w:endnote w:type="continuationSeparator" w:id="0">
    <w:p w14:paraId="34EA1E2D" w14:textId="77777777" w:rsidR="00835F01" w:rsidRDefault="00835F01" w:rsidP="00600EFC">
      <w:r>
        <w:continuationSeparator/>
      </w:r>
    </w:p>
    <w:p w14:paraId="14947B31" w14:textId="77777777" w:rsidR="00835F01" w:rsidRDefault="00835F01" w:rsidP="00600EFC"/>
    <w:p w14:paraId="1F46CE49" w14:textId="77777777" w:rsidR="00835F01" w:rsidRDefault="00835F01" w:rsidP="00600EFC"/>
    <w:p w14:paraId="7A6484EE" w14:textId="77777777" w:rsidR="00835F01" w:rsidRDefault="00835F01" w:rsidP="00600EFC"/>
    <w:p w14:paraId="7D4CAA6C" w14:textId="77777777" w:rsidR="00835F01" w:rsidRDefault="00835F01" w:rsidP="00600EFC"/>
    <w:p w14:paraId="0132FD21" w14:textId="77777777" w:rsidR="00835F01" w:rsidRDefault="00835F01" w:rsidP="00600EFC"/>
    <w:p w14:paraId="1C259343" w14:textId="77777777" w:rsidR="00835F01" w:rsidRDefault="00835F01" w:rsidP="00600EFC"/>
    <w:p w14:paraId="688F34A0" w14:textId="77777777" w:rsidR="00835F01" w:rsidRDefault="00835F01" w:rsidP="00600EFC"/>
    <w:p w14:paraId="58E2C7CF" w14:textId="77777777" w:rsidR="00835F01" w:rsidRDefault="00835F01" w:rsidP="00600EFC"/>
    <w:p w14:paraId="0F184517" w14:textId="77777777" w:rsidR="00835F01" w:rsidRDefault="00835F01" w:rsidP="00600EFC"/>
    <w:p w14:paraId="311F449F" w14:textId="77777777" w:rsidR="00835F01" w:rsidRDefault="00835F01" w:rsidP="00600EFC"/>
    <w:p w14:paraId="17984342" w14:textId="77777777" w:rsidR="00835F01" w:rsidRDefault="00835F01" w:rsidP="00600EFC"/>
    <w:p w14:paraId="4758F6FE" w14:textId="77777777" w:rsidR="00835F01" w:rsidRDefault="00835F01" w:rsidP="00600EFC"/>
    <w:p w14:paraId="3B085B12" w14:textId="77777777" w:rsidR="00835F01" w:rsidRDefault="00835F01" w:rsidP="00600EFC"/>
    <w:p w14:paraId="4A9A917D" w14:textId="77777777" w:rsidR="00835F01" w:rsidRDefault="00835F01" w:rsidP="00600EFC"/>
    <w:p w14:paraId="26CC3AFC" w14:textId="77777777" w:rsidR="00835F01" w:rsidRDefault="00835F01" w:rsidP="00600EFC"/>
    <w:p w14:paraId="03FF8F78" w14:textId="77777777" w:rsidR="00835F01" w:rsidRDefault="00835F01" w:rsidP="00600EFC"/>
    <w:p w14:paraId="7E2FB1BA" w14:textId="77777777" w:rsidR="00835F01" w:rsidRDefault="00835F01" w:rsidP="00600EFC"/>
    <w:p w14:paraId="06C22330" w14:textId="77777777" w:rsidR="00835F01" w:rsidRDefault="00835F01" w:rsidP="00600EFC"/>
    <w:p w14:paraId="60CC8A3A" w14:textId="77777777" w:rsidR="00835F01" w:rsidRDefault="00835F01" w:rsidP="00600EFC"/>
    <w:p w14:paraId="21DFD034" w14:textId="77777777" w:rsidR="00835F01" w:rsidRDefault="00835F01" w:rsidP="00600EFC"/>
    <w:p w14:paraId="22431B68" w14:textId="77777777" w:rsidR="00835F01" w:rsidRDefault="00835F01" w:rsidP="00600EFC"/>
    <w:p w14:paraId="037F2752" w14:textId="77777777" w:rsidR="00835F01" w:rsidRDefault="00835F01" w:rsidP="00600EFC"/>
    <w:p w14:paraId="401433A7" w14:textId="77777777" w:rsidR="00835F01" w:rsidRDefault="00835F01" w:rsidP="00600EFC"/>
    <w:p w14:paraId="620E76B7" w14:textId="77777777" w:rsidR="00835F01" w:rsidRDefault="00835F01" w:rsidP="00600EFC"/>
    <w:p w14:paraId="5FED3DA5" w14:textId="77777777" w:rsidR="00835F01" w:rsidRDefault="00835F01" w:rsidP="00600EFC"/>
    <w:p w14:paraId="2B62C3C0" w14:textId="77777777" w:rsidR="00835F01" w:rsidRDefault="00835F01" w:rsidP="00600EFC"/>
    <w:p w14:paraId="06FC6A4E" w14:textId="77777777" w:rsidR="00835F01" w:rsidRDefault="00835F01" w:rsidP="00600EFC"/>
    <w:p w14:paraId="1C86E5BD" w14:textId="77777777" w:rsidR="00835F01" w:rsidRDefault="00835F01"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3F8A78B1" w:rsidR="007C3305" w:rsidRDefault="007C3305" w:rsidP="00600EFC">
        <w:pPr>
          <w:pStyle w:val="Footer"/>
        </w:pPr>
        <w:r>
          <w:fldChar w:fldCharType="begin"/>
        </w:r>
        <w:r>
          <w:instrText xml:space="preserve"> PAGE   \* MERGEFORMAT </w:instrText>
        </w:r>
        <w:r>
          <w:fldChar w:fldCharType="separate"/>
        </w:r>
        <w:r w:rsidR="002713C9">
          <w:rPr>
            <w:noProof/>
          </w:rPr>
          <w:t>20</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15F97264"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2713C9">
      <w:rPr>
        <w:rStyle w:val="PageNumber"/>
        <w:noProof/>
      </w:rPr>
      <w:t>1</w:t>
    </w:r>
    <w:r w:rsidRPr="00045429">
      <w:rPr>
        <w:rStyle w:val="PageNumber"/>
      </w:rPr>
      <w:fldChar w:fldCharType="end"/>
    </w:r>
    <w:r w:rsidRPr="00045429">
      <w:rPr>
        <w:rStyle w:val="PageNumber"/>
      </w:rPr>
      <w:t xml:space="preserve"> of </w:t>
    </w:r>
    <w:r w:rsidR="00835F01">
      <w:fldChar w:fldCharType="begin"/>
    </w:r>
    <w:r w:rsidR="00835F01">
      <w:instrText xml:space="preserve"> SECTIONPAGES  \* Arabic  \* MERGEFORMAT </w:instrText>
    </w:r>
    <w:r w:rsidR="00835F01">
      <w:fldChar w:fldCharType="separate"/>
    </w:r>
    <w:r w:rsidR="002713C9" w:rsidRPr="002713C9">
      <w:rPr>
        <w:rStyle w:val="PageNumber"/>
        <w:noProof/>
      </w:rPr>
      <w:t>23</w:t>
    </w:r>
    <w:r w:rsidR="00835F01">
      <w:rPr>
        <w:rStyle w:val="PageNumber"/>
        <w:noProof/>
      </w:rPr>
      <w:fldChar w:fldCharType="end"/>
    </w:r>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B4D27" w14:textId="77777777" w:rsidR="00835F01" w:rsidRDefault="00835F01" w:rsidP="00600EFC">
      <w:r>
        <w:separator/>
      </w:r>
    </w:p>
    <w:p w14:paraId="1CEBD3B2" w14:textId="77777777" w:rsidR="00835F01" w:rsidRDefault="00835F01" w:rsidP="00600EFC"/>
    <w:p w14:paraId="1E251754" w14:textId="77777777" w:rsidR="00835F01" w:rsidRDefault="00835F01" w:rsidP="00600EFC"/>
    <w:p w14:paraId="0FFCA5D2" w14:textId="77777777" w:rsidR="00835F01" w:rsidRDefault="00835F01" w:rsidP="00600EFC"/>
    <w:p w14:paraId="6A721485" w14:textId="77777777" w:rsidR="00835F01" w:rsidRDefault="00835F01" w:rsidP="00600EFC"/>
    <w:p w14:paraId="358A2B1A" w14:textId="77777777" w:rsidR="00835F01" w:rsidRDefault="00835F01" w:rsidP="00600EFC"/>
    <w:p w14:paraId="10A456CB" w14:textId="77777777" w:rsidR="00835F01" w:rsidRDefault="00835F01" w:rsidP="00600EFC"/>
    <w:p w14:paraId="0BA27521" w14:textId="77777777" w:rsidR="00835F01" w:rsidRDefault="00835F01" w:rsidP="00600EFC"/>
    <w:p w14:paraId="72741C1F" w14:textId="77777777" w:rsidR="00835F01" w:rsidRDefault="00835F01" w:rsidP="00600EFC"/>
    <w:p w14:paraId="6B67C6BF" w14:textId="77777777" w:rsidR="00835F01" w:rsidRDefault="00835F01" w:rsidP="00600EFC"/>
    <w:p w14:paraId="07408666" w14:textId="77777777" w:rsidR="00835F01" w:rsidRDefault="00835F01" w:rsidP="00600EFC"/>
    <w:p w14:paraId="5170B804" w14:textId="77777777" w:rsidR="00835F01" w:rsidRDefault="00835F01" w:rsidP="00600EFC"/>
    <w:p w14:paraId="6C505DCC" w14:textId="77777777" w:rsidR="00835F01" w:rsidRDefault="00835F01" w:rsidP="00600EFC"/>
    <w:p w14:paraId="622B4DF9" w14:textId="77777777" w:rsidR="00835F01" w:rsidRDefault="00835F01" w:rsidP="00600EFC"/>
    <w:p w14:paraId="325B34D5" w14:textId="77777777" w:rsidR="00835F01" w:rsidRDefault="00835F01" w:rsidP="00600EFC"/>
    <w:p w14:paraId="70068E04" w14:textId="77777777" w:rsidR="00835F01" w:rsidRDefault="00835F01" w:rsidP="00600EFC"/>
    <w:p w14:paraId="468329F6" w14:textId="77777777" w:rsidR="00835F01" w:rsidRDefault="00835F01" w:rsidP="00600EFC"/>
    <w:p w14:paraId="30ED9B9C" w14:textId="77777777" w:rsidR="00835F01" w:rsidRDefault="00835F01" w:rsidP="00600EFC"/>
    <w:p w14:paraId="26776FF6" w14:textId="77777777" w:rsidR="00835F01" w:rsidRDefault="00835F01" w:rsidP="00600EFC"/>
    <w:p w14:paraId="4F0F045C" w14:textId="77777777" w:rsidR="00835F01" w:rsidRDefault="00835F01" w:rsidP="00600EFC"/>
    <w:p w14:paraId="0E272F04" w14:textId="77777777" w:rsidR="00835F01" w:rsidRDefault="00835F01" w:rsidP="00600EFC"/>
    <w:p w14:paraId="10436E05" w14:textId="77777777" w:rsidR="00835F01" w:rsidRDefault="00835F01" w:rsidP="00600EFC"/>
    <w:p w14:paraId="05E066D3" w14:textId="77777777" w:rsidR="00835F01" w:rsidRDefault="00835F01" w:rsidP="00600EFC"/>
    <w:p w14:paraId="0CD55830" w14:textId="77777777" w:rsidR="00835F01" w:rsidRDefault="00835F01" w:rsidP="00600EFC"/>
    <w:p w14:paraId="6FA4F15E" w14:textId="77777777" w:rsidR="00835F01" w:rsidRDefault="00835F01" w:rsidP="00600EFC"/>
    <w:p w14:paraId="25CC8B60" w14:textId="77777777" w:rsidR="00835F01" w:rsidRDefault="00835F01" w:rsidP="00600EFC"/>
    <w:p w14:paraId="330BAED4" w14:textId="77777777" w:rsidR="00835F01" w:rsidRDefault="00835F01" w:rsidP="00600EFC"/>
    <w:p w14:paraId="623EC365" w14:textId="77777777" w:rsidR="00835F01" w:rsidRDefault="00835F01" w:rsidP="00600EFC"/>
    <w:p w14:paraId="1CDAE55E" w14:textId="77777777" w:rsidR="00835F01" w:rsidRDefault="00835F01" w:rsidP="00600EFC"/>
  </w:footnote>
  <w:footnote w:type="continuationSeparator" w:id="0">
    <w:p w14:paraId="0BBE7CA3" w14:textId="77777777" w:rsidR="00835F01" w:rsidRDefault="00835F01" w:rsidP="00600EFC">
      <w:r>
        <w:continuationSeparator/>
      </w:r>
    </w:p>
    <w:p w14:paraId="25C02D84" w14:textId="77777777" w:rsidR="00835F01" w:rsidRDefault="00835F01" w:rsidP="00600EFC"/>
    <w:p w14:paraId="589EF28D" w14:textId="77777777" w:rsidR="00835F01" w:rsidRDefault="00835F01" w:rsidP="00600EFC"/>
    <w:p w14:paraId="64CBDDA4" w14:textId="77777777" w:rsidR="00835F01" w:rsidRDefault="00835F01" w:rsidP="00600EFC"/>
    <w:p w14:paraId="7C02D549" w14:textId="77777777" w:rsidR="00835F01" w:rsidRDefault="00835F01" w:rsidP="00600EFC"/>
    <w:p w14:paraId="13BD4344" w14:textId="77777777" w:rsidR="00835F01" w:rsidRDefault="00835F01" w:rsidP="00600EFC"/>
    <w:p w14:paraId="5ECA30FD" w14:textId="77777777" w:rsidR="00835F01" w:rsidRDefault="00835F01" w:rsidP="00600EFC"/>
    <w:p w14:paraId="0DC636F9" w14:textId="77777777" w:rsidR="00835F01" w:rsidRDefault="00835F01" w:rsidP="00600EFC"/>
    <w:p w14:paraId="0837B8DD" w14:textId="77777777" w:rsidR="00835F01" w:rsidRDefault="00835F01" w:rsidP="00600EFC"/>
    <w:p w14:paraId="5CBBB7EC" w14:textId="77777777" w:rsidR="00835F01" w:rsidRDefault="00835F01" w:rsidP="00600EFC"/>
    <w:p w14:paraId="288BB712" w14:textId="77777777" w:rsidR="00835F01" w:rsidRDefault="00835F01" w:rsidP="00600EFC"/>
    <w:p w14:paraId="12FAFB51" w14:textId="77777777" w:rsidR="00835F01" w:rsidRDefault="00835F01" w:rsidP="00600EFC"/>
    <w:p w14:paraId="41881ABB" w14:textId="77777777" w:rsidR="00835F01" w:rsidRDefault="00835F01" w:rsidP="00600EFC"/>
    <w:p w14:paraId="1D765CA4" w14:textId="77777777" w:rsidR="00835F01" w:rsidRDefault="00835F01" w:rsidP="00600EFC"/>
    <w:p w14:paraId="60CCB7D9" w14:textId="77777777" w:rsidR="00835F01" w:rsidRDefault="00835F01" w:rsidP="00600EFC"/>
    <w:p w14:paraId="28B5E97C" w14:textId="77777777" w:rsidR="00835F01" w:rsidRDefault="00835F01" w:rsidP="00600EFC"/>
    <w:p w14:paraId="65CAF1DE" w14:textId="77777777" w:rsidR="00835F01" w:rsidRDefault="00835F01" w:rsidP="00600EFC"/>
    <w:p w14:paraId="35ADB7DA" w14:textId="77777777" w:rsidR="00835F01" w:rsidRDefault="00835F01" w:rsidP="00600EFC"/>
    <w:p w14:paraId="6472F6BE" w14:textId="77777777" w:rsidR="00835F01" w:rsidRDefault="00835F01" w:rsidP="00600EFC"/>
    <w:p w14:paraId="2970BAFB" w14:textId="77777777" w:rsidR="00835F01" w:rsidRDefault="00835F01" w:rsidP="00600EFC"/>
    <w:p w14:paraId="64C1EE7F" w14:textId="77777777" w:rsidR="00835F01" w:rsidRDefault="00835F01" w:rsidP="00600EFC"/>
    <w:p w14:paraId="7EE76AA1" w14:textId="77777777" w:rsidR="00835F01" w:rsidRDefault="00835F01" w:rsidP="00600EFC"/>
    <w:p w14:paraId="0EF2A34B" w14:textId="77777777" w:rsidR="00835F01" w:rsidRDefault="00835F01" w:rsidP="00600EFC"/>
    <w:p w14:paraId="0D6F3104" w14:textId="77777777" w:rsidR="00835F01" w:rsidRDefault="00835F01" w:rsidP="00600EFC"/>
    <w:p w14:paraId="7DB825D7" w14:textId="77777777" w:rsidR="00835F01" w:rsidRDefault="00835F01" w:rsidP="00600EFC"/>
    <w:p w14:paraId="1C909C93" w14:textId="77777777" w:rsidR="00835F01" w:rsidRDefault="00835F01" w:rsidP="00600EFC"/>
    <w:p w14:paraId="72D3636E" w14:textId="77777777" w:rsidR="00835F01" w:rsidRDefault="00835F01" w:rsidP="00600EFC"/>
    <w:p w14:paraId="329A5D5C" w14:textId="77777777" w:rsidR="00835F01" w:rsidRDefault="00835F01" w:rsidP="00600EFC"/>
    <w:p w14:paraId="66FC6990" w14:textId="77777777" w:rsidR="00835F01" w:rsidRDefault="00835F01"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3A1C"/>
    <w:rsid w:val="00825D87"/>
    <w:rsid w:val="00827C6E"/>
    <w:rsid w:val="008345E9"/>
    <w:rsid w:val="00835690"/>
    <w:rsid w:val="008356CF"/>
    <w:rsid w:val="0083579A"/>
    <w:rsid w:val="00835921"/>
    <w:rsid w:val="00835F0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0BA3F-231B-4BF9-BE63-618E6B592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24</Pages>
  <Words>5344</Words>
  <Characters>30462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35735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145</cp:revision>
  <cp:lastPrinted>2017-06-26T15:30:00Z</cp:lastPrinted>
  <dcterms:created xsi:type="dcterms:W3CDTF">2016-10-25T18:33:00Z</dcterms:created>
  <dcterms:modified xsi:type="dcterms:W3CDTF">2017-07-21T14:00:00Z</dcterms:modified>
</cp:coreProperties>
</file>