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4C5668D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ins w:id="0" w:author="Tulchinskaya, Gaby (NIH/NCI) [C]" w:date="2017-08-01T15:19:00Z">
        <w:r w:rsidR="00033CE8">
          <w:rPr>
            <w:color w:val="0000FF"/>
          </w:rPr>
          <w:t>2.</w:t>
        </w:r>
      </w:ins>
      <w:ins w:id="1" w:author="Tulchinskaya, Gaby (NIH/NCI) [C]" w:date="2017-08-16T15:20:00Z">
        <w:r w:rsidR="00837DF2">
          <w:rPr>
            <w:color w:val="0000FF"/>
          </w:rPr>
          <w:t>2</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2"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3" w:author="Tulchinskaya, Gaby (NIH/NCI) [C]" w:date="2017-06-27T15:13:00Z"/>
              </w:rPr>
            </w:pPr>
            <w:ins w:id="4"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5" w:author="Tulchinskaya, Gaby (NIH/NCI) [C]" w:date="2017-06-27T15:13:00Z"/>
              </w:rPr>
            </w:pPr>
            <w:ins w:id="6"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7" w:author="Tulchinskaya, Gaby (NIH/NCI) [C]" w:date="2017-06-27T15:13:00Z"/>
              </w:rPr>
            </w:pPr>
            <w:ins w:id="8"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9" w:author="Tulchinskaya, Gaby (NIH/NCI) [C]" w:date="2017-06-27T15:13:00Z"/>
              </w:rPr>
            </w:pPr>
            <w:ins w:id="10" w:author="Tulchinskaya, Gaby (NIH/NCI) [C]" w:date="2017-06-27T15:13:00Z">
              <w:r>
                <w:t xml:space="preserve">Modified the text for e-mail </w:t>
              </w:r>
            </w:ins>
            <w:ins w:id="11" w:author="Tulchinskaya, Gaby (NIH/NCI) [C]" w:date="2017-06-27T15:14:00Z">
              <w:r>
                <w:t>boilerplate to testers after it was provided by OGA.</w:t>
              </w:r>
            </w:ins>
          </w:p>
        </w:tc>
      </w:tr>
      <w:tr w:rsidR="002713C9" w14:paraId="489F336B" w14:textId="77777777" w:rsidTr="002C11E9">
        <w:trPr>
          <w:cantSplit/>
          <w:ins w:id="12"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3" w:author="Tulchinskaya, Gaby (NIH/NCI) [C]" w:date="2017-07-21T09:59:00Z"/>
              </w:rPr>
            </w:pPr>
            <w:ins w:id="14"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5" w:author="Tulchinskaya, Gaby (NIH/NCI) [C]" w:date="2017-07-21T09:59:00Z"/>
              </w:rPr>
            </w:pPr>
            <w:ins w:id="16"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7" w:author="Tulchinskaya, Gaby (NIH/NCI) [C]" w:date="2017-07-21T09:59:00Z"/>
              </w:rPr>
            </w:pPr>
            <w:ins w:id="18"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9" w:author="Tulchinskaya, Gaby (NIH/NCI) [C]" w:date="2017-07-21T09:59:00Z"/>
              </w:rPr>
            </w:pPr>
            <w:ins w:id="20" w:author="Tulchinskaya, Gaby (NIH/NCI) [C]" w:date="2017-07-21T09:59:00Z">
              <w:r>
                <w:t xml:space="preserve">Added </w:t>
              </w:r>
              <w:proofErr w:type="spellStart"/>
              <w:r>
                <w:t>req</w:t>
              </w:r>
              <w:proofErr w:type="spellEnd"/>
              <w:r>
                <w:t xml:space="preserve"> to sec. Non-functional requirements</w:t>
              </w:r>
            </w:ins>
          </w:p>
        </w:tc>
      </w:tr>
      <w:tr w:rsidR="00D54EFC" w14:paraId="40E285AC" w14:textId="77777777" w:rsidTr="002C11E9">
        <w:trPr>
          <w:cantSplit/>
          <w:ins w:id="21" w:author="Tulchinskaya, Gaby (NIH/NCI) [C]" w:date="2017-07-31T11:23:00Z"/>
        </w:trPr>
        <w:tc>
          <w:tcPr>
            <w:tcW w:w="1099" w:type="dxa"/>
            <w:vAlign w:val="center"/>
          </w:tcPr>
          <w:p w14:paraId="7BE47C84" w14:textId="21CB506E" w:rsidR="00D54EFC" w:rsidRDefault="00D54EFC" w:rsidP="00320F9D">
            <w:pPr>
              <w:pStyle w:val="Cell"/>
              <w:widowControl w:val="0"/>
              <w:jc w:val="center"/>
              <w:rPr>
                <w:ins w:id="22" w:author="Tulchinskaya, Gaby (NIH/NCI) [C]" w:date="2017-07-31T11:23:00Z"/>
              </w:rPr>
            </w:pPr>
            <w:ins w:id="23" w:author="Tulchinskaya, Gaby (NIH/NCI) [C]" w:date="2017-07-31T11:23:00Z">
              <w:r>
                <w:t>1.9</w:t>
              </w:r>
            </w:ins>
          </w:p>
        </w:tc>
        <w:tc>
          <w:tcPr>
            <w:tcW w:w="1311" w:type="dxa"/>
            <w:vAlign w:val="center"/>
          </w:tcPr>
          <w:p w14:paraId="0789DC07" w14:textId="2F5EEAAE" w:rsidR="00D54EFC" w:rsidRDefault="00D54EFC" w:rsidP="00320F9D">
            <w:pPr>
              <w:pStyle w:val="Cell"/>
              <w:widowControl w:val="0"/>
              <w:jc w:val="center"/>
              <w:rPr>
                <w:ins w:id="24" w:author="Tulchinskaya, Gaby (NIH/NCI) [C]" w:date="2017-07-31T11:23:00Z"/>
              </w:rPr>
            </w:pPr>
            <w:ins w:id="25" w:author="Tulchinskaya, Gaby (NIH/NCI) [C]" w:date="2017-07-31T11:24:00Z">
              <w:r>
                <w:t>7/31/2017</w:t>
              </w:r>
            </w:ins>
          </w:p>
        </w:tc>
        <w:tc>
          <w:tcPr>
            <w:tcW w:w="1593" w:type="dxa"/>
            <w:vAlign w:val="center"/>
          </w:tcPr>
          <w:p w14:paraId="4ECAA6A0" w14:textId="7C1F2949" w:rsidR="00D54EFC" w:rsidRDefault="00D54EFC" w:rsidP="00320F9D">
            <w:pPr>
              <w:pStyle w:val="Cell"/>
              <w:widowControl w:val="0"/>
              <w:rPr>
                <w:ins w:id="26" w:author="Tulchinskaya, Gaby (NIH/NCI) [C]" w:date="2017-07-31T11:23:00Z"/>
              </w:rPr>
            </w:pPr>
            <w:ins w:id="27" w:author="Tulchinskaya, Gaby (NIH/NCI) [C]" w:date="2017-07-31T11:24:00Z">
              <w:r>
                <w:t>G. Tulchinskaya</w:t>
              </w:r>
            </w:ins>
          </w:p>
        </w:tc>
        <w:tc>
          <w:tcPr>
            <w:tcW w:w="5443" w:type="dxa"/>
            <w:gridSpan w:val="2"/>
            <w:vAlign w:val="center"/>
          </w:tcPr>
          <w:p w14:paraId="7661C2D7" w14:textId="77777777" w:rsidR="00D54EFC" w:rsidRDefault="00D54EFC" w:rsidP="00320F9D">
            <w:pPr>
              <w:pStyle w:val="Cell"/>
              <w:widowControl w:val="0"/>
              <w:rPr>
                <w:ins w:id="28" w:author="Tulchinskaya, Gaby (NIH/NCI) [C]" w:date="2017-07-31T11:34:00Z"/>
              </w:rPr>
            </w:pPr>
            <w:ins w:id="29" w:author="Tulchinskaya, Gaby (NIH/NCI) [C]" w:date="2017-07-31T11:23:00Z">
              <w:r>
                <w:t xml:space="preserve">Added success messages text to sec. </w:t>
              </w:r>
            </w:ins>
            <w:ins w:id="30" w:author="Tulchinskaya, Gaby (NIH/NCI) [C]" w:date="2017-07-31T11:24:00Z">
              <w:r>
                <w:t>“</w:t>
              </w:r>
            </w:ins>
            <w:ins w:id="31" w:author="Tulchinskaya, Gaby (NIH/NCI) [C]" w:date="2017-07-31T11:23:00Z">
              <w:r>
                <w:t>For a user with Draft Viewer and/or Draft</w:t>
              </w:r>
              <w:r w:rsidRPr="009B76C6">
                <w:t xml:space="preserve"> Administrator </w:t>
              </w:r>
              <w:r>
                <w:t>role</w:t>
              </w:r>
            </w:ins>
            <w:ins w:id="32" w:author="Tulchinskaya, Gaby (NIH/NCI) [C]" w:date="2017-07-31T11:24:00Z">
              <w:r>
                <w:t>”</w:t>
              </w:r>
            </w:ins>
          </w:p>
          <w:p w14:paraId="34414618" w14:textId="77777777" w:rsidR="00D505DC" w:rsidRDefault="00D505DC" w:rsidP="00320F9D">
            <w:pPr>
              <w:pStyle w:val="Cell"/>
              <w:widowControl w:val="0"/>
              <w:rPr>
                <w:ins w:id="33" w:author="Tulchinskaya, Gaby (NIH/NCI) [C]" w:date="2017-07-31T11:34:00Z"/>
              </w:rPr>
            </w:pPr>
          </w:p>
          <w:p w14:paraId="4F6716CD" w14:textId="7C74764D" w:rsidR="00D505DC" w:rsidRDefault="00D505DC" w:rsidP="00320F9D">
            <w:pPr>
              <w:pStyle w:val="Cell"/>
              <w:widowControl w:val="0"/>
              <w:rPr>
                <w:ins w:id="34" w:author="Tulchinskaya, Gaby (NIH/NCI) [C]" w:date="2017-07-31T11:23:00Z"/>
              </w:rPr>
            </w:pPr>
            <w:ins w:id="35" w:author="Tulchinskaya, Gaby (NIH/NCI) [C]" w:date="2017-07-31T11:34:00Z">
              <w:r>
                <w:t>Added the rule to sec. Review &amp; Test Draft Module Screen Data elements</w:t>
              </w:r>
            </w:ins>
          </w:p>
        </w:tc>
      </w:tr>
      <w:tr w:rsidR="00033CE8" w14:paraId="3652B92F" w14:textId="77777777" w:rsidTr="002C11E9">
        <w:trPr>
          <w:cantSplit/>
          <w:ins w:id="36" w:author="Tulchinskaya, Gaby (NIH/NCI) [C]" w:date="2017-08-01T15:20:00Z"/>
        </w:trPr>
        <w:tc>
          <w:tcPr>
            <w:tcW w:w="1099" w:type="dxa"/>
            <w:vAlign w:val="center"/>
          </w:tcPr>
          <w:p w14:paraId="7BBD78F1" w14:textId="7117AD3B" w:rsidR="00033CE8" w:rsidRDefault="00033CE8" w:rsidP="00033CE8">
            <w:pPr>
              <w:pStyle w:val="Cell"/>
              <w:widowControl w:val="0"/>
              <w:jc w:val="center"/>
              <w:rPr>
                <w:ins w:id="37" w:author="Tulchinskaya, Gaby (NIH/NCI) [C]" w:date="2017-08-01T15:20:00Z"/>
              </w:rPr>
            </w:pPr>
            <w:ins w:id="38" w:author="Tulchinskaya, Gaby (NIH/NCI) [C]" w:date="2017-08-01T15:20:00Z">
              <w:r>
                <w:t>2.0</w:t>
              </w:r>
            </w:ins>
          </w:p>
        </w:tc>
        <w:tc>
          <w:tcPr>
            <w:tcW w:w="1311" w:type="dxa"/>
            <w:vAlign w:val="center"/>
          </w:tcPr>
          <w:p w14:paraId="2ED5ABCA" w14:textId="3F904E99" w:rsidR="00033CE8" w:rsidRDefault="00033CE8" w:rsidP="00033CE8">
            <w:pPr>
              <w:pStyle w:val="Cell"/>
              <w:widowControl w:val="0"/>
              <w:jc w:val="center"/>
              <w:rPr>
                <w:ins w:id="39" w:author="Tulchinskaya, Gaby (NIH/NCI) [C]" w:date="2017-08-01T15:20:00Z"/>
              </w:rPr>
            </w:pPr>
            <w:ins w:id="40" w:author="Tulchinskaya, Gaby (NIH/NCI) [C]" w:date="2017-08-01T15:20:00Z">
              <w:r>
                <w:t>8/01/2017</w:t>
              </w:r>
            </w:ins>
          </w:p>
        </w:tc>
        <w:tc>
          <w:tcPr>
            <w:tcW w:w="1593" w:type="dxa"/>
            <w:vAlign w:val="center"/>
          </w:tcPr>
          <w:p w14:paraId="562C3022" w14:textId="110609C2" w:rsidR="00033CE8" w:rsidRDefault="00033CE8" w:rsidP="00033CE8">
            <w:pPr>
              <w:pStyle w:val="Cell"/>
              <w:widowControl w:val="0"/>
              <w:rPr>
                <w:ins w:id="41" w:author="Tulchinskaya, Gaby (NIH/NCI) [C]" w:date="2017-08-01T15:20:00Z"/>
              </w:rPr>
            </w:pPr>
            <w:ins w:id="42" w:author="Tulchinskaya, Gaby (NIH/NCI) [C]" w:date="2017-08-01T15:20:00Z">
              <w:r>
                <w:t>G. Tulchinskaya</w:t>
              </w:r>
            </w:ins>
          </w:p>
        </w:tc>
        <w:tc>
          <w:tcPr>
            <w:tcW w:w="5443" w:type="dxa"/>
            <w:gridSpan w:val="2"/>
            <w:vAlign w:val="center"/>
          </w:tcPr>
          <w:p w14:paraId="4B87C465" w14:textId="77777777" w:rsidR="00033CE8" w:rsidRDefault="00033CE8" w:rsidP="00033CE8">
            <w:pPr>
              <w:pStyle w:val="Cell"/>
              <w:widowControl w:val="0"/>
              <w:rPr>
                <w:ins w:id="43" w:author="Tulchinskaya, Gaby (NIH/NCI) [C]" w:date="2017-08-01T15:20:00Z"/>
              </w:rPr>
            </w:pPr>
            <w:ins w:id="44" w:author="Tulchinskaya, Gaby (NIH/NCI) [C]" w:date="2017-08-01T15:20:00Z">
              <w:r>
                <w:t>Updated after the demo to OGA:</w:t>
              </w:r>
            </w:ins>
          </w:p>
          <w:p w14:paraId="783F7AB0" w14:textId="48F4AC04" w:rsidR="00033CE8" w:rsidRDefault="00033CE8" w:rsidP="00033CE8">
            <w:pPr>
              <w:pStyle w:val="Cell"/>
              <w:widowControl w:val="0"/>
              <w:rPr>
                <w:ins w:id="45" w:author="Tulchinskaya, Gaby (NIH/NCI) [C]" w:date="2017-08-01T15:20:00Z"/>
              </w:rPr>
            </w:pPr>
            <w:ins w:id="46" w:author="Tulchinskaya, Gaby (NIH/NCI) [C]" w:date="2017-08-01T15:20:00Z">
              <w:r>
                <w:t xml:space="preserve">- </w:t>
              </w:r>
            </w:ins>
            <w:ins w:id="47" w:author="Tulchinskaya, Gaby (NIH/NCI) [C]" w:date="2017-08-01T15:22:00Z">
              <w:r w:rsidR="0013406A">
                <w:t xml:space="preserve">sec. Review and Test </w:t>
              </w:r>
              <w:proofErr w:type="spellStart"/>
              <w:r w:rsidR="0013406A">
                <w:t>Greensheet</w:t>
              </w:r>
              <w:proofErr w:type="spellEnd"/>
              <w:r w:rsidR="0013406A">
                <w:t xml:space="preserve"> Screen Data elements</w:t>
              </w:r>
            </w:ins>
          </w:p>
        </w:tc>
      </w:tr>
      <w:tr w:rsidR="0011492E" w14:paraId="26BE134C" w14:textId="77777777" w:rsidTr="002C11E9">
        <w:trPr>
          <w:cantSplit/>
          <w:ins w:id="48" w:author="Tulchinskaya, Gaby (NIH/NCI) [C]" w:date="2017-08-10T17:15:00Z"/>
        </w:trPr>
        <w:tc>
          <w:tcPr>
            <w:tcW w:w="1099" w:type="dxa"/>
            <w:vAlign w:val="center"/>
          </w:tcPr>
          <w:p w14:paraId="757B2475" w14:textId="1C5BD87B" w:rsidR="0011492E" w:rsidRDefault="0011492E" w:rsidP="0011492E">
            <w:pPr>
              <w:pStyle w:val="Cell"/>
              <w:widowControl w:val="0"/>
              <w:jc w:val="center"/>
              <w:rPr>
                <w:ins w:id="49" w:author="Tulchinskaya, Gaby (NIH/NCI) [C]" w:date="2017-08-10T17:15:00Z"/>
              </w:rPr>
            </w:pPr>
            <w:ins w:id="50" w:author="Tulchinskaya, Gaby (NIH/NCI) [C]" w:date="2017-08-10T17:15:00Z">
              <w:r>
                <w:t>2.1</w:t>
              </w:r>
            </w:ins>
          </w:p>
        </w:tc>
        <w:tc>
          <w:tcPr>
            <w:tcW w:w="1311" w:type="dxa"/>
            <w:vAlign w:val="center"/>
          </w:tcPr>
          <w:p w14:paraId="1032991D" w14:textId="7D4E5B62" w:rsidR="0011492E" w:rsidRDefault="0011492E" w:rsidP="0011492E">
            <w:pPr>
              <w:pStyle w:val="Cell"/>
              <w:widowControl w:val="0"/>
              <w:jc w:val="center"/>
              <w:rPr>
                <w:ins w:id="51" w:author="Tulchinskaya, Gaby (NIH/NCI) [C]" w:date="2017-08-10T17:15:00Z"/>
              </w:rPr>
            </w:pPr>
            <w:ins w:id="52" w:author="Tulchinskaya, Gaby (NIH/NCI) [C]" w:date="2017-08-10T17:16:00Z">
              <w:r>
                <w:t>8/10/2017</w:t>
              </w:r>
            </w:ins>
          </w:p>
        </w:tc>
        <w:tc>
          <w:tcPr>
            <w:tcW w:w="1593" w:type="dxa"/>
            <w:vAlign w:val="center"/>
          </w:tcPr>
          <w:p w14:paraId="0028A3B6" w14:textId="5BAF3449" w:rsidR="0011492E" w:rsidRDefault="0011492E" w:rsidP="0011492E">
            <w:pPr>
              <w:pStyle w:val="Cell"/>
              <w:widowControl w:val="0"/>
              <w:rPr>
                <w:ins w:id="53" w:author="Tulchinskaya, Gaby (NIH/NCI) [C]" w:date="2017-08-10T17:15:00Z"/>
              </w:rPr>
            </w:pPr>
            <w:ins w:id="54" w:author="Tulchinskaya, Gaby (NIH/NCI) [C]" w:date="2017-08-10T17:16:00Z">
              <w:r>
                <w:t>G. Tulchinskaya</w:t>
              </w:r>
            </w:ins>
          </w:p>
        </w:tc>
        <w:tc>
          <w:tcPr>
            <w:tcW w:w="5443" w:type="dxa"/>
            <w:gridSpan w:val="2"/>
            <w:vAlign w:val="center"/>
          </w:tcPr>
          <w:p w14:paraId="321D3D1B" w14:textId="7A971BE4" w:rsidR="0011492E" w:rsidRDefault="0011492E" w:rsidP="0011492E">
            <w:pPr>
              <w:pStyle w:val="Cell"/>
              <w:widowControl w:val="0"/>
              <w:rPr>
                <w:ins w:id="55" w:author="Tulchinskaya, Gaby (NIH/NCI) [C]" w:date="2017-08-10T17:15:00Z"/>
              </w:rPr>
            </w:pPr>
            <w:ins w:id="56" w:author="Tulchinskaya, Gaby (NIH/NCI) [C]" w:date="2017-08-10T17:21:00Z">
              <w:r>
                <w:t>Updated sec. “Review &amp; Test Draft Module Screen Data elements” (disabling Promote and Reject buttons)</w:t>
              </w:r>
            </w:ins>
          </w:p>
        </w:tc>
      </w:tr>
      <w:tr w:rsidR="00837DF2" w14:paraId="0A4F1F09" w14:textId="77777777" w:rsidTr="002C11E9">
        <w:trPr>
          <w:cantSplit/>
          <w:ins w:id="57" w:author="Tulchinskaya, Gaby (NIH/NCI) [C]" w:date="2017-08-16T15:20:00Z"/>
        </w:trPr>
        <w:tc>
          <w:tcPr>
            <w:tcW w:w="1099" w:type="dxa"/>
            <w:vAlign w:val="center"/>
          </w:tcPr>
          <w:p w14:paraId="129FF01B" w14:textId="63B93CBD" w:rsidR="00837DF2" w:rsidRDefault="00837DF2" w:rsidP="00837DF2">
            <w:pPr>
              <w:pStyle w:val="Cell"/>
              <w:widowControl w:val="0"/>
              <w:jc w:val="center"/>
              <w:rPr>
                <w:ins w:id="58" w:author="Tulchinskaya, Gaby (NIH/NCI) [C]" w:date="2017-08-16T15:20:00Z"/>
              </w:rPr>
            </w:pPr>
            <w:ins w:id="59" w:author="Tulchinskaya, Gaby (NIH/NCI) [C]" w:date="2017-08-16T15:21:00Z">
              <w:r>
                <w:t>2.2</w:t>
              </w:r>
            </w:ins>
          </w:p>
        </w:tc>
        <w:tc>
          <w:tcPr>
            <w:tcW w:w="1311" w:type="dxa"/>
            <w:vAlign w:val="center"/>
          </w:tcPr>
          <w:p w14:paraId="1CCAF4D5" w14:textId="7BB72060" w:rsidR="00837DF2" w:rsidRDefault="00837DF2" w:rsidP="00837DF2">
            <w:pPr>
              <w:pStyle w:val="Cell"/>
              <w:widowControl w:val="0"/>
              <w:jc w:val="center"/>
              <w:rPr>
                <w:ins w:id="60" w:author="Tulchinskaya, Gaby (NIH/NCI) [C]" w:date="2017-08-16T15:20:00Z"/>
              </w:rPr>
            </w:pPr>
            <w:ins w:id="61" w:author="Tulchinskaya, Gaby (NIH/NCI) [C]" w:date="2017-08-16T15:21:00Z">
              <w:r>
                <w:t>8/16/2017</w:t>
              </w:r>
            </w:ins>
          </w:p>
        </w:tc>
        <w:tc>
          <w:tcPr>
            <w:tcW w:w="1593" w:type="dxa"/>
            <w:vAlign w:val="center"/>
          </w:tcPr>
          <w:p w14:paraId="311F4B9F" w14:textId="557C2A5E" w:rsidR="00837DF2" w:rsidRDefault="00837DF2" w:rsidP="00837DF2">
            <w:pPr>
              <w:pStyle w:val="Cell"/>
              <w:widowControl w:val="0"/>
              <w:rPr>
                <w:ins w:id="62" w:author="Tulchinskaya, Gaby (NIH/NCI) [C]" w:date="2017-08-16T15:20:00Z"/>
              </w:rPr>
            </w:pPr>
            <w:ins w:id="63" w:author="Tulchinskaya, Gaby (NIH/NCI) [C]" w:date="2017-08-16T15:21:00Z">
              <w:r>
                <w:t>G. Tulchinskaya</w:t>
              </w:r>
            </w:ins>
          </w:p>
        </w:tc>
        <w:tc>
          <w:tcPr>
            <w:tcW w:w="5443" w:type="dxa"/>
            <w:gridSpan w:val="2"/>
            <w:vAlign w:val="center"/>
          </w:tcPr>
          <w:p w14:paraId="18A4EE1A" w14:textId="773032BA" w:rsidR="00837DF2" w:rsidRDefault="00837DF2" w:rsidP="00837DF2">
            <w:pPr>
              <w:pStyle w:val="Cell"/>
              <w:widowControl w:val="0"/>
              <w:rPr>
                <w:ins w:id="64" w:author="Tulchinskaya, Gaby (NIH/NCI) [C]" w:date="2017-08-16T15:20:00Z"/>
              </w:rPr>
            </w:pPr>
            <w:ins w:id="65" w:author="Tulchinskaya, Gaby (NIH/NCI) [C]" w:date="2017-08-16T15:27:00Z">
              <w:r>
                <w:t>Added sec. Type/</w:t>
              </w:r>
              <w:proofErr w:type="spellStart"/>
              <w:r>
                <w:t>Mech</w:t>
              </w:r>
              <w:proofErr w:type="spellEnd"/>
              <w:r>
                <w:t xml:space="preserve"> combinations for each section on </w:t>
              </w:r>
              <w:r w:rsidRPr="00B013F2">
                <w:rPr>
                  <w:noProof/>
                </w:rPr>
                <w:t>Review &amp; Test Draft Module screen</w:t>
              </w:r>
            </w:ins>
          </w:p>
        </w:tc>
      </w:tr>
    </w:tbl>
    <w:p w14:paraId="2303B535" w14:textId="77777777" w:rsidR="00320F9D" w:rsidRDefault="00320F9D" w:rsidP="00320F9D">
      <w:pPr>
        <w:pStyle w:val="Header1"/>
      </w:pPr>
      <w:r>
        <w:lastRenderedPageBreak/>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A93368"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A93368"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A93368"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A93368"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66F02358" w14:textId="627CCFCE" w:rsidR="00837DF2" w:rsidRDefault="007D18F9">
      <w:pPr>
        <w:pStyle w:val="TOC1"/>
        <w:rPr>
          <w:ins w:id="66" w:author="Tulchinskaya, Gaby (NIH/NCI) [C]" w:date="2017-08-16T15:27: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67" w:author="Tulchinskaya, Gaby (NIH/NCI) [C]" w:date="2017-08-16T15:27:00Z">
        <w:r w:rsidR="00837DF2" w:rsidRPr="003826DF">
          <w:rPr>
            <w:rStyle w:val="Hyperlink"/>
            <w:noProof/>
          </w:rPr>
          <w:fldChar w:fldCharType="begin"/>
        </w:r>
        <w:r w:rsidR="00837DF2" w:rsidRPr="003826DF">
          <w:rPr>
            <w:rStyle w:val="Hyperlink"/>
            <w:noProof/>
          </w:rPr>
          <w:instrText xml:space="preserve"> </w:instrText>
        </w:r>
        <w:r w:rsidR="00837DF2">
          <w:rPr>
            <w:noProof/>
          </w:rPr>
          <w:instrText>HYPERLINK \l "_Toc490660587"</w:instrText>
        </w:r>
        <w:r w:rsidR="00837DF2" w:rsidRPr="003826DF">
          <w:rPr>
            <w:rStyle w:val="Hyperlink"/>
            <w:noProof/>
          </w:rPr>
          <w:instrText xml:space="preserve"> </w:instrText>
        </w:r>
        <w:r w:rsidR="00837DF2" w:rsidRPr="003826DF">
          <w:rPr>
            <w:rStyle w:val="Hyperlink"/>
            <w:noProof/>
          </w:rPr>
          <w:fldChar w:fldCharType="separate"/>
        </w:r>
        <w:r w:rsidR="00837DF2" w:rsidRPr="003826DF">
          <w:rPr>
            <w:rStyle w:val="Hyperlink"/>
            <w:noProof/>
          </w:rPr>
          <w:t>1.</w:t>
        </w:r>
        <w:r w:rsidR="00837DF2">
          <w:rPr>
            <w:rFonts w:asciiTheme="minorHAnsi" w:eastAsiaTheme="minorEastAsia" w:hAnsiTheme="minorHAnsi" w:cstheme="minorBidi"/>
            <w:b w:val="0"/>
            <w:caps w:val="0"/>
            <w:noProof/>
            <w:sz w:val="22"/>
            <w:szCs w:val="22"/>
          </w:rPr>
          <w:tab/>
        </w:r>
        <w:r w:rsidR="00837DF2" w:rsidRPr="003826DF">
          <w:rPr>
            <w:rStyle w:val="Hyperlink"/>
            <w:noProof/>
          </w:rPr>
          <w:t>Document scope</w:t>
        </w:r>
        <w:r w:rsidR="00837DF2">
          <w:rPr>
            <w:noProof/>
            <w:webHidden/>
          </w:rPr>
          <w:tab/>
        </w:r>
        <w:r w:rsidR="00837DF2">
          <w:rPr>
            <w:noProof/>
            <w:webHidden/>
          </w:rPr>
          <w:fldChar w:fldCharType="begin"/>
        </w:r>
        <w:r w:rsidR="00837DF2">
          <w:rPr>
            <w:noProof/>
            <w:webHidden/>
          </w:rPr>
          <w:instrText xml:space="preserve"> PAGEREF _Toc490660587 \h </w:instrText>
        </w:r>
      </w:ins>
      <w:r w:rsidR="00837DF2">
        <w:rPr>
          <w:noProof/>
          <w:webHidden/>
        </w:rPr>
      </w:r>
      <w:r w:rsidR="00837DF2">
        <w:rPr>
          <w:noProof/>
          <w:webHidden/>
        </w:rPr>
        <w:fldChar w:fldCharType="separate"/>
      </w:r>
      <w:ins w:id="68" w:author="Tulchinskaya, Gaby (NIH/NCI) [C]" w:date="2017-08-16T15:27:00Z">
        <w:r w:rsidR="00837DF2">
          <w:rPr>
            <w:noProof/>
            <w:webHidden/>
          </w:rPr>
          <w:t>4</w:t>
        </w:r>
        <w:r w:rsidR="00837DF2">
          <w:rPr>
            <w:noProof/>
            <w:webHidden/>
          </w:rPr>
          <w:fldChar w:fldCharType="end"/>
        </w:r>
        <w:r w:rsidR="00837DF2" w:rsidRPr="003826DF">
          <w:rPr>
            <w:rStyle w:val="Hyperlink"/>
            <w:noProof/>
          </w:rPr>
          <w:fldChar w:fldCharType="end"/>
        </w:r>
      </w:ins>
    </w:p>
    <w:p w14:paraId="2588E0E1" w14:textId="59E21AD4" w:rsidR="00837DF2" w:rsidRDefault="00837DF2">
      <w:pPr>
        <w:pStyle w:val="TOC1"/>
        <w:rPr>
          <w:ins w:id="69" w:author="Tulchinskaya, Gaby (NIH/NCI) [C]" w:date="2017-08-16T15:27:00Z"/>
          <w:rFonts w:asciiTheme="minorHAnsi" w:eastAsiaTheme="minorEastAsia" w:hAnsiTheme="minorHAnsi" w:cstheme="minorBidi"/>
          <w:b w:val="0"/>
          <w:caps w:val="0"/>
          <w:noProof/>
          <w:sz w:val="22"/>
          <w:szCs w:val="22"/>
        </w:rPr>
      </w:pPr>
      <w:ins w:id="7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"_Toc490660588"</w:instrText>
        </w:r>
        <w:r w:rsidRPr="003826DF">
          <w:rPr>
            <w:rStyle w:val="Hyperlink"/>
            <w:noProof/>
          </w:rPr>
          <w:instrText xml:space="preserve"> </w:instrText>
        </w:r>
        <w:r w:rsidRPr="003826DF">
          <w:rPr>
            <w:rStyle w:val="Hyperlink"/>
            <w:noProof/>
          </w:rPr>
          <w:fldChar w:fldCharType="separate"/>
        </w:r>
        <w:r w:rsidRPr="003826DF">
          <w:rPr>
            <w:rStyle w:val="Hyperlink"/>
            <w:noProof/>
          </w:rPr>
          <w:t>2.</w:t>
        </w:r>
        <w:r>
          <w:rPr>
            <w:rFonts w:asciiTheme="minorHAnsi" w:eastAsiaTheme="minorEastAsia" w:hAnsiTheme="minorHAnsi" w:cstheme="minorBidi"/>
            <w:b w:val="0"/>
            <w:caps w:val="0"/>
            <w:noProof/>
            <w:sz w:val="22"/>
            <w:szCs w:val="22"/>
          </w:rPr>
          <w:tab/>
        </w:r>
        <w:r w:rsidRPr="003826DF">
          <w:rPr>
            <w:rStyle w:val="Hyperlink"/>
            <w:noProof/>
          </w:rPr>
          <w:t>Business Need Description</w:t>
        </w:r>
        <w:r>
          <w:rPr>
            <w:noProof/>
            <w:webHidden/>
          </w:rPr>
          <w:tab/>
        </w:r>
        <w:r>
          <w:rPr>
            <w:noProof/>
            <w:webHidden/>
          </w:rPr>
          <w:fldChar w:fldCharType="begin"/>
        </w:r>
        <w:r>
          <w:rPr>
            <w:noProof/>
            <w:webHidden/>
          </w:rPr>
          <w:instrText xml:space="preserve"> PAGEREF _Toc490660588 \h </w:instrText>
        </w:r>
      </w:ins>
      <w:r>
        <w:rPr>
          <w:noProof/>
          <w:webHidden/>
        </w:rPr>
      </w:r>
      <w:r>
        <w:rPr>
          <w:noProof/>
          <w:webHidden/>
        </w:rPr>
        <w:fldChar w:fldCharType="separate"/>
      </w:r>
      <w:ins w:id="71" w:author="Tulchinskaya, Gaby (NIH/NCI) [C]" w:date="2017-08-16T15:27:00Z">
        <w:r>
          <w:rPr>
            <w:noProof/>
            <w:webHidden/>
          </w:rPr>
          <w:t>4</w:t>
        </w:r>
        <w:r>
          <w:rPr>
            <w:noProof/>
            <w:webHidden/>
          </w:rPr>
          <w:fldChar w:fldCharType="end"/>
        </w:r>
        <w:r w:rsidRPr="003826DF">
          <w:rPr>
            <w:rStyle w:val="Hyperlink"/>
            <w:noProof/>
          </w:rPr>
          <w:fldChar w:fldCharType="end"/>
        </w:r>
      </w:ins>
    </w:p>
    <w:p w14:paraId="0F27DF86" w14:textId="5FA397EC" w:rsidR="00837DF2" w:rsidRDefault="00837DF2">
      <w:pPr>
        <w:pStyle w:val="TOC1"/>
        <w:rPr>
          <w:ins w:id="72" w:author="Tulchinskaya, Gaby (NIH/NCI) [C]" w:date="2017-08-16T15:27:00Z"/>
          <w:rFonts w:asciiTheme="minorHAnsi" w:eastAsiaTheme="minorEastAsia" w:hAnsiTheme="minorHAnsi" w:cstheme="minorBidi"/>
          <w:b w:val="0"/>
          <w:caps w:val="0"/>
          <w:noProof/>
          <w:sz w:val="22"/>
          <w:szCs w:val="22"/>
        </w:rPr>
      </w:pPr>
      <w:ins w:id="7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"_Toc490660589"</w:instrText>
        </w:r>
        <w:r w:rsidRPr="003826DF">
          <w:rPr>
            <w:rStyle w:val="Hyperlink"/>
            <w:noProof/>
          </w:rPr>
          <w:instrText xml:space="preserve"> </w:instrText>
        </w:r>
        <w:r w:rsidRPr="003826DF">
          <w:rPr>
            <w:rStyle w:val="Hyperlink"/>
            <w:noProof/>
          </w:rPr>
          <w:fldChar w:fldCharType="separate"/>
        </w:r>
        <w:r w:rsidRPr="003826DF">
          <w:rPr>
            <w:rStyle w:val="Hyperlink"/>
            <w:noProof/>
          </w:rPr>
          <w:t>3.</w:t>
        </w:r>
        <w:r>
          <w:rPr>
            <w:rFonts w:asciiTheme="minorHAnsi" w:eastAsiaTheme="minorEastAsia" w:hAnsiTheme="minorHAnsi" w:cstheme="minorBidi"/>
            <w:b w:val="0"/>
            <w:caps w:val="0"/>
            <w:noProof/>
            <w:sz w:val="22"/>
            <w:szCs w:val="22"/>
          </w:rPr>
          <w:tab/>
        </w:r>
        <w:r w:rsidRPr="003826DF">
          <w:rPr>
            <w:rStyle w:val="Hyperlink"/>
            <w:noProof/>
          </w:rPr>
          <w:t>User roles</w:t>
        </w:r>
        <w:r>
          <w:rPr>
            <w:noProof/>
            <w:webHidden/>
          </w:rPr>
          <w:tab/>
        </w:r>
        <w:r>
          <w:rPr>
            <w:noProof/>
            <w:webHidden/>
          </w:rPr>
          <w:fldChar w:fldCharType="begin"/>
        </w:r>
        <w:r>
          <w:rPr>
            <w:noProof/>
            <w:webHidden/>
          </w:rPr>
          <w:instrText xml:space="preserve"> PAGEREF _Toc490660589 \h </w:instrText>
        </w:r>
      </w:ins>
      <w:r>
        <w:rPr>
          <w:noProof/>
          <w:webHidden/>
        </w:rPr>
      </w:r>
      <w:r>
        <w:rPr>
          <w:noProof/>
          <w:webHidden/>
        </w:rPr>
        <w:fldChar w:fldCharType="separate"/>
      </w:r>
      <w:ins w:id="74" w:author="Tulchinskaya, Gaby (NIH/NCI) [C]" w:date="2017-08-16T15:27:00Z">
        <w:r>
          <w:rPr>
            <w:noProof/>
            <w:webHidden/>
          </w:rPr>
          <w:t>4</w:t>
        </w:r>
        <w:r>
          <w:rPr>
            <w:noProof/>
            <w:webHidden/>
          </w:rPr>
          <w:fldChar w:fldCharType="end"/>
        </w:r>
        <w:r w:rsidRPr="003826DF">
          <w:rPr>
            <w:rStyle w:val="Hyperlink"/>
            <w:noProof/>
          </w:rPr>
          <w:fldChar w:fldCharType="end"/>
        </w:r>
      </w:ins>
    </w:p>
    <w:p w14:paraId="07B6CB9C" w14:textId="13096A1A" w:rsidR="00837DF2" w:rsidRDefault="00837DF2">
      <w:pPr>
        <w:pStyle w:val="TOC2"/>
        <w:rPr>
          <w:ins w:id="75" w:author="Tulchinskaya, Gaby (NIH/NCI) [C]" w:date="2017-08-16T15:27:00Z"/>
          <w:rFonts w:asciiTheme="minorHAnsi" w:eastAsiaTheme="minorEastAsia" w:hAnsiTheme="minorHAnsi" w:cstheme="minorBidi"/>
          <w:bCs w:val="0"/>
          <w:smallCaps w:val="0"/>
          <w:noProof/>
          <w:sz w:val="22"/>
          <w:szCs w:val="22"/>
        </w:rPr>
      </w:pPr>
      <w:ins w:id="7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"_Toc490660590"</w:instrText>
        </w:r>
        <w:r w:rsidRPr="003826DF">
          <w:rPr>
            <w:rStyle w:val="Hyperlink"/>
            <w:noProof/>
          </w:rPr>
          <w:instrText xml:space="preserve"> </w:instrText>
        </w:r>
        <w:r w:rsidRPr="003826DF">
          <w:rPr>
            <w:rStyle w:val="Hyperlink"/>
            <w:noProof/>
          </w:rPr>
          <w:fldChar w:fldCharType="separate"/>
        </w:r>
        <w:r w:rsidRPr="003826DF">
          <w:rPr>
            <w:rStyle w:val="Hyperlink"/>
            <w:noProof/>
          </w:rPr>
          <w:t>3.1</w:t>
        </w:r>
        <w:r>
          <w:rPr>
            <w:rFonts w:asciiTheme="minorHAnsi" w:eastAsiaTheme="minorEastAsia" w:hAnsiTheme="minorHAnsi" w:cstheme="minorBidi"/>
            <w:bCs w:val="0"/>
            <w:smallCaps w:val="0"/>
            <w:noProof/>
            <w:sz w:val="22"/>
            <w:szCs w:val="22"/>
          </w:rPr>
          <w:tab/>
        </w:r>
        <w:r w:rsidRPr="003826DF">
          <w:rPr>
            <w:rStyle w:val="Hyperlink"/>
            <w:noProof/>
          </w:rPr>
          <w:t>Before re-design:</w:t>
        </w:r>
        <w:r>
          <w:rPr>
            <w:noProof/>
            <w:webHidden/>
          </w:rPr>
          <w:tab/>
        </w:r>
        <w:r>
          <w:rPr>
            <w:noProof/>
            <w:webHidden/>
          </w:rPr>
          <w:fldChar w:fldCharType="begin"/>
        </w:r>
        <w:r>
          <w:rPr>
            <w:noProof/>
            <w:webHidden/>
          </w:rPr>
          <w:instrText xml:space="preserve"> PAGEREF _Toc490660590 \h </w:instrText>
        </w:r>
      </w:ins>
      <w:r>
        <w:rPr>
          <w:noProof/>
          <w:webHidden/>
        </w:rPr>
      </w:r>
      <w:r>
        <w:rPr>
          <w:noProof/>
          <w:webHidden/>
        </w:rPr>
        <w:fldChar w:fldCharType="separate"/>
      </w:r>
      <w:ins w:id="77" w:author="Tulchinskaya, Gaby (NIH/NCI) [C]" w:date="2017-08-16T15:27:00Z">
        <w:r>
          <w:rPr>
            <w:noProof/>
            <w:webHidden/>
          </w:rPr>
          <w:t>4</w:t>
        </w:r>
        <w:r>
          <w:rPr>
            <w:noProof/>
            <w:webHidden/>
          </w:rPr>
          <w:fldChar w:fldCharType="end"/>
        </w:r>
        <w:r w:rsidRPr="003826DF">
          <w:rPr>
            <w:rStyle w:val="Hyperlink"/>
            <w:noProof/>
          </w:rPr>
          <w:fldChar w:fldCharType="end"/>
        </w:r>
      </w:ins>
    </w:p>
    <w:p w14:paraId="0AADCE6E" w14:textId="587CFFCA" w:rsidR="00837DF2" w:rsidRDefault="00837DF2">
      <w:pPr>
        <w:pStyle w:val="TOC2"/>
        <w:rPr>
          <w:ins w:id="78" w:author="Tulchinskaya, Gaby (NIH/NCI) [C]" w:date="2017-08-16T15:27:00Z"/>
          <w:rFonts w:asciiTheme="minorHAnsi" w:eastAsiaTheme="minorEastAsia" w:hAnsiTheme="minorHAnsi" w:cstheme="minorBidi"/>
          <w:bCs w:val="0"/>
          <w:smallCaps w:val="0"/>
          <w:noProof/>
          <w:sz w:val="22"/>
          <w:szCs w:val="22"/>
        </w:rPr>
      </w:pPr>
      <w:ins w:id="7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"_Toc490660591"</w:instrText>
        </w:r>
        <w:r w:rsidRPr="003826DF">
          <w:rPr>
            <w:rStyle w:val="Hyperlink"/>
            <w:noProof/>
          </w:rPr>
          <w:instrText xml:space="preserve"> </w:instrText>
        </w:r>
        <w:r w:rsidRPr="003826DF">
          <w:rPr>
            <w:rStyle w:val="Hyperlink"/>
            <w:noProof/>
          </w:rPr>
          <w:fldChar w:fldCharType="separate"/>
        </w:r>
        <w:r w:rsidRPr="003826DF">
          <w:rPr>
            <w:rStyle w:val="Hyperlink"/>
            <w:noProof/>
          </w:rPr>
          <w:t>3.2</w:t>
        </w:r>
        <w:r>
          <w:rPr>
            <w:rFonts w:asciiTheme="minorHAnsi" w:eastAsiaTheme="minorEastAsia" w:hAnsiTheme="minorHAnsi" w:cstheme="minorBidi"/>
            <w:bCs w:val="0"/>
            <w:smallCaps w:val="0"/>
            <w:noProof/>
            <w:sz w:val="22"/>
            <w:szCs w:val="22"/>
          </w:rPr>
          <w:tab/>
        </w:r>
        <w:r w:rsidRPr="003826DF">
          <w:rPr>
            <w:rStyle w:val="Hyperlink"/>
            <w:noProof/>
          </w:rPr>
          <w:t>Changes for re-design:</w:t>
        </w:r>
        <w:r>
          <w:rPr>
            <w:noProof/>
            <w:webHidden/>
          </w:rPr>
          <w:tab/>
        </w:r>
        <w:r>
          <w:rPr>
            <w:noProof/>
            <w:webHidden/>
          </w:rPr>
          <w:fldChar w:fldCharType="begin"/>
        </w:r>
        <w:r>
          <w:rPr>
            <w:noProof/>
            <w:webHidden/>
          </w:rPr>
          <w:instrText xml:space="preserve"> PAGEREF _Toc490660591 \h </w:instrText>
        </w:r>
      </w:ins>
      <w:r>
        <w:rPr>
          <w:noProof/>
          <w:webHidden/>
        </w:rPr>
      </w:r>
      <w:r>
        <w:rPr>
          <w:noProof/>
          <w:webHidden/>
        </w:rPr>
        <w:fldChar w:fldCharType="separate"/>
      </w:r>
      <w:ins w:id="80" w:author="Tulchinskaya, Gaby (NIH/NCI) [C]" w:date="2017-08-16T15:27:00Z">
        <w:r>
          <w:rPr>
            <w:noProof/>
            <w:webHidden/>
          </w:rPr>
          <w:t>5</w:t>
        </w:r>
        <w:r>
          <w:rPr>
            <w:noProof/>
            <w:webHidden/>
          </w:rPr>
          <w:fldChar w:fldCharType="end"/>
        </w:r>
        <w:r w:rsidRPr="003826DF">
          <w:rPr>
            <w:rStyle w:val="Hyperlink"/>
            <w:noProof/>
          </w:rPr>
          <w:fldChar w:fldCharType="end"/>
        </w:r>
      </w:ins>
    </w:p>
    <w:p w14:paraId="48D512A0" w14:textId="342D0411" w:rsidR="00837DF2" w:rsidRDefault="00837DF2">
      <w:pPr>
        <w:pStyle w:val="TOC1"/>
        <w:rPr>
          <w:ins w:id="81" w:author="Tulchinskaya, Gaby (NIH/NCI) [C]" w:date="2017-08-16T15:27:00Z"/>
          <w:rFonts w:asciiTheme="minorHAnsi" w:eastAsiaTheme="minorEastAsia" w:hAnsiTheme="minorHAnsi" w:cstheme="minorBidi"/>
          <w:b w:val="0"/>
          <w:caps w:val="0"/>
          <w:noProof/>
          <w:sz w:val="22"/>
          <w:szCs w:val="22"/>
        </w:rPr>
      </w:pPr>
      <w:ins w:id="8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"_Toc490660592"</w:instrText>
        </w:r>
        <w:r w:rsidRPr="003826DF">
          <w:rPr>
            <w:rStyle w:val="Hyperlink"/>
            <w:noProof/>
          </w:rPr>
          <w:instrText xml:space="preserve"> </w:instrText>
        </w:r>
        <w:r w:rsidRPr="003826DF">
          <w:rPr>
            <w:rStyle w:val="Hyperlink"/>
            <w:noProof/>
          </w:rPr>
          <w:fldChar w:fldCharType="separate"/>
        </w:r>
        <w:r w:rsidRPr="003826DF">
          <w:rPr>
            <w:rStyle w:val="Hyperlink"/>
            <w:noProof/>
          </w:rPr>
          <w:t>4.</w:t>
        </w:r>
        <w:r>
          <w:rPr>
            <w:rFonts w:asciiTheme="minorHAnsi" w:eastAsiaTheme="minorEastAsia" w:hAnsiTheme="minorHAnsi" w:cstheme="minorBidi"/>
            <w:b w:val="0"/>
            <w:caps w:val="0"/>
            <w:noProof/>
            <w:sz w:val="22"/>
            <w:szCs w:val="22"/>
          </w:rPr>
          <w:tab/>
        </w:r>
        <w:r w:rsidRPr="003826DF">
          <w:rPr>
            <w:rStyle w:val="Hyperlink"/>
            <w:noProof/>
          </w:rPr>
          <w:t>Overall business flow description</w:t>
        </w:r>
        <w:r>
          <w:rPr>
            <w:noProof/>
            <w:webHidden/>
          </w:rPr>
          <w:tab/>
        </w:r>
        <w:r>
          <w:rPr>
            <w:noProof/>
            <w:webHidden/>
          </w:rPr>
          <w:fldChar w:fldCharType="begin"/>
        </w:r>
        <w:r>
          <w:rPr>
            <w:noProof/>
            <w:webHidden/>
          </w:rPr>
          <w:instrText xml:space="preserve"> PAGEREF _Toc490660592 \h </w:instrText>
        </w:r>
      </w:ins>
      <w:r>
        <w:rPr>
          <w:noProof/>
          <w:webHidden/>
        </w:rPr>
      </w:r>
      <w:r>
        <w:rPr>
          <w:noProof/>
          <w:webHidden/>
        </w:rPr>
        <w:fldChar w:fldCharType="separate"/>
      </w:r>
      <w:ins w:id="83" w:author="Tulchinskaya, Gaby (NIH/NCI) [C]" w:date="2017-08-16T15:27:00Z">
        <w:r>
          <w:rPr>
            <w:noProof/>
            <w:webHidden/>
          </w:rPr>
          <w:t>6</w:t>
        </w:r>
        <w:r>
          <w:rPr>
            <w:noProof/>
            <w:webHidden/>
          </w:rPr>
          <w:fldChar w:fldCharType="end"/>
        </w:r>
        <w:r w:rsidRPr="003826DF">
          <w:rPr>
            <w:rStyle w:val="Hyperlink"/>
            <w:noProof/>
          </w:rPr>
          <w:fldChar w:fldCharType="end"/>
        </w:r>
      </w:ins>
    </w:p>
    <w:p w14:paraId="31385499" w14:textId="58E348B0" w:rsidR="00837DF2" w:rsidRDefault="00837DF2">
      <w:pPr>
        <w:pStyle w:val="TOC2"/>
        <w:rPr>
          <w:ins w:id="84" w:author="Tulchinskaya, Gaby (NIH/NCI) [C]" w:date="2017-08-16T15:27:00Z"/>
          <w:rFonts w:asciiTheme="minorHAnsi" w:eastAsiaTheme="minorEastAsia" w:hAnsiTheme="minorHAnsi" w:cstheme="minorBidi"/>
          <w:bCs w:val="0"/>
          <w:smallCaps w:val="0"/>
          <w:noProof/>
          <w:sz w:val="22"/>
          <w:szCs w:val="22"/>
        </w:rPr>
      </w:pPr>
      <w:ins w:id="8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"_Toc490660593"</w:instrText>
        </w:r>
        <w:r w:rsidRPr="003826DF">
          <w:rPr>
            <w:rStyle w:val="Hyperlink"/>
            <w:noProof/>
          </w:rPr>
          <w:instrText xml:space="preserve"> </w:instrText>
        </w:r>
        <w:r w:rsidRPr="003826DF">
          <w:rPr>
            <w:rStyle w:val="Hyperlink"/>
            <w:noProof/>
          </w:rPr>
          <w:fldChar w:fldCharType="separate"/>
        </w:r>
        <w:r w:rsidRPr="003826DF">
          <w:rPr>
            <w:rStyle w:val="Hyperlink"/>
            <w:noProof/>
          </w:rPr>
          <w:t>4.1</w:t>
        </w:r>
        <w:r>
          <w:rPr>
            <w:rFonts w:asciiTheme="minorHAnsi" w:eastAsiaTheme="minorEastAsia" w:hAnsiTheme="minorHAnsi" w:cstheme="minorBidi"/>
            <w:bCs w:val="0"/>
            <w:smallCaps w:val="0"/>
            <w:noProof/>
            <w:sz w:val="22"/>
            <w:szCs w:val="22"/>
          </w:rPr>
          <w:tab/>
        </w:r>
        <w:r w:rsidRPr="003826DF">
          <w:rPr>
            <w:rStyle w:val="Hyperlink"/>
            <w:noProof/>
          </w:rPr>
          <w:t>For a user with Draft Viewer and/or Draft Administrator role</w:t>
        </w:r>
        <w:r>
          <w:rPr>
            <w:noProof/>
            <w:webHidden/>
          </w:rPr>
          <w:tab/>
        </w:r>
        <w:r>
          <w:rPr>
            <w:noProof/>
            <w:webHidden/>
          </w:rPr>
          <w:fldChar w:fldCharType="begin"/>
        </w:r>
        <w:r>
          <w:rPr>
            <w:noProof/>
            <w:webHidden/>
          </w:rPr>
          <w:instrText xml:space="preserve"> PAGEREF _Toc490660593 \h </w:instrText>
        </w:r>
      </w:ins>
      <w:r>
        <w:rPr>
          <w:noProof/>
          <w:webHidden/>
        </w:rPr>
      </w:r>
      <w:r>
        <w:rPr>
          <w:noProof/>
          <w:webHidden/>
        </w:rPr>
        <w:fldChar w:fldCharType="separate"/>
      </w:r>
      <w:ins w:id="86" w:author="Tulchinskaya, Gaby (NIH/NCI) [C]" w:date="2017-08-16T15:27:00Z">
        <w:r>
          <w:rPr>
            <w:noProof/>
            <w:webHidden/>
          </w:rPr>
          <w:t>6</w:t>
        </w:r>
        <w:r>
          <w:rPr>
            <w:noProof/>
            <w:webHidden/>
          </w:rPr>
          <w:fldChar w:fldCharType="end"/>
        </w:r>
        <w:r w:rsidRPr="003826DF">
          <w:rPr>
            <w:rStyle w:val="Hyperlink"/>
            <w:noProof/>
          </w:rPr>
          <w:fldChar w:fldCharType="end"/>
        </w:r>
      </w:ins>
    </w:p>
    <w:p w14:paraId="59124E91" w14:textId="407D37A5" w:rsidR="00837DF2" w:rsidRDefault="00837DF2">
      <w:pPr>
        <w:pStyle w:val="TOC3"/>
        <w:rPr>
          <w:ins w:id="87" w:author="Tulchinskaya, Gaby (NIH/NCI) [C]" w:date="2017-08-16T15:27:00Z"/>
          <w:rFonts w:asciiTheme="minorHAnsi" w:eastAsiaTheme="minorEastAsia" w:hAnsiTheme="minorHAnsi" w:cstheme="minorBidi"/>
          <w:bCs w:val="0"/>
          <w:i w:val="0"/>
          <w:iCs w:val="0"/>
          <w:noProof/>
          <w:sz w:val="22"/>
          <w:szCs w:val="22"/>
        </w:rPr>
      </w:pPr>
      <w:ins w:id="88"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"_Toc490660594"</w:instrText>
        </w:r>
        <w:r w:rsidRPr="003826DF">
          <w:rPr>
            <w:rStyle w:val="Hyperlink"/>
            <w:noProof/>
          </w:rPr>
          <w:instrText xml:space="preserve"> </w:instrText>
        </w:r>
        <w:r w:rsidRPr="003826DF">
          <w:rPr>
            <w:rStyle w:val="Hyperlink"/>
            <w:noProof/>
          </w:rPr>
          <w:fldChar w:fldCharType="separate"/>
        </w:r>
        <w:r w:rsidRPr="003826DF">
          <w:rPr>
            <w:rStyle w:val="Hyperlink"/>
            <w:noProof/>
          </w:rPr>
          <w:t>4.1.1</w:t>
        </w:r>
        <w:r>
          <w:rPr>
            <w:rFonts w:asciiTheme="minorHAnsi" w:eastAsiaTheme="minorEastAsia" w:hAnsiTheme="minorHAnsi" w:cstheme="minorBidi"/>
            <w:bCs w:val="0"/>
            <w:i w:val="0"/>
            <w:iCs w:val="0"/>
            <w:noProof/>
            <w:sz w:val="22"/>
            <w:szCs w:val="22"/>
          </w:rPr>
          <w:tab/>
        </w:r>
        <w:r w:rsidRPr="003826DF">
          <w:rPr>
            <w:rStyle w:val="Hyperlink"/>
            <w:noProof/>
          </w:rPr>
          <w:t>Email to testers</w:t>
        </w:r>
        <w:r>
          <w:rPr>
            <w:noProof/>
            <w:webHidden/>
          </w:rPr>
          <w:tab/>
        </w:r>
        <w:r>
          <w:rPr>
            <w:noProof/>
            <w:webHidden/>
          </w:rPr>
          <w:fldChar w:fldCharType="begin"/>
        </w:r>
        <w:r>
          <w:rPr>
            <w:noProof/>
            <w:webHidden/>
          </w:rPr>
          <w:instrText xml:space="preserve"> PAGEREF _Toc490660594 \h </w:instrText>
        </w:r>
      </w:ins>
      <w:r>
        <w:rPr>
          <w:noProof/>
          <w:webHidden/>
        </w:rPr>
      </w:r>
      <w:r>
        <w:rPr>
          <w:noProof/>
          <w:webHidden/>
        </w:rPr>
        <w:fldChar w:fldCharType="separate"/>
      </w:r>
      <w:ins w:id="89" w:author="Tulchinskaya, Gaby (NIH/NCI) [C]" w:date="2017-08-16T15:27:00Z">
        <w:r>
          <w:rPr>
            <w:noProof/>
            <w:webHidden/>
          </w:rPr>
          <w:t>7</w:t>
        </w:r>
        <w:r>
          <w:rPr>
            <w:noProof/>
            <w:webHidden/>
          </w:rPr>
          <w:fldChar w:fldCharType="end"/>
        </w:r>
        <w:r w:rsidRPr="003826DF">
          <w:rPr>
            <w:rStyle w:val="Hyperlink"/>
            <w:noProof/>
          </w:rPr>
          <w:fldChar w:fldCharType="end"/>
        </w:r>
      </w:ins>
    </w:p>
    <w:p w14:paraId="2E5CFA7A" w14:textId="49CFB1B6" w:rsidR="00837DF2" w:rsidRDefault="00837DF2">
      <w:pPr>
        <w:pStyle w:val="TOC2"/>
        <w:rPr>
          <w:ins w:id="90" w:author="Tulchinskaya, Gaby (NIH/NCI) [C]" w:date="2017-08-16T15:27:00Z"/>
          <w:rFonts w:asciiTheme="minorHAnsi" w:eastAsiaTheme="minorEastAsia" w:hAnsiTheme="minorHAnsi" w:cstheme="minorBidi"/>
          <w:bCs w:val="0"/>
          <w:smallCaps w:val="0"/>
          <w:noProof/>
          <w:sz w:val="22"/>
          <w:szCs w:val="22"/>
        </w:rPr>
      </w:pPr>
      <w:ins w:id="91"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"_Toc490660595"</w:instrText>
        </w:r>
        <w:r w:rsidRPr="003826DF">
          <w:rPr>
            <w:rStyle w:val="Hyperlink"/>
            <w:noProof/>
          </w:rPr>
          <w:instrText xml:space="preserve"> </w:instrText>
        </w:r>
        <w:r w:rsidRPr="003826DF">
          <w:rPr>
            <w:rStyle w:val="Hyperlink"/>
            <w:noProof/>
          </w:rPr>
          <w:fldChar w:fldCharType="separate"/>
        </w:r>
        <w:r w:rsidRPr="003826DF">
          <w:rPr>
            <w:rStyle w:val="Hyperlink"/>
            <w:noProof/>
          </w:rPr>
          <w:t>4.2</w:t>
        </w:r>
        <w:r>
          <w:rPr>
            <w:rFonts w:asciiTheme="minorHAnsi" w:eastAsiaTheme="minorEastAsia" w:hAnsiTheme="minorHAnsi" w:cstheme="minorBidi"/>
            <w:bCs w:val="0"/>
            <w:smallCaps w:val="0"/>
            <w:noProof/>
            <w:sz w:val="22"/>
            <w:szCs w:val="22"/>
          </w:rPr>
          <w:tab/>
        </w:r>
        <w:r w:rsidRPr="003826DF">
          <w:rPr>
            <w:rStyle w:val="Hyperlink"/>
            <w:noProof/>
          </w:rPr>
          <w:t>For a Tester</w:t>
        </w:r>
        <w:r>
          <w:rPr>
            <w:noProof/>
            <w:webHidden/>
          </w:rPr>
          <w:tab/>
        </w:r>
        <w:r>
          <w:rPr>
            <w:noProof/>
            <w:webHidden/>
          </w:rPr>
          <w:fldChar w:fldCharType="begin"/>
        </w:r>
        <w:r>
          <w:rPr>
            <w:noProof/>
            <w:webHidden/>
          </w:rPr>
          <w:instrText xml:space="preserve"> PAGEREF _Toc490660595 \h </w:instrText>
        </w:r>
      </w:ins>
      <w:r>
        <w:rPr>
          <w:noProof/>
          <w:webHidden/>
        </w:rPr>
      </w:r>
      <w:r>
        <w:rPr>
          <w:noProof/>
          <w:webHidden/>
        </w:rPr>
        <w:fldChar w:fldCharType="separate"/>
      </w:r>
      <w:ins w:id="92" w:author="Tulchinskaya, Gaby (NIH/NCI) [C]" w:date="2017-08-16T15:27:00Z">
        <w:r>
          <w:rPr>
            <w:noProof/>
            <w:webHidden/>
          </w:rPr>
          <w:t>8</w:t>
        </w:r>
        <w:r>
          <w:rPr>
            <w:noProof/>
            <w:webHidden/>
          </w:rPr>
          <w:fldChar w:fldCharType="end"/>
        </w:r>
        <w:r w:rsidRPr="003826DF">
          <w:rPr>
            <w:rStyle w:val="Hyperlink"/>
            <w:noProof/>
          </w:rPr>
          <w:fldChar w:fldCharType="end"/>
        </w:r>
      </w:ins>
    </w:p>
    <w:p w14:paraId="4001E014" w14:textId="79357D37" w:rsidR="00837DF2" w:rsidRDefault="00837DF2">
      <w:pPr>
        <w:pStyle w:val="TOC1"/>
        <w:rPr>
          <w:ins w:id="93" w:author="Tulchinskaya, Gaby (NIH/NCI) [C]" w:date="2017-08-16T15:27:00Z"/>
          <w:rFonts w:asciiTheme="minorHAnsi" w:eastAsiaTheme="minorEastAsia" w:hAnsiTheme="minorHAnsi" w:cstheme="minorBidi"/>
          <w:b w:val="0"/>
          <w:caps w:val="0"/>
          <w:noProof/>
          <w:sz w:val="22"/>
          <w:szCs w:val="22"/>
        </w:rPr>
      </w:pPr>
      <w:ins w:id="94"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"_Toc490660596"</w:instrText>
        </w:r>
        <w:r w:rsidRPr="003826DF">
          <w:rPr>
            <w:rStyle w:val="Hyperlink"/>
            <w:noProof/>
          </w:rPr>
          <w:instrText xml:space="preserve"> </w:instrText>
        </w:r>
        <w:r w:rsidRPr="003826DF">
          <w:rPr>
            <w:rStyle w:val="Hyperlink"/>
            <w:noProof/>
          </w:rPr>
          <w:fldChar w:fldCharType="separate"/>
        </w:r>
        <w:r w:rsidRPr="003826DF">
          <w:rPr>
            <w:rStyle w:val="Hyperlink"/>
            <w:noProof/>
          </w:rPr>
          <w:t>5.</w:t>
        </w:r>
        <w:r>
          <w:rPr>
            <w:rFonts w:asciiTheme="minorHAnsi" w:eastAsiaTheme="minorEastAsia" w:hAnsiTheme="minorHAnsi" w:cstheme="minorBidi"/>
            <w:b w:val="0"/>
            <w:caps w:val="0"/>
            <w:noProof/>
            <w:sz w:val="22"/>
            <w:szCs w:val="22"/>
          </w:rPr>
          <w:tab/>
        </w:r>
        <w:r w:rsidRPr="003826DF">
          <w:rPr>
            <w:rStyle w:val="Hyperlink"/>
            <w:noProof/>
          </w:rPr>
          <w:t>Review &amp; Test Draft Module functionality</w:t>
        </w:r>
        <w:r>
          <w:rPr>
            <w:noProof/>
            <w:webHidden/>
          </w:rPr>
          <w:tab/>
        </w:r>
        <w:r>
          <w:rPr>
            <w:noProof/>
            <w:webHidden/>
          </w:rPr>
          <w:fldChar w:fldCharType="begin"/>
        </w:r>
        <w:r>
          <w:rPr>
            <w:noProof/>
            <w:webHidden/>
          </w:rPr>
          <w:instrText xml:space="preserve"> PAGEREF _Toc490660596 \h </w:instrText>
        </w:r>
      </w:ins>
      <w:r>
        <w:rPr>
          <w:noProof/>
          <w:webHidden/>
        </w:rPr>
      </w:r>
      <w:r>
        <w:rPr>
          <w:noProof/>
          <w:webHidden/>
        </w:rPr>
        <w:fldChar w:fldCharType="separate"/>
      </w:r>
      <w:ins w:id="95" w:author="Tulchinskaya, Gaby (NIH/NCI) [C]" w:date="2017-08-16T15:27:00Z">
        <w:r>
          <w:rPr>
            <w:noProof/>
            <w:webHidden/>
          </w:rPr>
          <w:t>9</w:t>
        </w:r>
        <w:r>
          <w:rPr>
            <w:noProof/>
            <w:webHidden/>
          </w:rPr>
          <w:fldChar w:fldCharType="end"/>
        </w:r>
        <w:r w:rsidRPr="003826DF">
          <w:rPr>
            <w:rStyle w:val="Hyperlink"/>
            <w:noProof/>
          </w:rPr>
          <w:fldChar w:fldCharType="end"/>
        </w:r>
      </w:ins>
    </w:p>
    <w:p w14:paraId="22FE3D3A" w14:textId="4213505F" w:rsidR="00837DF2" w:rsidRDefault="00837DF2">
      <w:pPr>
        <w:pStyle w:val="TOC2"/>
        <w:rPr>
          <w:ins w:id="96" w:author="Tulchinskaya, Gaby (NIH/NCI) [C]" w:date="2017-08-16T15:27:00Z"/>
          <w:rFonts w:asciiTheme="minorHAnsi" w:eastAsiaTheme="minorEastAsia" w:hAnsiTheme="minorHAnsi" w:cstheme="minorBidi"/>
          <w:bCs w:val="0"/>
          <w:smallCaps w:val="0"/>
          <w:noProof/>
          <w:sz w:val="22"/>
          <w:szCs w:val="22"/>
        </w:rPr>
      </w:pPr>
      <w:ins w:id="97"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"_Toc490660597"</w:instrText>
        </w:r>
        <w:r w:rsidRPr="003826DF">
          <w:rPr>
            <w:rStyle w:val="Hyperlink"/>
            <w:noProof/>
          </w:rPr>
          <w:instrText xml:space="preserve"> </w:instrText>
        </w:r>
        <w:r w:rsidRPr="003826DF">
          <w:rPr>
            <w:rStyle w:val="Hyperlink"/>
            <w:noProof/>
          </w:rPr>
          <w:fldChar w:fldCharType="separate"/>
        </w:r>
        <w:r w:rsidRPr="003826DF">
          <w:rPr>
            <w:rStyle w:val="Hyperlink"/>
            <w:noProof/>
          </w:rPr>
          <w:t>5.1</w:t>
        </w:r>
        <w:r>
          <w:rPr>
            <w:rFonts w:asciiTheme="minorHAnsi" w:eastAsiaTheme="minorEastAsia" w:hAnsiTheme="minorHAnsi" w:cstheme="minorBidi"/>
            <w:bCs w:val="0"/>
            <w:smallCaps w:val="0"/>
            <w:noProof/>
            <w:sz w:val="22"/>
            <w:szCs w:val="22"/>
          </w:rPr>
          <w:tab/>
        </w:r>
        <w:r w:rsidRPr="003826DF">
          <w:rPr>
            <w:rStyle w:val="Hyperlink"/>
            <w:noProof/>
          </w:rPr>
          <w:t>Type/Mech combinations for each section on Review &amp; Test Draft Module screen</w:t>
        </w:r>
        <w:r>
          <w:rPr>
            <w:noProof/>
            <w:webHidden/>
          </w:rPr>
          <w:tab/>
        </w:r>
        <w:r>
          <w:rPr>
            <w:noProof/>
            <w:webHidden/>
          </w:rPr>
          <w:fldChar w:fldCharType="begin"/>
        </w:r>
        <w:r>
          <w:rPr>
            <w:noProof/>
            <w:webHidden/>
          </w:rPr>
          <w:instrText xml:space="preserve"> PAGEREF _Toc490660597 \h </w:instrText>
        </w:r>
      </w:ins>
      <w:r>
        <w:rPr>
          <w:noProof/>
          <w:webHidden/>
        </w:rPr>
      </w:r>
      <w:r>
        <w:rPr>
          <w:noProof/>
          <w:webHidden/>
        </w:rPr>
        <w:fldChar w:fldCharType="separate"/>
      </w:r>
      <w:ins w:id="98" w:author="Tulchinskaya, Gaby (NIH/NCI) [C]" w:date="2017-08-16T15:27:00Z">
        <w:r>
          <w:rPr>
            <w:noProof/>
            <w:webHidden/>
          </w:rPr>
          <w:t>11</w:t>
        </w:r>
        <w:r>
          <w:rPr>
            <w:noProof/>
            <w:webHidden/>
          </w:rPr>
          <w:fldChar w:fldCharType="end"/>
        </w:r>
        <w:r w:rsidRPr="003826DF">
          <w:rPr>
            <w:rStyle w:val="Hyperlink"/>
            <w:noProof/>
          </w:rPr>
          <w:fldChar w:fldCharType="end"/>
        </w:r>
      </w:ins>
    </w:p>
    <w:p w14:paraId="0E7FAB5F" w14:textId="1DB783E3" w:rsidR="00837DF2" w:rsidRDefault="00837DF2">
      <w:pPr>
        <w:pStyle w:val="TOC2"/>
        <w:rPr>
          <w:ins w:id="99" w:author="Tulchinskaya, Gaby (NIH/NCI) [C]" w:date="2017-08-16T15:27:00Z"/>
          <w:rFonts w:asciiTheme="minorHAnsi" w:eastAsiaTheme="minorEastAsia" w:hAnsiTheme="minorHAnsi" w:cstheme="minorBidi"/>
          <w:bCs w:val="0"/>
          <w:smallCaps w:val="0"/>
          <w:noProof/>
          <w:sz w:val="22"/>
          <w:szCs w:val="22"/>
        </w:rPr>
      </w:pPr>
      <w:ins w:id="10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"_Toc490660598"</w:instrText>
        </w:r>
        <w:r w:rsidRPr="003826DF">
          <w:rPr>
            <w:rStyle w:val="Hyperlink"/>
            <w:noProof/>
          </w:rPr>
          <w:instrText xml:space="preserve"> </w:instrText>
        </w:r>
        <w:r w:rsidRPr="003826DF">
          <w:rPr>
            <w:rStyle w:val="Hyperlink"/>
            <w:noProof/>
          </w:rPr>
          <w:fldChar w:fldCharType="separate"/>
        </w:r>
        <w:r w:rsidRPr="003826DF">
          <w:rPr>
            <w:rStyle w:val="Hyperlink"/>
            <w:noProof/>
          </w:rPr>
          <w:t>5.2</w:t>
        </w:r>
        <w:r>
          <w:rPr>
            <w:rFonts w:asciiTheme="minorHAnsi" w:eastAsiaTheme="minorEastAsia" w:hAnsiTheme="minorHAnsi" w:cstheme="minorBidi"/>
            <w:bCs w:val="0"/>
            <w:smallCaps w:val="0"/>
            <w:noProof/>
            <w:sz w:val="22"/>
            <w:szCs w:val="22"/>
          </w:rPr>
          <w:tab/>
        </w:r>
        <w:r w:rsidRPr="003826DF">
          <w:rPr>
            <w:rStyle w:val="Hyperlink"/>
            <w:noProof/>
          </w:rPr>
          <w:t>Review &amp; Test Draft Module screens mockups</w:t>
        </w:r>
        <w:r>
          <w:rPr>
            <w:noProof/>
            <w:webHidden/>
          </w:rPr>
          <w:tab/>
        </w:r>
        <w:r>
          <w:rPr>
            <w:noProof/>
            <w:webHidden/>
          </w:rPr>
          <w:fldChar w:fldCharType="begin"/>
        </w:r>
        <w:r>
          <w:rPr>
            <w:noProof/>
            <w:webHidden/>
          </w:rPr>
          <w:instrText xml:space="preserve"> PAGEREF _Toc490660598 \h </w:instrText>
        </w:r>
      </w:ins>
      <w:r>
        <w:rPr>
          <w:noProof/>
          <w:webHidden/>
        </w:rPr>
      </w:r>
      <w:r>
        <w:rPr>
          <w:noProof/>
          <w:webHidden/>
        </w:rPr>
        <w:fldChar w:fldCharType="separate"/>
      </w:r>
      <w:ins w:id="101" w:author="Tulchinskaya, Gaby (NIH/NCI) [C]" w:date="2017-08-16T15:27:00Z">
        <w:r>
          <w:rPr>
            <w:noProof/>
            <w:webHidden/>
          </w:rPr>
          <w:t>14</w:t>
        </w:r>
        <w:r>
          <w:rPr>
            <w:noProof/>
            <w:webHidden/>
          </w:rPr>
          <w:fldChar w:fldCharType="end"/>
        </w:r>
        <w:r w:rsidRPr="003826DF">
          <w:rPr>
            <w:rStyle w:val="Hyperlink"/>
            <w:noProof/>
          </w:rPr>
          <w:fldChar w:fldCharType="end"/>
        </w:r>
      </w:ins>
    </w:p>
    <w:p w14:paraId="52DE120F" w14:textId="6EC85C44" w:rsidR="00837DF2" w:rsidRDefault="00837DF2">
      <w:pPr>
        <w:pStyle w:val="TOC3"/>
        <w:rPr>
          <w:ins w:id="102" w:author="Tulchinskaya, Gaby (NIH/NCI) [C]" w:date="2017-08-16T15:27:00Z"/>
          <w:rFonts w:asciiTheme="minorHAnsi" w:eastAsiaTheme="minorEastAsia" w:hAnsiTheme="minorHAnsi" w:cstheme="minorBidi"/>
          <w:bCs w:val="0"/>
          <w:i w:val="0"/>
          <w:iCs w:val="0"/>
          <w:noProof/>
          <w:sz w:val="22"/>
          <w:szCs w:val="22"/>
        </w:rPr>
      </w:pPr>
      <w:ins w:id="10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"_Toc490660599"</w:instrText>
        </w:r>
        <w:r w:rsidRPr="003826DF">
          <w:rPr>
            <w:rStyle w:val="Hyperlink"/>
            <w:noProof/>
          </w:rPr>
          <w:instrText xml:space="preserve"> </w:instrText>
        </w:r>
        <w:r w:rsidRPr="003826DF">
          <w:rPr>
            <w:rStyle w:val="Hyperlink"/>
            <w:noProof/>
          </w:rPr>
          <w:fldChar w:fldCharType="separate"/>
        </w:r>
        <w:r w:rsidRPr="003826DF">
          <w:rPr>
            <w:rStyle w:val="Hyperlink"/>
            <w:noProof/>
          </w:rPr>
          <w:t>5.2.1</w:t>
        </w:r>
        <w:r>
          <w:rPr>
            <w:rFonts w:asciiTheme="minorHAnsi" w:eastAsiaTheme="minorEastAsia" w:hAnsiTheme="minorHAnsi" w:cstheme="minorBidi"/>
            <w:bCs w:val="0"/>
            <w:i w:val="0"/>
            <w:iCs w:val="0"/>
            <w:noProof/>
            <w:sz w:val="22"/>
            <w:szCs w:val="22"/>
          </w:rPr>
          <w:tab/>
        </w:r>
        <w:r w:rsidRPr="003826DF">
          <w:rPr>
            <w:rStyle w:val="Hyperlink"/>
            <w:noProof/>
          </w:rPr>
          <w:t>General mockup for all modules, except Revision</w:t>
        </w:r>
        <w:r>
          <w:rPr>
            <w:noProof/>
            <w:webHidden/>
          </w:rPr>
          <w:tab/>
        </w:r>
        <w:r>
          <w:rPr>
            <w:noProof/>
            <w:webHidden/>
          </w:rPr>
          <w:fldChar w:fldCharType="begin"/>
        </w:r>
        <w:r>
          <w:rPr>
            <w:noProof/>
            <w:webHidden/>
          </w:rPr>
          <w:instrText xml:space="preserve"> PAGEREF _Toc490660599 \h </w:instrText>
        </w:r>
      </w:ins>
      <w:r>
        <w:rPr>
          <w:noProof/>
          <w:webHidden/>
        </w:rPr>
      </w:r>
      <w:r>
        <w:rPr>
          <w:noProof/>
          <w:webHidden/>
        </w:rPr>
        <w:fldChar w:fldCharType="separate"/>
      </w:r>
      <w:ins w:id="104" w:author="Tulchinskaya, Gaby (NIH/NCI) [C]" w:date="2017-08-16T15:27:00Z">
        <w:r>
          <w:rPr>
            <w:noProof/>
            <w:webHidden/>
          </w:rPr>
          <w:t>14</w:t>
        </w:r>
        <w:r>
          <w:rPr>
            <w:noProof/>
            <w:webHidden/>
          </w:rPr>
          <w:fldChar w:fldCharType="end"/>
        </w:r>
        <w:r w:rsidRPr="003826DF">
          <w:rPr>
            <w:rStyle w:val="Hyperlink"/>
            <w:noProof/>
          </w:rPr>
          <w:fldChar w:fldCharType="end"/>
        </w:r>
      </w:ins>
    </w:p>
    <w:p w14:paraId="2C67AC48" w14:textId="07CC7293" w:rsidR="00837DF2" w:rsidRDefault="00837DF2">
      <w:pPr>
        <w:pStyle w:val="TOC3"/>
        <w:rPr>
          <w:ins w:id="105" w:author="Tulchinskaya, Gaby (NIH/NCI) [C]" w:date="2017-08-16T15:27:00Z"/>
          <w:rFonts w:asciiTheme="minorHAnsi" w:eastAsiaTheme="minorEastAsia" w:hAnsiTheme="minorHAnsi" w:cstheme="minorBidi"/>
          <w:bCs w:val="0"/>
          <w:i w:val="0"/>
          <w:iCs w:val="0"/>
          <w:noProof/>
          <w:sz w:val="22"/>
          <w:szCs w:val="22"/>
        </w:rPr>
      </w:pPr>
      <w:ins w:id="10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"_Toc490660600"</w:instrText>
        </w:r>
        <w:r w:rsidRPr="003826DF">
          <w:rPr>
            <w:rStyle w:val="Hyperlink"/>
            <w:noProof/>
          </w:rPr>
          <w:instrText xml:space="preserve"> </w:instrText>
        </w:r>
        <w:r w:rsidRPr="003826DF">
          <w:rPr>
            <w:rStyle w:val="Hyperlink"/>
            <w:noProof/>
          </w:rPr>
          <w:fldChar w:fldCharType="separate"/>
        </w:r>
        <w:r w:rsidRPr="003826DF">
          <w:rPr>
            <w:rStyle w:val="Hyperlink"/>
            <w:noProof/>
          </w:rPr>
          <w:t>5.2.2</w:t>
        </w:r>
        <w:r>
          <w:rPr>
            <w:rFonts w:asciiTheme="minorHAnsi" w:eastAsiaTheme="minorEastAsia" w:hAnsiTheme="minorHAnsi" w:cstheme="minorBidi"/>
            <w:bCs w:val="0"/>
            <w:i w:val="0"/>
            <w:iCs w:val="0"/>
            <w:noProof/>
            <w:sz w:val="22"/>
            <w:szCs w:val="22"/>
          </w:rPr>
          <w:tab/>
        </w:r>
        <w:r w:rsidRPr="003826DF">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_Toc490660600 \h </w:instrText>
        </w:r>
      </w:ins>
      <w:r>
        <w:rPr>
          <w:noProof/>
          <w:webHidden/>
        </w:rPr>
      </w:r>
      <w:r>
        <w:rPr>
          <w:noProof/>
          <w:webHidden/>
        </w:rPr>
        <w:fldChar w:fldCharType="separate"/>
      </w:r>
      <w:ins w:id="107" w:author="Tulchinskaya, Gaby (NIH/NCI) [C]" w:date="2017-08-16T15:27:00Z">
        <w:r>
          <w:rPr>
            <w:noProof/>
            <w:webHidden/>
          </w:rPr>
          <w:t>14</w:t>
        </w:r>
        <w:r>
          <w:rPr>
            <w:noProof/>
            <w:webHidden/>
          </w:rPr>
          <w:fldChar w:fldCharType="end"/>
        </w:r>
        <w:r w:rsidRPr="003826DF">
          <w:rPr>
            <w:rStyle w:val="Hyperlink"/>
            <w:noProof/>
          </w:rPr>
          <w:fldChar w:fldCharType="end"/>
        </w:r>
      </w:ins>
    </w:p>
    <w:p w14:paraId="2049100A" w14:textId="5C0BE629" w:rsidR="00837DF2" w:rsidRDefault="00837DF2">
      <w:pPr>
        <w:pStyle w:val="TOC3"/>
        <w:rPr>
          <w:ins w:id="108" w:author="Tulchinskaya, Gaby (NIH/NCI) [C]" w:date="2017-08-16T15:27:00Z"/>
          <w:rFonts w:asciiTheme="minorHAnsi" w:eastAsiaTheme="minorEastAsia" w:hAnsiTheme="minorHAnsi" w:cstheme="minorBidi"/>
          <w:bCs w:val="0"/>
          <w:i w:val="0"/>
          <w:iCs w:val="0"/>
          <w:noProof/>
          <w:sz w:val="22"/>
          <w:szCs w:val="22"/>
        </w:rPr>
      </w:pPr>
      <w:ins w:id="10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"_Toc490660601"</w:instrText>
        </w:r>
        <w:r w:rsidRPr="003826DF">
          <w:rPr>
            <w:rStyle w:val="Hyperlink"/>
            <w:noProof/>
          </w:rPr>
          <w:instrText xml:space="preserve"> </w:instrText>
        </w:r>
        <w:r w:rsidRPr="003826DF">
          <w:rPr>
            <w:rStyle w:val="Hyperlink"/>
            <w:noProof/>
          </w:rPr>
          <w:fldChar w:fldCharType="separate"/>
        </w:r>
        <w:r w:rsidRPr="003826DF">
          <w:rPr>
            <w:rStyle w:val="Hyperlink"/>
            <w:noProof/>
          </w:rPr>
          <w:t>5.2.3</w:t>
        </w:r>
        <w:r>
          <w:rPr>
            <w:rFonts w:asciiTheme="minorHAnsi" w:eastAsiaTheme="minorEastAsia" w:hAnsiTheme="minorHAnsi" w:cstheme="minorBidi"/>
            <w:bCs w:val="0"/>
            <w:i w:val="0"/>
            <w:iCs w:val="0"/>
            <w:noProof/>
            <w:sz w:val="22"/>
            <w:szCs w:val="22"/>
          </w:rPr>
          <w:tab/>
        </w:r>
        <w:r w:rsidRPr="003826DF">
          <w:rPr>
            <w:rStyle w:val="Hyperlink"/>
            <w:noProof/>
          </w:rPr>
          <w:t>Revision module mockup</w:t>
        </w:r>
        <w:r>
          <w:rPr>
            <w:noProof/>
            <w:webHidden/>
          </w:rPr>
          <w:tab/>
        </w:r>
        <w:r>
          <w:rPr>
            <w:noProof/>
            <w:webHidden/>
          </w:rPr>
          <w:fldChar w:fldCharType="begin"/>
        </w:r>
        <w:r>
          <w:rPr>
            <w:noProof/>
            <w:webHidden/>
          </w:rPr>
          <w:instrText xml:space="preserve"> PAGEREF _Toc490660601 \h </w:instrText>
        </w:r>
      </w:ins>
      <w:r>
        <w:rPr>
          <w:noProof/>
          <w:webHidden/>
        </w:rPr>
      </w:r>
      <w:r>
        <w:rPr>
          <w:noProof/>
          <w:webHidden/>
        </w:rPr>
        <w:fldChar w:fldCharType="separate"/>
      </w:r>
      <w:ins w:id="110" w:author="Tulchinskaya, Gaby (NIH/NCI) [C]" w:date="2017-08-16T15:27:00Z">
        <w:r>
          <w:rPr>
            <w:noProof/>
            <w:webHidden/>
          </w:rPr>
          <w:t>15</w:t>
        </w:r>
        <w:r>
          <w:rPr>
            <w:noProof/>
            <w:webHidden/>
          </w:rPr>
          <w:fldChar w:fldCharType="end"/>
        </w:r>
        <w:r w:rsidRPr="003826DF">
          <w:rPr>
            <w:rStyle w:val="Hyperlink"/>
            <w:noProof/>
          </w:rPr>
          <w:fldChar w:fldCharType="end"/>
        </w:r>
      </w:ins>
    </w:p>
    <w:p w14:paraId="2DF906DB" w14:textId="3EC12B4F" w:rsidR="00837DF2" w:rsidRDefault="00837DF2">
      <w:pPr>
        <w:pStyle w:val="TOC2"/>
        <w:rPr>
          <w:ins w:id="111" w:author="Tulchinskaya, Gaby (NIH/NCI) [C]" w:date="2017-08-16T15:27:00Z"/>
          <w:rFonts w:asciiTheme="minorHAnsi" w:eastAsiaTheme="minorEastAsia" w:hAnsiTheme="minorHAnsi" w:cstheme="minorBidi"/>
          <w:bCs w:val="0"/>
          <w:smallCaps w:val="0"/>
          <w:noProof/>
          <w:sz w:val="22"/>
          <w:szCs w:val="22"/>
        </w:rPr>
      </w:pPr>
      <w:ins w:id="11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"_Toc490660602"</w:instrText>
        </w:r>
        <w:r w:rsidRPr="003826DF">
          <w:rPr>
            <w:rStyle w:val="Hyperlink"/>
            <w:noProof/>
          </w:rPr>
          <w:instrText xml:space="preserve"> </w:instrText>
        </w:r>
        <w:r w:rsidRPr="003826DF">
          <w:rPr>
            <w:rStyle w:val="Hyperlink"/>
            <w:noProof/>
          </w:rPr>
          <w:fldChar w:fldCharType="separate"/>
        </w:r>
        <w:r w:rsidRPr="003826DF">
          <w:rPr>
            <w:rStyle w:val="Hyperlink"/>
            <w:noProof/>
          </w:rPr>
          <w:t>5.1</w:t>
        </w:r>
        <w:r>
          <w:rPr>
            <w:rFonts w:asciiTheme="minorHAnsi" w:eastAsiaTheme="minorEastAsia" w:hAnsiTheme="minorHAnsi" w:cstheme="minorBidi"/>
            <w:bCs w:val="0"/>
            <w:smallCaps w:val="0"/>
            <w:noProof/>
            <w:sz w:val="22"/>
            <w:szCs w:val="22"/>
          </w:rPr>
          <w:tab/>
        </w:r>
        <w:r w:rsidRPr="003826DF">
          <w:rPr>
            <w:rStyle w:val="Hyperlink"/>
            <w:noProof/>
          </w:rPr>
          <w:t>Review &amp; Test Draft Module Screen Data elements</w:t>
        </w:r>
        <w:r>
          <w:rPr>
            <w:noProof/>
            <w:webHidden/>
          </w:rPr>
          <w:tab/>
        </w:r>
        <w:r>
          <w:rPr>
            <w:noProof/>
            <w:webHidden/>
          </w:rPr>
          <w:fldChar w:fldCharType="begin"/>
        </w:r>
        <w:r>
          <w:rPr>
            <w:noProof/>
            <w:webHidden/>
          </w:rPr>
          <w:instrText xml:space="preserve"> PAGEREF _Toc490660602 \h </w:instrText>
        </w:r>
      </w:ins>
      <w:r>
        <w:rPr>
          <w:noProof/>
          <w:webHidden/>
        </w:rPr>
      </w:r>
      <w:r>
        <w:rPr>
          <w:noProof/>
          <w:webHidden/>
        </w:rPr>
        <w:fldChar w:fldCharType="separate"/>
      </w:r>
      <w:ins w:id="113" w:author="Tulchinskaya, Gaby (NIH/NCI) [C]" w:date="2017-08-16T15:27:00Z">
        <w:r>
          <w:rPr>
            <w:noProof/>
            <w:webHidden/>
          </w:rPr>
          <w:t>15</w:t>
        </w:r>
        <w:r>
          <w:rPr>
            <w:noProof/>
            <w:webHidden/>
          </w:rPr>
          <w:fldChar w:fldCharType="end"/>
        </w:r>
        <w:r w:rsidRPr="003826DF">
          <w:rPr>
            <w:rStyle w:val="Hyperlink"/>
            <w:noProof/>
          </w:rPr>
          <w:fldChar w:fldCharType="end"/>
        </w:r>
      </w:ins>
    </w:p>
    <w:p w14:paraId="4588D461" w14:textId="7292E7C4" w:rsidR="00837DF2" w:rsidRDefault="00837DF2">
      <w:pPr>
        <w:pStyle w:val="TOC3"/>
        <w:rPr>
          <w:ins w:id="114" w:author="Tulchinskaya, Gaby (NIH/NCI) [C]" w:date="2017-08-16T15:27:00Z"/>
          <w:rFonts w:asciiTheme="minorHAnsi" w:eastAsiaTheme="minorEastAsia" w:hAnsiTheme="minorHAnsi" w:cstheme="minorBidi"/>
          <w:bCs w:val="0"/>
          <w:i w:val="0"/>
          <w:iCs w:val="0"/>
          <w:noProof/>
          <w:sz w:val="22"/>
          <w:szCs w:val="22"/>
        </w:rPr>
      </w:pPr>
      <w:ins w:id="11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"_Toc490660603"</w:instrText>
        </w:r>
        <w:r w:rsidRPr="003826DF">
          <w:rPr>
            <w:rStyle w:val="Hyperlink"/>
            <w:noProof/>
          </w:rPr>
          <w:instrText xml:space="preserve"> </w:instrText>
        </w:r>
        <w:r w:rsidRPr="003826DF">
          <w:rPr>
            <w:rStyle w:val="Hyperlink"/>
            <w:noProof/>
          </w:rPr>
          <w:fldChar w:fldCharType="separate"/>
        </w:r>
        <w:r w:rsidRPr="003826DF">
          <w:rPr>
            <w:rStyle w:val="Hyperlink"/>
            <w:noProof/>
          </w:rPr>
          <w:t>5.1.1</w:t>
        </w:r>
        <w:r>
          <w:rPr>
            <w:rFonts w:asciiTheme="minorHAnsi" w:eastAsiaTheme="minorEastAsia" w:hAnsiTheme="minorHAnsi" w:cstheme="minorBidi"/>
            <w:bCs w:val="0"/>
            <w:i w:val="0"/>
            <w:iCs w:val="0"/>
            <w:noProof/>
            <w:sz w:val="22"/>
            <w:szCs w:val="22"/>
          </w:rPr>
          <w:tab/>
        </w:r>
        <w:r w:rsidRPr="003826DF">
          <w:rPr>
            <w:rStyle w:val="Hyperlink"/>
            <w:noProof/>
          </w:rPr>
          <w:t>Applicable to all modules, except Revision</w:t>
        </w:r>
        <w:r>
          <w:rPr>
            <w:noProof/>
            <w:webHidden/>
          </w:rPr>
          <w:tab/>
        </w:r>
        <w:r>
          <w:rPr>
            <w:noProof/>
            <w:webHidden/>
          </w:rPr>
          <w:fldChar w:fldCharType="begin"/>
        </w:r>
        <w:r>
          <w:rPr>
            <w:noProof/>
            <w:webHidden/>
          </w:rPr>
          <w:instrText xml:space="preserve"> PAGEREF _Toc490660603 \h </w:instrText>
        </w:r>
      </w:ins>
      <w:r>
        <w:rPr>
          <w:noProof/>
          <w:webHidden/>
        </w:rPr>
      </w:r>
      <w:r>
        <w:rPr>
          <w:noProof/>
          <w:webHidden/>
        </w:rPr>
        <w:fldChar w:fldCharType="separate"/>
      </w:r>
      <w:ins w:id="116" w:author="Tulchinskaya, Gaby (NIH/NCI) [C]" w:date="2017-08-16T15:27:00Z">
        <w:r>
          <w:rPr>
            <w:noProof/>
            <w:webHidden/>
          </w:rPr>
          <w:t>15</w:t>
        </w:r>
        <w:r>
          <w:rPr>
            <w:noProof/>
            <w:webHidden/>
          </w:rPr>
          <w:fldChar w:fldCharType="end"/>
        </w:r>
        <w:r w:rsidRPr="003826DF">
          <w:rPr>
            <w:rStyle w:val="Hyperlink"/>
            <w:noProof/>
          </w:rPr>
          <w:fldChar w:fldCharType="end"/>
        </w:r>
      </w:ins>
    </w:p>
    <w:p w14:paraId="2D485865" w14:textId="53C43210" w:rsidR="00837DF2" w:rsidRDefault="00837DF2">
      <w:pPr>
        <w:pStyle w:val="TOC3"/>
        <w:rPr>
          <w:ins w:id="117" w:author="Tulchinskaya, Gaby (NIH/NCI) [C]" w:date="2017-08-16T15:27:00Z"/>
          <w:rFonts w:asciiTheme="minorHAnsi" w:eastAsiaTheme="minorEastAsia" w:hAnsiTheme="minorHAnsi" w:cstheme="minorBidi"/>
          <w:bCs w:val="0"/>
          <w:i w:val="0"/>
          <w:iCs w:val="0"/>
          <w:noProof/>
          <w:sz w:val="22"/>
          <w:szCs w:val="22"/>
        </w:rPr>
      </w:pPr>
      <w:ins w:id="118"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"_Toc490660604"</w:instrText>
        </w:r>
        <w:r w:rsidRPr="003826DF">
          <w:rPr>
            <w:rStyle w:val="Hyperlink"/>
            <w:noProof/>
          </w:rPr>
          <w:instrText xml:space="preserve"> </w:instrText>
        </w:r>
        <w:r w:rsidRPr="003826DF">
          <w:rPr>
            <w:rStyle w:val="Hyperlink"/>
            <w:noProof/>
          </w:rPr>
          <w:fldChar w:fldCharType="separate"/>
        </w:r>
        <w:r w:rsidRPr="003826DF">
          <w:rPr>
            <w:rStyle w:val="Hyperlink"/>
            <w:noProof/>
          </w:rPr>
          <w:t>5.1.2</w:t>
        </w:r>
        <w:r>
          <w:rPr>
            <w:rFonts w:asciiTheme="minorHAnsi" w:eastAsiaTheme="minorEastAsia" w:hAnsiTheme="minorHAnsi" w:cstheme="minorBidi"/>
            <w:bCs w:val="0"/>
            <w:i w:val="0"/>
            <w:iCs w:val="0"/>
            <w:noProof/>
            <w:sz w:val="22"/>
            <w:szCs w:val="22"/>
          </w:rPr>
          <w:tab/>
        </w:r>
        <w:r w:rsidRPr="003826DF">
          <w:rPr>
            <w:rStyle w:val="Hyperlink"/>
            <w:noProof/>
          </w:rPr>
          <w:t>Applicable to Revision module</w:t>
        </w:r>
        <w:r>
          <w:rPr>
            <w:noProof/>
            <w:webHidden/>
          </w:rPr>
          <w:tab/>
        </w:r>
        <w:r>
          <w:rPr>
            <w:noProof/>
            <w:webHidden/>
          </w:rPr>
          <w:fldChar w:fldCharType="begin"/>
        </w:r>
        <w:r>
          <w:rPr>
            <w:noProof/>
            <w:webHidden/>
          </w:rPr>
          <w:instrText xml:space="preserve"> PAGEREF _Toc490660604 \h </w:instrText>
        </w:r>
      </w:ins>
      <w:r>
        <w:rPr>
          <w:noProof/>
          <w:webHidden/>
        </w:rPr>
      </w:r>
      <w:r>
        <w:rPr>
          <w:noProof/>
          <w:webHidden/>
        </w:rPr>
        <w:fldChar w:fldCharType="separate"/>
      </w:r>
      <w:ins w:id="119" w:author="Tulchinskaya, Gaby (NIH/NCI) [C]" w:date="2017-08-16T15:27:00Z">
        <w:r>
          <w:rPr>
            <w:noProof/>
            <w:webHidden/>
          </w:rPr>
          <w:t>17</w:t>
        </w:r>
        <w:r>
          <w:rPr>
            <w:noProof/>
            <w:webHidden/>
          </w:rPr>
          <w:fldChar w:fldCharType="end"/>
        </w:r>
        <w:r w:rsidRPr="003826DF">
          <w:rPr>
            <w:rStyle w:val="Hyperlink"/>
            <w:noProof/>
          </w:rPr>
          <w:fldChar w:fldCharType="end"/>
        </w:r>
      </w:ins>
    </w:p>
    <w:p w14:paraId="4B73D549" w14:textId="23787CFB" w:rsidR="00837DF2" w:rsidRDefault="00837DF2">
      <w:pPr>
        <w:pStyle w:val="TOC1"/>
        <w:rPr>
          <w:ins w:id="120" w:author="Tulchinskaya, Gaby (NIH/NCI) [C]" w:date="2017-08-16T15:27:00Z"/>
          <w:rFonts w:asciiTheme="minorHAnsi" w:eastAsiaTheme="minorEastAsia" w:hAnsiTheme="minorHAnsi" w:cstheme="minorBidi"/>
          <w:b w:val="0"/>
          <w:caps w:val="0"/>
          <w:noProof/>
          <w:sz w:val="22"/>
          <w:szCs w:val="22"/>
        </w:rPr>
      </w:pPr>
      <w:ins w:id="121"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"_Toc490660605"</w:instrText>
        </w:r>
        <w:r w:rsidRPr="003826DF">
          <w:rPr>
            <w:rStyle w:val="Hyperlink"/>
            <w:noProof/>
          </w:rPr>
          <w:instrText xml:space="preserve"> </w:instrText>
        </w:r>
        <w:r w:rsidRPr="003826DF">
          <w:rPr>
            <w:rStyle w:val="Hyperlink"/>
            <w:noProof/>
          </w:rPr>
          <w:fldChar w:fldCharType="separate"/>
        </w:r>
        <w:r w:rsidRPr="003826DF">
          <w:rPr>
            <w:rStyle w:val="Hyperlink"/>
            <w:noProof/>
          </w:rPr>
          <w:t>6.</w:t>
        </w:r>
        <w:r>
          <w:rPr>
            <w:rFonts w:asciiTheme="minorHAnsi" w:eastAsiaTheme="minorEastAsia" w:hAnsiTheme="minorHAnsi" w:cstheme="minorBidi"/>
            <w:b w:val="0"/>
            <w:caps w:val="0"/>
            <w:noProof/>
            <w:sz w:val="22"/>
            <w:szCs w:val="22"/>
          </w:rPr>
          <w:tab/>
        </w:r>
        <w:r w:rsidRPr="003826DF">
          <w:rPr>
            <w:rStyle w:val="Hyperlink"/>
            <w:noProof/>
          </w:rPr>
          <w:t>Test Greensheet functionality</w:t>
        </w:r>
        <w:r>
          <w:rPr>
            <w:noProof/>
            <w:webHidden/>
          </w:rPr>
          <w:tab/>
        </w:r>
        <w:r>
          <w:rPr>
            <w:noProof/>
            <w:webHidden/>
          </w:rPr>
          <w:fldChar w:fldCharType="begin"/>
        </w:r>
        <w:r>
          <w:rPr>
            <w:noProof/>
            <w:webHidden/>
          </w:rPr>
          <w:instrText xml:space="preserve"> PAGEREF _Toc490660605 \h </w:instrText>
        </w:r>
      </w:ins>
      <w:r>
        <w:rPr>
          <w:noProof/>
          <w:webHidden/>
        </w:rPr>
      </w:r>
      <w:r>
        <w:rPr>
          <w:noProof/>
          <w:webHidden/>
        </w:rPr>
        <w:fldChar w:fldCharType="separate"/>
      </w:r>
      <w:ins w:id="122" w:author="Tulchinskaya, Gaby (NIH/NCI) [C]" w:date="2017-08-16T15:27:00Z">
        <w:r>
          <w:rPr>
            <w:noProof/>
            <w:webHidden/>
          </w:rPr>
          <w:t>18</w:t>
        </w:r>
        <w:r>
          <w:rPr>
            <w:noProof/>
            <w:webHidden/>
          </w:rPr>
          <w:fldChar w:fldCharType="end"/>
        </w:r>
        <w:r w:rsidRPr="003826DF">
          <w:rPr>
            <w:rStyle w:val="Hyperlink"/>
            <w:noProof/>
          </w:rPr>
          <w:fldChar w:fldCharType="end"/>
        </w:r>
      </w:ins>
    </w:p>
    <w:p w14:paraId="35CA2D02" w14:textId="53939632" w:rsidR="00837DF2" w:rsidRDefault="00837DF2">
      <w:pPr>
        <w:pStyle w:val="TOC2"/>
        <w:rPr>
          <w:ins w:id="123" w:author="Tulchinskaya, Gaby (NIH/NCI) [C]" w:date="2017-08-16T15:27:00Z"/>
          <w:rFonts w:asciiTheme="minorHAnsi" w:eastAsiaTheme="minorEastAsia" w:hAnsiTheme="minorHAnsi" w:cstheme="minorBidi"/>
          <w:bCs w:val="0"/>
          <w:smallCaps w:val="0"/>
          <w:noProof/>
          <w:sz w:val="22"/>
          <w:szCs w:val="22"/>
        </w:rPr>
      </w:pPr>
      <w:ins w:id="124"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"_Toc490660606"</w:instrText>
        </w:r>
        <w:r w:rsidRPr="003826DF">
          <w:rPr>
            <w:rStyle w:val="Hyperlink"/>
            <w:noProof/>
          </w:rPr>
          <w:instrText xml:space="preserve"> </w:instrText>
        </w:r>
        <w:r w:rsidRPr="003826DF">
          <w:rPr>
            <w:rStyle w:val="Hyperlink"/>
            <w:noProof/>
          </w:rPr>
          <w:fldChar w:fldCharType="separate"/>
        </w:r>
        <w:r w:rsidRPr="003826DF">
          <w:rPr>
            <w:rStyle w:val="Hyperlink"/>
            <w:noProof/>
          </w:rPr>
          <w:t>6.1</w:t>
        </w:r>
        <w:r>
          <w:rPr>
            <w:rFonts w:asciiTheme="minorHAnsi" w:eastAsiaTheme="minorEastAsia" w:hAnsiTheme="minorHAnsi" w:cstheme="minorBidi"/>
            <w:bCs w:val="0"/>
            <w:smallCaps w:val="0"/>
            <w:noProof/>
            <w:sz w:val="22"/>
            <w:szCs w:val="22"/>
          </w:rPr>
          <w:tab/>
        </w:r>
        <w:r w:rsidRPr="003826DF">
          <w:rPr>
            <w:rStyle w:val="Hyperlink"/>
            <w:noProof/>
          </w:rPr>
          <w:t>“Test” flow of events</w:t>
        </w:r>
        <w:r>
          <w:rPr>
            <w:noProof/>
            <w:webHidden/>
          </w:rPr>
          <w:tab/>
        </w:r>
        <w:r>
          <w:rPr>
            <w:noProof/>
            <w:webHidden/>
          </w:rPr>
          <w:fldChar w:fldCharType="begin"/>
        </w:r>
        <w:r>
          <w:rPr>
            <w:noProof/>
            <w:webHidden/>
          </w:rPr>
          <w:instrText xml:space="preserve"> PAGEREF _Toc490660606 \h </w:instrText>
        </w:r>
      </w:ins>
      <w:r>
        <w:rPr>
          <w:noProof/>
          <w:webHidden/>
        </w:rPr>
      </w:r>
      <w:r>
        <w:rPr>
          <w:noProof/>
          <w:webHidden/>
        </w:rPr>
        <w:fldChar w:fldCharType="separate"/>
      </w:r>
      <w:ins w:id="125" w:author="Tulchinskaya, Gaby (NIH/NCI) [C]" w:date="2017-08-16T15:27:00Z">
        <w:r>
          <w:rPr>
            <w:noProof/>
            <w:webHidden/>
          </w:rPr>
          <w:t>18</w:t>
        </w:r>
        <w:r>
          <w:rPr>
            <w:noProof/>
            <w:webHidden/>
          </w:rPr>
          <w:fldChar w:fldCharType="end"/>
        </w:r>
        <w:r w:rsidRPr="003826DF">
          <w:rPr>
            <w:rStyle w:val="Hyperlink"/>
            <w:noProof/>
          </w:rPr>
          <w:fldChar w:fldCharType="end"/>
        </w:r>
      </w:ins>
    </w:p>
    <w:p w14:paraId="282D7740" w14:textId="6DEA7088" w:rsidR="00837DF2" w:rsidRDefault="00837DF2">
      <w:pPr>
        <w:pStyle w:val="TOC2"/>
        <w:rPr>
          <w:ins w:id="126" w:author="Tulchinskaya, Gaby (NIH/NCI) [C]" w:date="2017-08-16T15:27:00Z"/>
          <w:rFonts w:asciiTheme="minorHAnsi" w:eastAsiaTheme="minorEastAsia" w:hAnsiTheme="minorHAnsi" w:cstheme="minorBidi"/>
          <w:bCs w:val="0"/>
          <w:smallCaps w:val="0"/>
          <w:noProof/>
          <w:sz w:val="22"/>
          <w:szCs w:val="22"/>
        </w:rPr>
      </w:pPr>
      <w:ins w:id="127"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"_Toc490660607"</w:instrText>
        </w:r>
        <w:r w:rsidRPr="003826DF">
          <w:rPr>
            <w:rStyle w:val="Hyperlink"/>
            <w:noProof/>
          </w:rPr>
          <w:instrText xml:space="preserve"> </w:instrText>
        </w:r>
        <w:r w:rsidRPr="003826DF">
          <w:rPr>
            <w:rStyle w:val="Hyperlink"/>
            <w:noProof/>
          </w:rPr>
          <w:fldChar w:fldCharType="separate"/>
        </w:r>
        <w:r w:rsidRPr="003826DF">
          <w:rPr>
            <w:rStyle w:val="Hyperlink"/>
            <w:noProof/>
          </w:rPr>
          <w:t>6.2</w:t>
        </w:r>
        <w:r>
          <w:rPr>
            <w:rFonts w:asciiTheme="minorHAnsi" w:eastAsiaTheme="minorEastAsia" w:hAnsiTheme="minorHAnsi" w:cstheme="minorBidi"/>
            <w:bCs w:val="0"/>
            <w:smallCaps w:val="0"/>
            <w:noProof/>
            <w:sz w:val="22"/>
            <w:szCs w:val="22"/>
          </w:rPr>
          <w:tab/>
        </w:r>
        <w:r w:rsidRPr="003826DF">
          <w:rPr>
            <w:rStyle w:val="Hyperlink"/>
            <w:noProof/>
          </w:rPr>
          <w:t>Review and Test Greensheet screen mockup</w:t>
        </w:r>
        <w:r>
          <w:rPr>
            <w:noProof/>
            <w:webHidden/>
          </w:rPr>
          <w:tab/>
        </w:r>
        <w:r>
          <w:rPr>
            <w:noProof/>
            <w:webHidden/>
          </w:rPr>
          <w:fldChar w:fldCharType="begin"/>
        </w:r>
        <w:r>
          <w:rPr>
            <w:noProof/>
            <w:webHidden/>
          </w:rPr>
          <w:instrText xml:space="preserve"> PAGEREF _Toc490660607 \h </w:instrText>
        </w:r>
      </w:ins>
      <w:r>
        <w:rPr>
          <w:noProof/>
          <w:webHidden/>
        </w:rPr>
      </w:r>
      <w:r>
        <w:rPr>
          <w:noProof/>
          <w:webHidden/>
        </w:rPr>
        <w:fldChar w:fldCharType="separate"/>
      </w:r>
      <w:ins w:id="128" w:author="Tulchinskaya, Gaby (NIH/NCI) [C]" w:date="2017-08-16T15:27:00Z">
        <w:r>
          <w:rPr>
            <w:noProof/>
            <w:webHidden/>
          </w:rPr>
          <w:t>19</w:t>
        </w:r>
        <w:r>
          <w:rPr>
            <w:noProof/>
            <w:webHidden/>
          </w:rPr>
          <w:fldChar w:fldCharType="end"/>
        </w:r>
        <w:r w:rsidRPr="003826DF">
          <w:rPr>
            <w:rStyle w:val="Hyperlink"/>
            <w:noProof/>
          </w:rPr>
          <w:fldChar w:fldCharType="end"/>
        </w:r>
      </w:ins>
    </w:p>
    <w:p w14:paraId="73449DB3" w14:textId="49AA382D" w:rsidR="00837DF2" w:rsidRDefault="00837DF2">
      <w:pPr>
        <w:pStyle w:val="TOC2"/>
        <w:rPr>
          <w:ins w:id="129" w:author="Tulchinskaya, Gaby (NIH/NCI) [C]" w:date="2017-08-16T15:27:00Z"/>
          <w:rFonts w:asciiTheme="minorHAnsi" w:eastAsiaTheme="minorEastAsia" w:hAnsiTheme="minorHAnsi" w:cstheme="minorBidi"/>
          <w:bCs w:val="0"/>
          <w:smallCaps w:val="0"/>
          <w:noProof/>
          <w:sz w:val="22"/>
          <w:szCs w:val="22"/>
        </w:rPr>
      </w:pPr>
      <w:ins w:id="130"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"_Toc490660608"</w:instrText>
        </w:r>
        <w:r w:rsidRPr="003826DF">
          <w:rPr>
            <w:rStyle w:val="Hyperlink"/>
            <w:noProof/>
          </w:rPr>
          <w:instrText xml:space="preserve"> </w:instrText>
        </w:r>
        <w:r w:rsidRPr="003826DF">
          <w:rPr>
            <w:rStyle w:val="Hyperlink"/>
            <w:noProof/>
          </w:rPr>
          <w:fldChar w:fldCharType="separate"/>
        </w:r>
        <w:r w:rsidRPr="003826DF">
          <w:rPr>
            <w:rStyle w:val="Hyperlink"/>
            <w:noProof/>
          </w:rPr>
          <w:t>6.3</w:t>
        </w:r>
        <w:r>
          <w:rPr>
            <w:rFonts w:asciiTheme="minorHAnsi" w:eastAsiaTheme="minorEastAsia" w:hAnsiTheme="minorHAnsi" w:cstheme="minorBidi"/>
            <w:bCs w:val="0"/>
            <w:smallCaps w:val="0"/>
            <w:noProof/>
            <w:sz w:val="22"/>
            <w:szCs w:val="22"/>
          </w:rPr>
          <w:tab/>
        </w:r>
        <w:r w:rsidRPr="003826DF">
          <w:rPr>
            <w:rStyle w:val="Hyperlink"/>
            <w:noProof/>
          </w:rPr>
          <w:t>Sub-questions numbering</w:t>
        </w:r>
        <w:r>
          <w:rPr>
            <w:noProof/>
            <w:webHidden/>
          </w:rPr>
          <w:tab/>
        </w:r>
        <w:r>
          <w:rPr>
            <w:noProof/>
            <w:webHidden/>
          </w:rPr>
          <w:fldChar w:fldCharType="begin"/>
        </w:r>
        <w:r>
          <w:rPr>
            <w:noProof/>
            <w:webHidden/>
          </w:rPr>
          <w:instrText xml:space="preserve"> PAGEREF _Toc490660608 \h </w:instrText>
        </w:r>
      </w:ins>
      <w:r>
        <w:rPr>
          <w:noProof/>
          <w:webHidden/>
        </w:rPr>
      </w:r>
      <w:r>
        <w:rPr>
          <w:noProof/>
          <w:webHidden/>
        </w:rPr>
        <w:fldChar w:fldCharType="separate"/>
      </w:r>
      <w:ins w:id="131" w:author="Tulchinskaya, Gaby (NIH/NCI) [C]" w:date="2017-08-16T15:27:00Z">
        <w:r>
          <w:rPr>
            <w:noProof/>
            <w:webHidden/>
          </w:rPr>
          <w:t>19</w:t>
        </w:r>
        <w:r>
          <w:rPr>
            <w:noProof/>
            <w:webHidden/>
          </w:rPr>
          <w:fldChar w:fldCharType="end"/>
        </w:r>
        <w:r w:rsidRPr="003826DF">
          <w:rPr>
            <w:rStyle w:val="Hyperlink"/>
            <w:noProof/>
          </w:rPr>
          <w:fldChar w:fldCharType="end"/>
        </w:r>
      </w:ins>
    </w:p>
    <w:p w14:paraId="2A62D8DC" w14:textId="0947F374" w:rsidR="00837DF2" w:rsidRDefault="00837DF2">
      <w:pPr>
        <w:pStyle w:val="TOC2"/>
        <w:rPr>
          <w:ins w:id="132" w:author="Tulchinskaya, Gaby (NIH/NCI) [C]" w:date="2017-08-16T15:27:00Z"/>
          <w:rFonts w:asciiTheme="minorHAnsi" w:eastAsiaTheme="minorEastAsia" w:hAnsiTheme="minorHAnsi" w:cstheme="minorBidi"/>
          <w:bCs w:val="0"/>
          <w:smallCaps w:val="0"/>
          <w:noProof/>
          <w:sz w:val="22"/>
          <w:szCs w:val="22"/>
        </w:rPr>
      </w:pPr>
      <w:ins w:id="133"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"_Toc490660609"</w:instrText>
        </w:r>
        <w:r w:rsidRPr="003826DF">
          <w:rPr>
            <w:rStyle w:val="Hyperlink"/>
            <w:noProof/>
          </w:rPr>
          <w:instrText xml:space="preserve"> </w:instrText>
        </w:r>
        <w:r w:rsidRPr="003826DF">
          <w:rPr>
            <w:rStyle w:val="Hyperlink"/>
            <w:noProof/>
          </w:rPr>
          <w:fldChar w:fldCharType="separate"/>
        </w:r>
        <w:r w:rsidRPr="003826DF">
          <w:rPr>
            <w:rStyle w:val="Hyperlink"/>
            <w:noProof/>
          </w:rPr>
          <w:t>6.4</w:t>
        </w:r>
        <w:r>
          <w:rPr>
            <w:rFonts w:asciiTheme="minorHAnsi" w:eastAsiaTheme="minorEastAsia" w:hAnsiTheme="minorHAnsi" w:cstheme="minorBidi"/>
            <w:bCs w:val="0"/>
            <w:smallCaps w:val="0"/>
            <w:noProof/>
            <w:sz w:val="22"/>
            <w:szCs w:val="22"/>
          </w:rPr>
          <w:tab/>
        </w:r>
        <w:r w:rsidRPr="003826DF">
          <w:rPr>
            <w:rStyle w:val="Hyperlink"/>
            <w:noProof/>
          </w:rPr>
          <w:t>Review and Test Greensheet Screen Data elements</w:t>
        </w:r>
        <w:r>
          <w:rPr>
            <w:noProof/>
            <w:webHidden/>
          </w:rPr>
          <w:tab/>
        </w:r>
        <w:r>
          <w:rPr>
            <w:noProof/>
            <w:webHidden/>
          </w:rPr>
          <w:fldChar w:fldCharType="begin"/>
        </w:r>
        <w:r>
          <w:rPr>
            <w:noProof/>
            <w:webHidden/>
          </w:rPr>
          <w:instrText xml:space="preserve"> PAGEREF _Toc490660609 \h </w:instrText>
        </w:r>
      </w:ins>
      <w:r>
        <w:rPr>
          <w:noProof/>
          <w:webHidden/>
        </w:rPr>
      </w:r>
      <w:r>
        <w:rPr>
          <w:noProof/>
          <w:webHidden/>
        </w:rPr>
        <w:fldChar w:fldCharType="separate"/>
      </w:r>
      <w:ins w:id="134" w:author="Tulchinskaya, Gaby (NIH/NCI) [C]" w:date="2017-08-16T15:27:00Z">
        <w:r>
          <w:rPr>
            <w:noProof/>
            <w:webHidden/>
          </w:rPr>
          <w:t>20</w:t>
        </w:r>
        <w:r>
          <w:rPr>
            <w:noProof/>
            <w:webHidden/>
          </w:rPr>
          <w:fldChar w:fldCharType="end"/>
        </w:r>
        <w:r w:rsidRPr="003826DF">
          <w:rPr>
            <w:rStyle w:val="Hyperlink"/>
            <w:noProof/>
          </w:rPr>
          <w:fldChar w:fldCharType="end"/>
        </w:r>
      </w:ins>
    </w:p>
    <w:p w14:paraId="2D263B14" w14:textId="51A68DA5" w:rsidR="00837DF2" w:rsidRDefault="00837DF2">
      <w:pPr>
        <w:pStyle w:val="TOC1"/>
        <w:rPr>
          <w:ins w:id="135" w:author="Tulchinskaya, Gaby (NIH/NCI) [C]" w:date="2017-08-16T15:27:00Z"/>
          <w:rFonts w:asciiTheme="minorHAnsi" w:eastAsiaTheme="minorEastAsia" w:hAnsiTheme="minorHAnsi" w:cstheme="minorBidi"/>
          <w:b w:val="0"/>
          <w:caps w:val="0"/>
          <w:noProof/>
          <w:sz w:val="22"/>
          <w:szCs w:val="22"/>
        </w:rPr>
      </w:pPr>
      <w:ins w:id="136"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"_Toc490660610"</w:instrText>
        </w:r>
        <w:r w:rsidRPr="003826DF">
          <w:rPr>
            <w:rStyle w:val="Hyperlink"/>
            <w:noProof/>
          </w:rPr>
          <w:instrText xml:space="preserve"> </w:instrText>
        </w:r>
        <w:r w:rsidRPr="003826DF">
          <w:rPr>
            <w:rStyle w:val="Hyperlink"/>
            <w:noProof/>
          </w:rPr>
          <w:fldChar w:fldCharType="separate"/>
        </w:r>
        <w:r w:rsidRPr="003826DF">
          <w:rPr>
            <w:rStyle w:val="Hyperlink"/>
            <w:noProof/>
          </w:rPr>
          <w:t>7.</w:t>
        </w:r>
        <w:r>
          <w:rPr>
            <w:rFonts w:asciiTheme="minorHAnsi" w:eastAsiaTheme="minorEastAsia" w:hAnsiTheme="minorHAnsi" w:cstheme="minorBidi"/>
            <w:b w:val="0"/>
            <w:caps w:val="0"/>
            <w:noProof/>
            <w:sz w:val="22"/>
            <w:szCs w:val="22"/>
          </w:rPr>
          <w:tab/>
        </w:r>
        <w:r w:rsidRPr="003826DF">
          <w:rPr>
            <w:rStyle w:val="Hyperlink"/>
            <w:noProof/>
          </w:rPr>
          <w:t>Promote or Reject the module functionality</w:t>
        </w:r>
        <w:r>
          <w:rPr>
            <w:noProof/>
            <w:webHidden/>
          </w:rPr>
          <w:tab/>
        </w:r>
        <w:r>
          <w:rPr>
            <w:noProof/>
            <w:webHidden/>
          </w:rPr>
          <w:fldChar w:fldCharType="begin"/>
        </w:r>
        <w:r>
          <w:rPr>
            <w:noProof/>
            <w:webHidden/>
          </w:rPr>
          <w:instrText xml:space="preserve"> PAGEREF _Toc490660610 \h </w:instrText>
        </w:r>
      </w:ins>
      <w:r>
        <w:rPr>
          <w:noProof/>
          <w:webHidden/>
        </w:rPr>
      </w:r>
      <w:r>
        <w:rPr>
          <w:noProof/>
          <w:webHidden/>
        </w:rPr>
        <w:fldChar w:fldCharType="separate"/>
      </w:r>
      <w:ins w:id="137" w:author="Tulchinskaya, Gaby (NIH/NCI) [C]" w:date="2017-08-16T15:27:00Z">
        <w:r>
          <w:rPr>
            <w:noProof/>
            <w:webHidden/>
          </w:rPr>
          <w:t>21</w:t>
        </w:r>
        <w:r>
          <w:rPr>
            <w:noProof/>
            <w:webHidden/>
          </w:rPr>
          <w:fldChar w:fldCharType="end"/>
        </w:r>
        <w:r w:rsidRPr="003826DF">
          <w:rPr>
            <w:rStyle w:val="Hyperlink"/>
            <w:noProof/>
          </w:rPr>
          <w:fldChar w:fldCharType="end"/>
        </w:r>
      </w:ins>
    </w:p>
    <w:p w14:paraId="2EB528DC" w14:textId="46201395" w:rsidR="00837DF2" w:rsidRDefault="00837DF2">
      <w:pPr>
        <w:pStyle w:val="TOC1"/>
        <w:rPr>
          <w:ins w:id="138" w:author="Tulchinskaya, Gaby (NIH/NCI) [C]" w:date="2017-08-16T15:27:00Z"/>
          <w:rFonts w:asciiTheme="minorHAnsi" w:eastAsiaTheme="minorEastAsia" w:hAnsiTheme="minorHAnsi" w:cstheme="minorBidi"/>
          <w:b w:val="0"/>
          <w:caps w:val="0"/>
          <w:noProof/>
          <w:sz w:val="22"/>
          <w:szCs w:val="22"/>
        </w:rPr>
      </w:pPr>
      <w:ins w:id="139"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"_Toc490660611"</w:instrText>
        </w:r>
        <w:r w:rsidRPr="003826DF">
          <w:rPr>
            <w:rStyle w:val="Hyperlink"/>
            <w:noProof/>
          </w:rPr>
          <w:instrText xml:space="preserve"> </w:instrText>
        </w:r>
        <w:r w:rsidRPr="003826DF">
          <w:rPr>
            <w:rStyle w:val="Hyperlink"/>
            <w:noProof/>
          </w:rPr>
          <w:fldChar w:fldCharType="separate"/>
        </w:r>
        <w:r w:rsidRPr="003826DF">
          <w:rPr>
            <w:rStyle w:val="Hyperlink"/>
            <w:noProof/>
          </w:rPr>
          <w:t>8.</w:t>
        </w:r>
        <w:r>
          <w:rPr>
            <w:rFonts w:asciiTheme="minorHAnsi" w:eastAsiaTheme="minorEastAsia" w:hAnsiTheme="minorHAnsi" w:cstheme="minorBidi"/>
            <w:b w:val="0"/>
            <w:caps w:val="0"/>
            <w:noProof/>
            <w:sz w:val="22"/>
            <w:szCs w:val="22"/>
          </w:rPr>
          <w:tab/>
        </w:r>
        <w:r w:rsidRPr="003826DF">
          <w:rPr>
            <w:rStyle w:val="Hyperlink"/>
            <w:noProof/>
          </w:rPr>
          <w:t>Import templates from GS Form Builder</w:t>
        </w:r>
        <w:r>
          <w:rPr>
            <w:noProof/>
            <w:webHidden/>
          </w:rPr>
          <w:tab/>
        </w:r>
        <w:r>
          <w:rPr>
            <w:noProof/>
            <w:webHidden/>
          </w:rPr>
          <w:fldChar w:fldCharType="begin"/>
        </w:r>
        <w:r>
          <w:rPr>
            <w:noProof/>
            <w:webHidden/>
          </w:rPr>
          <w:instrText xml:space="preserve"> PAGEREF _Toc490660611 \h </w:instrText>
        </w:r>
      </w:ins>
      <w:r>
        <w:rPr>
          <w:noProof/>
          <w:webHidden/>
        </w:rPr>
      </w:r>
      <w:r>
        <w:rPr>
          <w:noProof/>
          <w:webHidden/>
        </w:rPr>
        <w:fldChar w:fldCharType="separate"/>
      </w:r>
      <w:ins w:id="140" w:author="Tulchinskaya, Gaby (NIH/NCI) [C]" w:date="2017-08-16T15:27:00Z">
        <w:r>
          <w:rPr>
            <w:noProof/>
            <w:webHidden/>
          </w:rPr>
          <w:t>22</w:t>
        </w:r>
        <w:r>
          <w:rPr>
            <w:noProof/>
            <w:webHidden/>
          </w:rPr>
          <w:fldChar w:fldCharType="end"/>
        </w:r>
        <w:r w:rsidRPr="003826DF">
          <w:rPr>
            <w:rStyle w:val="Hyperlink"/>
            <w:noProof/>
          </w:rPr>
          <w:fldChar w:fldCharType="end"/>
        </w:r>
      </w:ins>
    </w:p>
    <w:p w14:paraId="76ED5B68" w14:textId="79C972F9" w:rsidR="00837DF2" w:rsidRDefault="00837DF2">
      <w:pPr>
        <w:pStyle w:val="TOC1"/>
        <w:rPr>
          <w:ins w:id="141" w:author="Tulchinskaya, Gaby (NIH/NCI) [C]" w:date="2017-08-16T15:27:00Z"/>
          <w:rFonts w:asciiTheme="minorHAnsi" w:eastAsiaTheme="minorEastAsia" w:hAnsiTheme="minorHAnsi" w:cstheme="minorBidi"/>
          <w:b w:val="0"/>
          <w:caps w:val="0"/>
          <w:noProof/>
          <w:sz w:val="22"/>
          <w:szCs w:val="22"/>
        </w:rPr>
      </w:pPr>
      <w:ins w:id="142"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"_Toc490660612"</w:instrText>
        </w:r>
        <w:r w:rsidRPr="003826DF">
          <w:rPr>
            <w:rStyle w:val="Hyperlink"/>
            <w:noProof/>
          </w:rPr>
          <w:instrText xml:space="preserve"> </w:instrText>
        </w:r>
        <w:r w:rsidRPr="003826DF">
          <w:rPr>
            <w:rStyle w:val="Hyperlink"/>
            <w:noProof/>
          </w:rPr>
          <w:fldChar w:fldCharType="separate"/>
        </w:r>
        <w:r w:rsidRPr="003826DF">
          <w:rPr>
            <w:rStyle w:val="Hyperlink"/>
            <w:noProof/>
          </w:rPr>
          <w:t>9.</w:t>
        </w:r>
        <w:r>
          <w:rPr>
            <w:rFonts w:asciiTheme="minorHAnsi" w:eastAsiaTheme="minorEastAsia" w:hAnsiTheme="minorHAnsi" w:cstheme="minorBidi"/>
            <w:b w:val="0"/>
            <w:caps w:val="0"/>
            <w:noProof/>
            <w:sz w:val="22"/>
            <w:szCs w:val="22"/>
          </w:rPr>
          <w:tab/>
        </w:r>
        <w:r w:rsidRPr="003826DF">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_Toc490660612 \h </w:instrText>
        </w:r>
      </w:ins>
      <w:r>
        <w:rPr>
          <w:noProof/>
          <w:webHidden/>
        </w:rPr>
      </w:r>
      <w:r>
        <w:rPr>
          <w:noProof/>
          <w:webHidden/>
        </w:rPr>
        <w:fldChar w:fldCharType="separate"/>
      </w:r>
      <w:ins w:id="143" w:author="Tulchinskaya, Gaby (NIH/NCI) [C]" w:date="2017-08-16T15:27:00Z">
        <w:r>
          <w:rPr>
            <w:noProof/>
            <w:webHidden/>
          </w:rPr>
          <w:t>24</w:t>
        </w:r>
        <w:r>
          <w:rPr>
            <w:noProof/>
            <w:webHidden/>
          </w:rPr>
          <w:fldChar w:fldCharType="end"/>
        </w:r>
        <w:r w:rsidRPr="003826DF">
          <w:rPr>
            <w:rStyle w:val="Hyperlink"/>
            <w:noProof/>
          </w:rPr>
          <w:fldChar w:fldCharType="end"/>
        </w:r>
      </w:ins>
    </w:p>
    <w:p w14:paraId="0AD89CAC" w14:textId="2AC40E17" w:rsidR="00837DF2" w:rsidRDefault="00837DF2">
      <w:pPr>
        <w:pStyle w:val="TOC1"/>
        <w:rPr>
          <w:ins w:id="144" w:author="Tulchinskaya, Gaby (NIH/NCI) [C]" w:date="2017-08-16T15:27:00Z"/>
          <w:rFonts w:asciiTheme="minorHAnsi" w:eastAsiaTheme="minorEastAsia" w:hAnsiTheme="minorHAnsi" w:cstheme="minorBidi"/>
          <w:b w:val="0"/>
          <w:caps w:val="0"/>
          <w:noProof/>
          <w:sz w:val="22"/>
          <w:szCs w:val="22"/>
        </w:rPr>
      </w:pPr>
      <w:ins w:id="145" w:author="Tulchinskaya, Gaby (NIH/NCI) [C]" w:date="2017-08-16T15:27:00Z">
        <w:r w:rsidRPr="003826DF">
          <w:rPr>
            <w:rStyle w:val="Hyperlink"/>
            <w:noProof/>
          </w:rPr>
          <w:fldChar w:fldCharType="begin"/>
        </w:r>
        <w:r w:rsidRPr="003826DF">
          <w:rPr>
            <w:rStyle w:val="Hyperlink"/>
            <w:noProof/>
          </w:rPr>
          <w:instrText xml:space="preserve"> </w:instrText>
        </w:r>
        <w:r>
          <w:rPr>
            <w:noProof/>
          </w:rPr>
          <w:instrText>HYPERLINK \l "_Toc490660613"</w:instrText>
        </w:r>
        <w:r w:rsidRPr="003826DF">
          <w:rPr>
            <w:rStyle w:val="Hyperlink"/>
            <w:noProof/>
          </w:rPr>
          <w:instrText xml:space="preserve"> </w:instrText>
        </w:r>
        <w:r w:rsidRPr="003826DF">
          <w:rPr>
            <w:rStyle w:val="Hyperlink"/>
            <w:noProof/>
          </w:rPr>
          <w:fldChar w:fldCharType="separate"/>
        </w:r>
        <w:r w:rsidRPr="003826DF">
          <w:rPr>
            <w:rStyle w:val="Hyperlink"/>
            <w:noProof/>
          </w:rPr>
          <w:t>10.</w:t>
        </w:r>
        <w:r>
          <w:rPr>
            <w:rFonts w:asciiTheme="minorHAnsi" w:eastAsiaTheme="minorEastAsia" w:hAnsiTheme="minorHAnsi" w:cstheme="minorBidi"/>
            <w:b w:val="0"/>
            <w:caps w:val="0"/>
            <w:noProof/>
            <w:sz w:val="22"/>
            <w:szCs w:val="22"/>
          </w:rPr>
          <w:tab/>
        </w:r>
        <w:r w:rsidRPr="003826DF">
          <w:rPr>
            <w:rStyle w:val="Hyperlink"/>
            <w:noProof/>
          </w:rPr>
          <w:t>Non-functional requirements</w:t>
        </w:r>
        <w:r>
          <w:rPr>
            <w:noProof/>
            <w:webHidden/>
          </w:rPr>
          <w:tab/>
        </w:r>
        <w:r>
          <w:rPr>
            <w:noProof/>
            <w:webHidden/>
          </w:rPr>
          <w:fldChar w:fldCharType="begin"/>
        </w:r>
        <w:r>
          <w:rPr>
            <w:noProof/>
            <w:webHidden/>
          </w:rPr>
          <w:instrText xml:space="preserve"> PAGEREF _Toc490660613 \h </w:instrText>
        </w:r>
      </w:ins>
      <w:r>
        <w:rPr>
          <w:noProof/>
          <w:webHidden/>
        </w:rPr>
      </w:r>
      <w:r>
        <w:rPr>
          <w:noProof/>
          <w:webHidden/>
        </w:rPr>
        <w:fldChar w:fldCharType="separate"/>
      </w:r>
      <w:ins w:id="146" w:author="Tulchinskaya, Gaby (NIH/NCI) [C]" w:date="2017-08-16T15:27:00Z">
        <w:r>
          <w:rPr>
            <w:noProof/>
            <w:webHidden/>
          </w:rPr>
          <w:t>25</w:t>
        </w:r>
        <w:r>
          <w:rPr>
            <w:noProof/>
            <w:webHidden/>
          </w:rPr>
          <w:fldChar w:fldCharType="end"/>
        </w:r>
        <w:r w:rsidRPr="003826DF">
          <w:rPr>
            <w:rStyle w:val="Hyperlink"/>
            <w:noProof/>
          </w:rPr>
          <w:fldChar w:fldCharType="end"/>
        </w:r>
      </w:ins>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147" w:name="_Toc490660587"/>
      <w:r w:rsidR="000D5B80">
        <w:lastRenderedPageBreak/>
        <w:t>Document scope</w:t>
      </w:r>
      <w:bookmarkEnd w:id="147"/>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48" w:name="_Toc490660588"/>
      <w:r>
        <w:t>Business Need Description</w:t>
      </w:r>
      <w:bookmarkEnd w:id="148"/>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7241262"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49" w:name="_Toc464140073"/>
      <w:r>
        <w:t>Dependencies with other systems</w:t>
      </w:r>
      <w:bookmarkEnd w:id="149"/>
      <w:r>
        <w:t xml:space="preserve"> =&gt; </w:t>
      </w:r>
      <w:bookmarkStart w:id="150" w:name="_Toc464140074"/>
      <w:r>
        <w:t>Significant dependencies</w:t>
      </w:r>
      <w:bookmarkEnd w:id="150"/>
      <w:r>
        <w:t xml:space="preserve"> =&gt; </w:t>
      </w:r>
      <w:bookmarkStart w:id="151" w:name="_Toc464140075"/>
      <w:r>
        <w:t>Form Builder – changes for re-design</w:t>
      </w:r>
      <w:bookmarkEnd w:id="151"/>
    </w:p>
    <w:p w14:paraId="282B2D12" w14:textId="70B6DCF0" w:rsidR="0037448A" w:rsidRDefault="0037448A" w:rsidP="00600EFC">
      <w:pPr>
        <w:pStyle w:val="Heading1"/>
      </w:pPr>
      <w:bookmarkStart w:id="152" w:name="_Toc490660589"/>
      <w:r>
        <w:t>User roles</w:t>
      </w:r>
      <w:bookmarkEnd w:id="152"/>
    </w:p>
    <w:p w14:paraId="1A73BFDC" w14:textId="62B106C1" w:rsidR="00335E7C" w:rsidRDefault="00335E7C" w:rsidP="00600EFC">
      <w:pPr>
        <w:pStyle w:val="Heading2"/>
      </w:pPr>
      <w:bookmarkStart w:id="153" w:name="_Toc490660590"/>
      <w:r>
        <w:t>Before re-design:</w:t>
      </w:r>
      <w:bookmarkEnd w:id="153"/>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154" w:name="_Toc490660591"/>
      <w:r>
        <w:t xml:space="preserve">Changes </w:t>
      </w:r>
      <w:r w:rsidR="00AE0D5F">
        <w:t>for</w:t>
      </w:r>
      <w:r>
        <w:t xml:space="preserve"> re-design:</w:t>
      </w:r>
      <w:bookmarkEnd w:id="154"/>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155" w:name="_Toc464140061"/>
      <w:r w:rsidR="00686AEF" w:rsidRPr="00686AEF">
        <w:t xml:space="preserve"> </w:t>
      </w:r>
      <w:r w:rsidR="00686AEF">
        <w:t>GreenSheets users</w:t>
      </w:r>
      <w:bookmarkEnd w:id="155"/>
      <w:r w:rsidR="00686AEF">
        <w:t xml:space="preserve"> =&gt; </w:t>
      </w:r>
      <w:bookmarkStart w:id="156" w:name="_Toc464140062"/>
      <w:r w:rsidR="00686AEF">
        <w:t>User roles</w:t>
      </w:r>
      <w:bookmarkEnd w:id="156"/>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157" w:name="_Toc490660592"/>
      <w:r>
        <w:t>Overall business flow description</w:t>
      </w:r>
      <w:bookmarkEnd w:id="157"/>
    </w:p>
    <w:p w14:paraId="4385BAB7" w14:textId="2E2D6790" w:rsidR="008065CD" w:rsidRDefault="008065CD" w:rsidP="00600EFC">
      <w:pPr>
        <w:pStyle w:val="Heading2"/>
      </w:pPr>
      <w:bookmarkStart w:id="158" w:name="_Toc490660593"/>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158"/>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2DBF42B0" w:rsidR="0088569A" w:rsidRDefault="0088569A" w:rsidP="00DD68C4">
      <w:pPr>
        <w:pStyle w:val="ListParagraph"/>
        <w:numPr>
          <w:ilvl w:val="0"/>
          <w:numId w:val="14"/>
        </w:numPr>
        <w:rPr>
          <w:ins w:id="159" w:author="Tulchinskaya, Gaby (NIH/NCI) [C]" w:date="2017-07-31T11:22:00Z"/>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1D6E3880" w14:textId="38155DDD" w:rsidR="00D54EFC" w:rsidRDefault="00D54EFC" w:rsidP="00D54EFC">
      <w:pPr>
        <w:pStyle w:val="ListParagraph"/>
        <w:ind w:left="360"/>
        <w:rPr>
          <w:ins w:id="160" w:author="Tulchinskaya, Gaby (NIH/NCI) [C]" w:date="2017-07-31T11:23:00Z"/>
          <w:rFonts w:ascii="Arial" w:hAnsi="Arial"/>
          <w:sz w:val="20"/>
          <w:szCs w:val="20"/>
        </w:rPr>
      </w:pPr>
      <w:ins w:id="161" w:author="Tulchinskaya, Gaby (NIH/NCI) [C]" w:date="2017-07-31T11:22:00Z">
        <w:r>
          <w:rPr>
            <w:rFonts w:ascii="Arial" w:hAnsi="Arial"/>
            <w:sz w:val="20"/>
            <w:szCs w:val="20"/>
          </w:rPr>
          <w:t xml:space="preserve">NOTE: </w:t>
        </w:r>
      </w:ins>
      <w:ins w:id="162" w:author="Tulchinskaya, Gaby (NIH/NCI) [C]" w:date="2017-07-31T11:23:00Z">
        <w:r w:rsidRPr="00D54EFC">
          <w:rPr>
            <w:rFonts w:ascii="Arial" w:hAnsi="Arial"/>
            <w:sz w:val="20"/>
            <w:szCs w:val="20"/>
          </w:rPr>
          <w:t>Success messages for Promote and Reject module</w:t>
        </w:r>
        <w:r>
          <w:rPr>
            <w:rFonts w:ascii="Arial" w:hAnsi="Arial"/>
            <w:sz w:val="20"/>
            <w:szCs w:val="20"/>
          </w:rPr>
          <w:t>:</w:t>
        </w:r>
      </w:ins>
    </w:p>
    <w:p w14:paraId="748E12F1" w14:textId="77777777" w:rsidR="00D54EFC" w:rsidRDefault="00D54EFC" w:rsidP="00D54EFC">
      <w:pPr>
        <w:rPr>
          <w:ins w:id="163" w:author="Tulchinskaya, Gaby (NIH/NCI) [C]" w:date="2017-07-31T11:23:00Z"/>
          <w:rFonts w:asciiTheme="minorHAnsi" w:hAnsiTheme="minorHAnsi" w:cstheme="minorBidi"/>
          <w:bCs w:val="0"/>
        </w:rPr>
      </w:pPr>
      <w:ins w:id="164" w:author="Tulchinskaya, Gaby (NIH/NCI) [C]" w:date="2017-07-31T11:23:00Z">
        <w:r>
          <w:rPr>
            <w:b/>
          </w:rPr>
          <w:t xml:space="preserve">Success: </w:t>
        </w:r>
        <w:r>
          <w:rPr>
            <w:color w:val="0070C0"/>
          </w:rPr>
          <w:t>&lt;Insert module name&gt;</w:t>
        </w:r>
        <w:r>
          <w:t xml:space="preserve"> has been PROMOTED</w:t>
        </w:r>
      </w:ins>
    </w:p>
    <w:p w14:paraId="09798B36" w14:textId="77777777" w:rsidR="00D54EFC" w:rsidRDefault="00D54EFC" w:rsidP="00D54EFC">
      <w:pPr>
        <w:rPr>
          <w:ins w:id="165" w:author="Tulchinskaya, Gaby (NIH/NCI) [C]" w:date="2017-07-31T11:23:00Z"/>
        </w:rPr>
      </w:pPr>
      <w:ins w:id="166" w:author="Tulchinskaya, Gaby (NIH/NCI) [C]" w:date="2017-07-31T11:23:00Z">
        <w:r>
          <w:rPr>
            <w:b/>
          </w:rPr>
          <w:t xml:space="preserve">Success: </w:t>
        </w:r>
        <w:r>
          <w:rPr>
            <w:color w:val="0070C0"/>
          </w:rPr>
          <w:t>&lt;Insert module name&gt;</w:t>
        </w:r>
        <w:r>
          <w:t xml:space="preserve"> has been REJECTED</w:t>
        </w:r>
      </w:ins>
    </w:p>
    <w:p w14:paraId="26BEBA62" w14:textId="77777777" w:rsidR="00D54EFC" w:rsidRPr="00A039A1" w:rsidRDefault="00D54EFC" w:rsidP="00D54EFC">
      <w:pPr>
        <w:pStyle w:val="ListParagraph"/>
        <w:ind w:left="360"/>
        <w:rPr>
          <w:rFonts w:ascii="Arial" w:hAnsi="Arial"/>
          <w:sz w:val="20"/>
          <w:szCs w:val="20"/>
        </w:rPr>
      </w:pPr>
    </w:p>
    <w:p w14:paraId="502364E0" w14:textId="50B2A0BD" w:rsidR="0088569A" w:rsidRDefault="008B64E5" w:rsidP="00600EFC">
      <w:pPr>
        <w:pStyle w:val="Heading3"/>
      </w:pPr>
      <w:bookmarkStart w:id="167" w:name="_Toc490660594"/>
      <w:r>
        <w:t>Email to testers</w:t>
      </w:r>
      <w:bookmarkEnd w:id="167"/>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lastRenderedPageBreak/>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w:t>
      </w:r>
      <w:proofErr w:type="spellStart"/>
      <w:r w:rsidRPr="002D4AA0">
        <w:rPr>
          <w:rFonts w:ascii="Arial Narrow" w:hAnsi="Arial Narrow"/>
        </w:rPr>
        <w:t>Greensheet</w:t>
      </w:r>
      <w:proofErr w:type="spellEnd"/>
      <w:r w:rsidRPr="002D4AA0">
        <w:rPr>
          <w:rFonts w:ascii="Arial Narrow" w:hAnsi="Arial Narrow"/>
        </w:rPr>
        <w:t xml:space="preserve">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 xml:space="preserve">You are being requested to review draft </w:t>
      </w:r>
      <w:proofErr w:type="spellStart"/>
      <w:r w:rsidRPr="002D4AA0">
        <w:rPr>
          <w:rFonts w:ascii="Arial Narrow" w:hAnsi="Arial Narrow"/>
        </w:rPr>
        <w:t>Greensheet</w:t>
      </w:r>
      <w:proofErr w:type="spellEnd"/>
      <w:r w:rsidRPr="002D4AA0">
        <w:rPr>
          <w:rFonts w:ascii="Arial Narrow" w:hAnsi="Arial Narrow"/>
        </w:rPr>
        <w:t xml:space="preserve">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&gt; - (form type) for &lt;list of type/</w:t>
      </w:r>
      <w:proofErr w:type="spellStart"/>
      <w:r w:rsidRPr="002D4AA0">
        <w:rPr>
          <w:rFonts w:ascii="Arial Narrow" w:hAnsi="Arial Narrow"/>
        </w:rPr>
        <w:t>mech</w:t>
      </w:r>
      <w:proofErr w:type="spellEnd"/>
      <w:r w:rsidRPr="002D4AA0">
        <w:rPr>
          <w:rFonts w:ascii="Arial Narrow" w:hAnsi="Arial Narrow"/>
        </w:rPr>
        <w:t xml:space="preserve">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w:t>
      </w:r>
      <w:proofErr w:type="spellStart"/>
      <w:r w:rsidRPr="002D4AA0">
        <w:rPr>
          <w:rFonts w:ascii="Arial Narrow" w:hAnsi="Arial Narrow"/>
        </w:rPr>
        <w:t>mech</w:t>
      </w:r>
      <w:proofErr w:type="spellEnd"/>
      <w:r w:rsidRPr="002D4AA0">
        <w:rPr>
          <w:rFonts w:ascii="Arial Narrow" w:hAnsi="Arial Narrow"/>
        </w:rPr>
        <w:t xml:space="preserve">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 xml:space="preserve">NCI OGA </w:t>
        </w:r>
        <w:proofErr w:type="spellStart"/>
        <w:r>
          <w:rPr>
            <w:rStyle w:val="Hyperlink"/>
            <w:rFonts w:ascii="Arial Narrow" w:hAnsi="Arial Narrow"/>
          </w:rPr>
          <w:t>Greensheets</w:t>
        </w:r>
        <w:proofErr w:type="spellEnd"/>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D3C36"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168" w:name="_Toc490660595"/>
      <w:r>
        <w:t>For a Tester</w:t>
      </w:r>
      <w:bookmarkEnd w:id="168"/>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169" w:name="_Toc490660596"/>
      <w:r>
        <w:rPr>
          <w:noProof/>
        </w:rPr>
        <w:t>Review &amp; Test Draft Module functionality</w:t>
      </w:r>
      <w:bookmarkEnd w:id="169"/>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455D1A64" w:rsidR="00F4592E" w:rsidRDefault="00F4592E" w:rsidP="00DD68C4">
      <w:pPr>
        <w:pStyle w:val="ListParagraph"/>
        <w:numPr>
          <w:ilvl w:val="1"/>
          <w:numId w:val="20"/>
        </w:numPr>
        <w:rPr>
          <w:ins w:id="170" w:author="Tulchinskaya, Gaby (NIH/NCI) [C]" w:date="2017-08-16T15:23:00Z"/>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1FCA3E47" w14:textId="60C01545" w:rsidR="00837DF2" w:rsidRPr="00B013F2" w:rsidRDefault="00837DF2" w:rsidP="00837DF2">
      <w:pPr>
        <w:pStyle w:val="ListParagraph"/>
        <w:ind w:left="1440"/>
        <w:rPr>
          <w:rFonts w:ascii="Arial" w:hAnsi="Arial"/>
          <w:sz w:val="20"/>
          <w:szCs w:val="20"/>
        </w:rPr>
      </w:pPr>
      <w:ins w:id="171" w:author="Tulchinskaya, Gaby (NIH/NCI) [C]" w:date="2017-08-16T15:23:00Z">
        <w:r>
          <w:rPr>
            <w:rFonts w:ascii="Arial" w:hAnsi="Arial"/>
            <w:sz w:val="20"/>
            <w:szCs w:val="20"/>
          </w:rPr>
          <w:t xml:space="preserve">Also, refer to sec. </w:t>
        </w:r>
      </w:ins>
      <w:ins w:id="172" w:author="Tulchinskaya, Gaby (NIH/NCI) [C]" w:date="2017-08-16T15:24:00Z">
        <w:r>
          <w:rPr>
            <w:rFonts w:ascii="Arial" w:hAnsi="Arial"/>
            <w:sz w:val="20"/>
            <w:szCs w:val="20"/>
          </w:rPr>
          <w:t>“Type/</w:t>
        </w:r>
        <w:proofErr w:type="spellStart"/>
        <w:r>
          <w:rPr>
            <w:rFonts w:ascii="Arial" w:hAnsi="Arial"/>
            <w:sz w:val="20"/>
            <w:szCs w:val="20"/>
          </w:rPr>
          <w:t>Mech</w:t>
        </w:r>
        <w:proofErr w:type="spellEnd"/>
        <w:r>
          <w:rPr>
            <w:rFonts w:ascii="Arial" w:hAnsi="Arial"/>
            <w:sz w:val="20"/>
            <w:szCs w:val="20"/>
          </w:rPr>
          <w:t xml:space="preserve"> combinations for each section on </w:t>
        </w:r>
      </w:ins>
      <w:ins w:id="173" w:author="Tulchinskaya, Gaby (NIH/NCI) [C]" w:date="2017-08-16T15:25:00Z">
        <w:r w:rsidRPr="00B013F2">
          <w:rPr>
            <w:rFonts w:ascii="Arial" w:hAnsi="Arial"/>
            <w:noProof/>
            <w:sz w:val="20"/>
            <w:szCs w:val="20"/>
          </w:rPr>
          <w:t>Review &amp; Test Draft Module screen</w:t>
        </w:r>
        <w:r>
          <w:rPr>
            <w:rFonts w:ascii="Arial" w:hAnsi="Arial"/>
            <w:noProof/>
            <w:sz w:val="20"/>
            <w:szCs w:val="20"/>
          </w:rPr>
          <w:t>”</w:t>
        </w:r>
      </w:ins>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613770A3" w14:textId="74DD72E0" w:rsidR="00837DF2" w:rsidRDefault="00837DF2" w:rsidP="00837DF2">
      <w:pPr>
        <w:pStyle w:val="Heading2"/>
        <w:rPr>
          <w:noProof/>
        </w:rPr>
      </w:pPr>
      <w:bookmarkStart w:id="174" w:name="_Toc490660597"/>
      <w:r>
        <w:t>Type/</w:t>
      </w:r>
      <w:proofErr w:type="spellStart"/>
      <w:r>
        <w:t>Mech</w:t>
      </w:r>
      <w:proofErr w:type="spellEnd"/>
      <w:r>
        <w:t xml:space="preserve"> combinations for each section on </w:t>
      </w:r>
      <w:r w:rsidRPr="00B013F2">
        <w:rPr>
          <w:noProof/>
        </w:rPr>
        <w:t>Review &amp; Test Draft Module screen</w:t>
      </w:r>
      <w:bookmarkEnd w:id="174"/>
    </w:p>
    <w:p w14:paraId="221AB70F" w14:textId="77777777" w:rsidR="00837DF2" w:rsidRPr="00263AAC" w:rsidRDefault="00837DF2" w:rsidP="00837DF2">
      <w:pPr>
        <w:ind w:left="360"/>
        <w:rPr>
          <w:rFonts w:ascii="Calibri" w:eastAsia="Times New Roman" w:hAnsi="Calibri"/>
          <w:b/>
          <w:sz w:val="22"/>
          <w:szCs w:val="22"/>
        </w:rPr>
      </w:pPr>
      <w:r w:rsidRPr="00263AAC">
        <w:rPr>
          <w:rFonts w:ascii="Calibri" w:eastAsia="Times New Roman" w:hAnsi="Calibri"/>
          <w:b/>
          <w:sz w:val="22"/>
          <w:szCs w:val="22"/>
        </w:rPr>
        <w:t>What constitutes the change of the question?</w:t>
      </w:r>
      <w:bookmarkStart w:id="175" w:name="_GoBack"/>
      <w:bookmarkEnd w:id="175"/>
    </w:p>
    <w:p w14:paraId="75ED74AA" w14:textId="77777777" w:rsidR="00837DF2" w:rsidRDefault="00837DF2" w:rsidP="00837DF2">
      <w:pPr>
        <w:ind w:left="360"/>
        <w:rPr>
          <w:rFonts w:ascii="Calibri" w:eastAsia="Times New Roman" w:hAnsi="Calibri"/>
          <w:sz w:val="22"/>
          <w:szCs w:val="22"/>
        </w:rPr>
      </w:pPr>
      <w:r>
        <w:rPr>
          <w:rFonts w:ascii="Calibri" w:eastAsia="Times New Roman" w:hAnsi="Calibri"/>
          <w:sz w:val="22"/>
          <w:szCs w:val="22"/>
        </w:rPr>
        <w:t>Change of the any of the following part(s) of the question:</w:t>
      </w:r>
    </w:p>
    <w:p w14:paraId="31A1A322"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 xml:space="preserve">Question text </w:t>
      </w:r>
    </w:p>
    <w:p w14:paraId="20FC0F1E"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Question type</w:t>
      </w:r>
    </w:p>
    <w:p w14:paraId="00DCBB7B"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Learn more</w:t>
      </w:r>
    </w:p>
    <w:p w14:paraId="2F111F66" w14:textId="77777777" w:rsidR="00837DF2" w:rsidRPr="00263AAC"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Answer type</w:t>
      </w:r>
    </w:p>
    <w:p w14:paraId="3EEE4AFF" w14:textId="77777777" w:rsidR="00837DF2" w:rsidRDefault="00837DF2" w:rsidP="00837DF2">
      <w:pPr>
        <w:pStyle w:val="ListParagraph"/>
        <w:widowControl/>
        <w:numPr>
          <w:ilvl w:val="0"/>
          <w:numId w:val="33"/>
        </w:numPr>
        <w:autoSpaceDE/>
        <w:autoSpaceDN/>
        <w:adjustRightInd/>
        <w:spacing w:after="0" w:line="240" w:lineRule="auto"/>
        <w:contextualSpacing/>
        <w:rPr>
          <w:rFonts w:eastAsia="Times New Roman"/>
        </w:rPr>
      </w:pPr>
      <w:r w:rsidRPr="00263AAC">
        <w:rPr>
          <w:rFonts w:eastAsia="Times New Roman"/>
        </w:rPr>
        <w:t>Answer options</w:t>
      </w:r>
    </w:p>
    <w:p w14:paraId="56BFEDCB" w14:textId="77777777" w:rsidR="00837DF2" w:rsidRDefault="00837DF2" w:rsidP="00837DF2">
      <w:pPr>
        <w:pStyle w:val="ListParagraph"/>
        <w:widowControl/>
        <w:numPr>
          <w:ilvl w:val="0"/>
          <w:numId w:val="33"/>
        </w:numPr>
        <w:autoSpaceDE/>
        <w:autoSpaceDN/>
        <w:adjustRightInd/>
        <w:spacing w:after="0" w:line="240" w:lineRule="auto"/>
        <w:contextualSpacing/>
        <w:rPr>
          <w:rFonts w:eastAsia="Times New Roman"/>
        </w:rPr>
      </w:pPr>
      <w:r>
        <w:rPr>
          <w:rFonts w:eastAsia="Times New Roman"/>
        </w:rPr>
        <w:t>Question’s attributes changed:</w:t>
      </w:r>
    </w:p>
    <w:p w14:paraId="1C125C1D" w14:textId="77777777" w:rsidR="00837DF2" w:rsidRDefault="00837DF2" w:rsidP="00837DF2">
      <w:pPr>
        <w:pStyle w:val="ListParagraph"/>
        <w:widowControl/>
        <w:numPr>
          <w:ilvl w:val="1"/>
          <w:numId w:val="33"/>
        </w:numPr>
        <w:autoSpaceDE/>
        <w:autoSpaceDN/>
        <w:adjustRightInd/>
        <w:spacing w:after="0" w:line="240" w:lineRule="auto"/>
        <w:contextualSpacing/>
        <w:rPr>
          <w:rFonts w:eastAsia="Times New Roman"/>
        </w:rPr>
      </w:pPr>
      <w:r>
        <w:rPr>
          <w:rFonts w:eastAsia="Times New Roman"/>
        </w:rPr>
        <w:t>Skip added/removed/modified</w:t>
      </w:r>
    </w:p>
    <w:p w14:paraId="07649670" w14:textId="77777777" w:rsidR="00837DF2" w:rsidRPr="00263AAC" w:rsidRDefault="00837DF2" w:rsidP="00837DF2">
      <w:pPr>
        <w:pStyle w:val="ListParagraph"/>
        <w:widowControl/>
        <w:numPr>
          <w:ilvl w:val="1"/>
          <w:numId w:val="33"/>
        </w:numPr>
        <w:autoSpaceDE/>
        <w:autoSpaceDN/>
        <w:adjustRightInd/>
        <w:spacing w:after="0" w:line="240" w:lineRule="auto"/>
        <w:contextualSpacing/>
        <w:rPr>
          <w:rFonts w:eastAsia="Times New Roman"/>
        </w:rPr>
      </w:pPr>
      <w:r>
        <w:rPr>
          <w:rFonts w:eastAsia="Times New Roman"/>
        </w:rPr>
        <w:t>Required/Visibility/Read-only enabled/disabled (note, OGA doesn’t use them)</w:t>
      </w:r>
    </w:p>
    <w:p w14:paraId="38EBE842" w14:textId="77777777" w:rsidR="00837DF2" w:rsidRDefault="00837DF2" w:rsidP="00837DF2"/>
    <w:p w14:paraId="4D39EDD7" w14:textId="77777777" w:rsidR="00837DF2" w:rsidRDefault="00837DF2" w:rsidP="00837DF2"/>
    <w:p w14:paraId="42661DFB" w14:textId="77777777" w:rsidR="00837DF2" w:rsidRDefault="00837DF2" w:rsidP="00837DF2">
      <w:pPr>
        <w:rPr>
          <w:rFonts w:ascii="Calibri" w:eastAsia="Times New Roman" w:hAnsi="Calibri"/>
          <w:b/>
          <w:sz w:val="22"/>
          <w:szCs w:val="22"/>
        </w:rPr>
      </w:pPr>
      <w:r w:rsidRPr="00263AAC">
        <w:rPr>
          <w:rFonts w:ascii="Calibri" w:eastAsia="Times New Roman" w:hAnsi="Calibri"/>
          <w:b/>
          <w:sz w:val="22"/>
          <w:szCs w:val="22"/>
        </w:rPr>
        <w:t xml:space="preserve">What constitutes the change of the </w:t>
      </w:r>
      <w:r>
        <w:rPr>
          <w:rFonts w:ascii="Calibri" w:eastAsia="Times New Roman" w:hAnsi="Calibri"/>
          <w:b/>
          <w:sz w:val="22"/>
          <w:szCs w:val="22"/>
        </w:rPr>
        <w:t>form</w:t>
      </w:r>
      <w:r w:rsidRPr="00263AAC">
        <w:rPr>
          <w:rFonts w:ascii="Calibri" w:eastAsia="Times New Roman" w:hAnsi="Calibri"/>
          <w:b/>
          <w:sz w:val="22"/>
          <w:szCs w:val="22"/>
        </w:rPr>
        <w:t>?</w:t>
      </w:r>
    </w:p>
    <w:p w14:paraId="62990DF5" w14:textId="77777777" w:rsidR="00837DF2" w:rsidRDefault="00837DF2" w:rsidP="00837DF2">
      <w:pPr>
        <w:ind w:left="360"/>
        <w:rPr>
          <w:rFonts w:ascii="Calibri" w:eastAsia="Times New Roman" w:hAnsi="Calibri"/>
          <w:sz w:val="22"/>
          <w:szCs w:val="22"/>
        </w:rPr>
      </w:pPr>
      <w:r>
        <w:rPr>
          <w:rFonts w:ascii="Calibri" w:eastAsia="Times New Roman" w:hAnsi="Calibri"/>
          <w:sz w:val="22"/>
          <w:szCs w:val="22"/>
        </w:rPr>
        <w:t>Change of the any of the following part(s) of the form:</w:t>
      </w:r>
    </w:p>
    <w:p w14:paraId="24B95FCD"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sidRPr="00263AAC">
        <w:rPr>
          <w:rFonts w:eastAsia="Times New Roman"/>
        </w:rPr>
        <w:t>Form Name</w:t>
      </w:r>
    </w:p>
    <w:p w14:paraId="7D93316E" w14:textId="36E7F9A4" w:rsidR="00837DF2" w:rsidDel="00B749B5" w:rsidRDefault="00837DF2" w:rsidP="00837DF2">
      <w:pPr>
        <w:pStyle w:val="ListParagraph"/>
        <w:widowControl/>
        <w:numPr>
          <w:ilvl w:val="0"/>
          <w:numId w:val="34"/>
        </w:numPr>
        <w:autoSpaceDE/>
        <w:autoSpaceDN/>
        <w:adjustRightInd/>
        <w:spacing w:after="0" w:line="240" w:lineRule="auto"/>
        <w:contextualSpacing/>
        <w:rPr>
          <w:del w:id="176" w:author="Tulchinskaya, Gaby (NIH/NCI) [C]" w:date="2017-09-18T11:59:00Z"/>
          <w:rFonts w:eastAsia="Times New Roman"/>
        </w:rPr>
      </w:pPr>
      <w:del w:id="177" w:author="Tulchinskaya, Gaby (NIH/NCI) [C]" w:date="2017-09-18T11:59:00Z">
        <w:r w:rsidDel="00B749B5">
          <w:rPr>
            <w:rFonts w:eastAsia="Times New Roman"/>
          </w:rPr>
          <w:delText>Form description ---- we be deleted in the future</w:delText>
        </w:r>
      </w:del>
    </w:p>
    <w:p w14:paraId="12DC3862"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Addition of the question</w:t>
      </w:r>
    </w:p>
    <w:p w14:paraId="256BBEFA"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Deletion of the question</w:t>
      </w:r>
    </w:p>
    <w:p w14:paraId="318A3937"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Addition of the section</w:t>
      </w:r>
    </w:p>
    <w:p w14:paraId="1EC1B5E5"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Deletion of the section</w:t>
      </w:r>
    </w:p>
    <w:p w14:paraId="086BCD8A" w14:textId="6B67E77F" w:rsidR="00837DF2" w:rsidDel="00B749B5" w:rsidRDefault="00837DF2" w:rsidP="00837DF2">
      <w:pPr>
        <w:pStyle w:val="ListParagraph"/>
        <w:widowControl/>
        <w:numPr>
          <w:ilvl w:val="0"/>
          <w:numId w:val="34"/>
        </w:numPr>
        <w:autoSpaceDE/>
        <w:autoSpaceDN/>
        <w:adjustRightInd/>
        <w:spacing w:after="0" w:line="240" w:lineRule="auto"/>
        <w:contextualSpacing/>
        <w:rPr>
          <w:del w:id="178" w:author="Tulchinskaya, Gaby (NIH/NCI) [C]" w:date="2017-09-18T11:59:00Z"/>
          <w:rFonts w:eastAsia="Times New Roman"/>
        </w:rPr>
      </w:pPr>
      <w:del w:id="179" w:author="Tulchinskaya, Gaby (NIH/NCI) [C]" w:date="2017-09-18T11:59:00Z">
        <w:r w:rsidDel="00B749B5">
          <w:rPr>
            <w:rFonts w:eastAsia="Times New Roman"/>
          </w:rPr>
          <w:delText>Braking section into separate questions ---- we be deleted in the future</w:delText>
        </w:r>
      </w:del>
    </w:p>
    <w:p w14:paraId="2AB8D537"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Moving the question</w:t>
      </w:r>
    </w:p>
    <w:p w14:paraId="0FD86DA9" w14:textId="77777777" w:rsidR="00837DF2" w:rsidRDefault="00837DF2" w:rsidP="00837DF2">
      <w:pPr>
        <w:pStyle w:val="ListParagraph"/>
        <w:widowControl/>
        <w:numPr>
          <w:ilvl w:val="0"/>
          <w:numId w:val="34"/>
        </w:numPr>
        <w:autoSpaceDE/>
        <w:autoSpaceDN/>
        <w:adjustRightInd/>
        <w:spacing w:after="0" w:line="240" w:lineRule="auto"/>
        <w:contextualSpacing/>
        <w:rPr>
          <w:rFonts w:eastAsia="Times New Roman"/>
        </w:rPr>
      </w:pPr>
      <w:r>
        <w:rPr>
          <w:rFonts w:eastAsia="Times New Roman"/>
        </w:rPr>
        <w:t>Moving the section</w:t>
      </w:r>
    </w:p>
    <w:p w14:paraId="7CF3953A" w14:textId="77777777" w:rsidR="00837DF2" w:rsidRDefault="00837DF2" w:rsidP="00837DF2"/>
    <w:p w14:paraId="27B0D20D" w14:textId="77777777" w:rsidR="00837DF2" w:rsidRDefault="00837DF2" w:rsidP="00837DF2"/>
    <w:tbl>
      <w:tblPr>
        <w:tblStyle w:val="TableGrid"/>
        <w:tblW w:w="9468" w:type="dxa"/>
        <w:tblLook w:val="04A0" w:firstRow="1" w:lastRow="0" w:firstColumn="1" w:lastColumn="0" w:noHBand="0" w:noVBand="1"/>
      </w:tblPr>
      <w:tblGrid>
        <w:gridCol w:w="2155"/>
        <w:gridCol w:w="7313"/>
      </w:tblGrid>
      <w:tr w:rsidR="00837DF2" w14:paraId="4EB5165C" w14:textId="77777777" w:rsidTr="00A93368">
        <w:tc>
          <w:tcPr>
            <w:tcW w:w="2155" w:type="dxa"/>
            <w:shd w:val="clear" w:color="auto" w:fill="DBE5F1" w:themeFill="accent1" w:themeFillTint="33"/>
          </w:tcPr>
          <w:p w14:paraId="4576F97D" w14:textId="77777777" w:rsidR="00837DF2" w:rsidRDefault="00837DF2" w:rsidP="00A93368">
            <w:pPr>
              <w:rPr>
                <w:rFonts w:ascii="Calibri" w:hAnsi="Calibri"/>
                <w:sz w:val="22"/>
                <w:szCs w:val="22"/>
              </w:rPr>
            </w:pPr>
            <w:r>
              <w:rPr>
                <w:rFonts w:ascii="Calibri" w:hAnsi="Calibri"/>
                <w:sz w:val="22"/>
                <w:szCs w:val="22"/>
              </w:rPr>
              <w:t>Name of the section</w:t>
            </w:r>
          </w:p>
        </w:tc>
        <w:tc>
          <w:tcPr>
            <w:tcW w:w="7313" w:type="dxa"/>
            <w:shd w:val="clear" w:color="auto" w:fill="DBE5F1" w:themeFill="accent1" w:themeFillTint="33"/>
          </w:tcPr>
          <w:p w14:paraId="004E162B" w14:textId="77777777" w:rsidR="00837DF2" w:rsidRDefault="00837DF2" w:rsidP="00A93368">
            <w:pPr>
              <w:rPr>
                <w:rFonts w:ascii="Calibri" w:hAnsi="Calibri"/>
                <w:sz w:val="22"/>
                <w:szCs w:val="22"/>
              </w:rPr>
            </w:pPr>
            <w:r>
              <w:rPr>
                <w:rFonts w:ascii="Calibri" w:hAnsi="Calibri"/>
                <w:sz w:val="22"/>
                <w:szCs w:val="22"/>
              </w:rPr>
              <w:t>Conditions/scenarios when type/</w:t>
            </w:r>
            <w:proofErr w:type="spellStart"/>
            <w:r>
              <w:rPr>
                <w:rFonts w:ascii="Calibri" w:hAnsi="Calibri"/>
                <w:sz w:val="22"/>
                <w:szCs w:val="22"/>
              </w:rPr>
              <w:t>mech</w:t>
            </w:r>
            <w:proofErr w:type="spellEnd"/>
            <w:r>
              <w:rPr>
                <w:rFonts w:ascii="Calibri" w:hAnsi="Calibri"/>
                <w:sz w:val="22"/>
                <w:szCs w:val="22"/>
              </w:rPr>
              <w:t xml:space="preserve"> and form is shown in the section</w:t>
            </w:r>
          </w:p>
        </w:tc>
      </w:tr>
      <w:tr w:rsidR="00837DF2" w14:paraId="1F9A7664" w14:textId="77777777" w:rsidTr="00A93368">
        <w:tc>
          <w:tcPr>
            <w:tcW w:w="2155" w:type="dxa"/>
          </w:tcPr>
          <w:p w14:paraId="14279DBE" w14:textId="77777777" w:rsidR="00837DF2" w:rsidRDefault="00837DF2" w:rsidP="00A93368">
            <w:pPr>
              <w:rPr>
                <w:rFonts w:ascii="Calibri" w:hAnsi="Calibri"/>
                <w:sz w:val="22"/>
                <w:szCs w:val="22"/>
              </w:rPr>
            </w:pPr>
            <w:r>
              <w:rPr>
                <w:rFonts w:ascii="Calibri" w:hAnsi="Calibri"/>
                <w:sz w:val="22"/>
                <w:szCs w:val="22"/>
              </w:rPr>
              <w:t>New Type/</w:t>
            </w:r>
            <w:proofErr w:type="spellStart"/>
            <w:r>
              <w:rPr>
                <w:rFonts w:ascii="Calibri" w:hAnsi="Calibri"/>
                <w:sz w:val="22"/>
                <w:szCs w:val="22"/>
              </w:rPr>
              <w:t>Mech</w:t>
            </w:r>
            <w:proofErr w:type="spellEnd"/>
            <w:r>
              <w:rPr>
                <w:rFonts w:ascii="Calibri" w:hAnsi="Calibri"/>
                <w:sz w:val="22"/>
                <w:szCs w:val="22"/>
              </w:rPr>
              <w:t xml:space="preserve"> Combination Added</w:t>
            </w:r>
          </w:p>
        </w:tc>
        <w:tc>
          <w:tcPr>
            <w:tcW w:w="7313" w:type="dxa"/>
          </w:tcPr>
          <w:p w14:paraId="4EDB4D7A" w14:textId="77777777" w:rsidR="00837DF2" w:rsidRDefault="00837DF2" w:rsidP="00A93368">
            <w:pPr>
              <w:rPr>
                <w:rFonts w:ascii="Calibri" w:hAnsi="Calibri"/>
                <w:sz w:val="22"/>
                <w:szCs w:val="22"/>
              </w:rPr>
            </w:pPr>
            <w:r>
              <w:rPr>
                <w:rFonts w:ascii="Calibri" w:hAnsi="Calibri"/>
                <w:sz w:val="22"/>
                <w:szCs w:val="22"/>
              </w:rPr>
              <w:t>New type/</w:t>
            </w:r>
            <w:proofErr w:type="spellStart"/>
            <w:r>
              <w:rPr>
                <w:rFonts w:ascii="Calibri" w:hAnsi="Calibri"/>
                <w:sz w:val="22"/>
                <w:szCs w:val="22"/>
              </w:rPr>
              <w:t>mech</w:t>
            </w:r>
            <w:proofErr w:type="spellEnd"/>
            <w:r>
              <w:rPr>
                <w:rFonts w:ascii="Calibri" w:hAnsi="Calibri"/>
                <w:sz w:val="22"/>
                <w:szCs w:val="22"/>
              </w:rPr>
              <w:t xml:space="preserve"> is added to the module</w:t>
            </w:r>
          </w:p>
          <w:p w14:paraId="4E3817C9" w14:textId="77777777" w:rsidR="00837DF2" w:rsidRDefault="00837DF2" w:rsidP="00A93368">
            <w:pPr>
              <w:rPr>
                <w:rFonts w:ascii="Calibri" w:hAnsi="Calibri"/>
                <w:sz w:val="22"/>
                <w:szCs w:val="22"/>
              </w:rPr>
            </w:pPr>
          </w:p>
          <w:p w14:paraId="58F56B63" w14:textId="77777777" w:rsidR="00837DF2" w:rsidRDefault="00837DF2" w:rsidP="00A93368">
            <w:pPr>
              <w:rPr>
                <w:rFonts w:ascii="Calibri" w:hAnsi="Calibri"/>
                <w:sz w:val="22"/>
                <w:szCs w:val="22"/>
              </w:rPr>
            </w:pPr>
            <w:r>
              <w:rPr>
                <w:rFonts w:ascii="Calibri" w:hAnsi="Calibri"/>
                <w:sz w:val="22"/>
                <w:szCs w:val="22"/>
              </w:rPr>
              <w:t>Possible scenarios:</w:t>
            </w:r>
          </w:p>
          <w:p w14:paraId="5A2587FC" w14:textId="77777777" w:rsidR="00837DF2" w:rsidRDefault="00837DF2" w:rsidP="00837DF2">
            <w:pPr>
              <w:pStyle w:val="ListParagraph"/>
              <w:widowControl/>
              <w:numPr>
                <w:ilvl w:val="0"/>
                <w:numId w:val="35"/>
              </w:numPr>
              <w:autoSpaceDE/>
              <w:autoSpaceDN/>
              <w:adjustRightInd/>
              <w:spacing w:after="0" w:line="240" w:lineRule="auto"/>
              <w:contextualSpacing/>
            </w:pPr>
            <w:r>
              <w:t xml:space="preserve">New Form is added to the module. This form is related to a category </w:t>
            </w:r>
            <w:r>
              <w:lastRenderedPageBreak/>
              <w:t>that has type/</w:t>
            </w:r>
            <w:proofErr w:type="spellStart"/>
            <w:r>
              <w:t>mechs</w:t>
            </w:r>
            <w:proofErr w:type="spellEnd"/>
            <w:r>
              <w:t xml:space="preserve"> that were not used in this module before. </w:t>
            </w:r>
          </w:p>
          <w:p w14:paraId="6CDEB246" w14:textId="77777777" w:rsidR="00837DF2" w:rsidRPr="00B82AB8" w:rsidRDefault="00837DF2" w:rsidP="00A93368">
            <w:pPr>
              <w:rPr>
                <w:rFonts w:ascii="Calibri" w:hAnsi="Calibri"/>
                <w:sz w:val="22"/>
                <w:szCs w:val="22"/>
              </w:rPr>
            </w:pPr>
            <w:r w:rsidRPr="00B82AB8">
              <w:rPr>
                <w:rFonts w:ascii="Calibri" w:hAnsi="Calibri"/>
                <w:sz w:val="22"/>
                <w:szCs w:val="22"/>
              </w:rPr>
              <w:t>Example:</w:t>
            </w:r>
          </w:p>
          <w:p w14:paraId="366A1E91" w14:textId="77777777" w:rsidR="00837DF2" w:rsidRPr="00B82AB8" w:rsidRDefault="00837DF2" w:rsidP="00A93368">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P</w:t>
            </w:r>
            <w:r w:rsidRPr="00B82AB8">
              <w:rPr>
                <w:rFonts w:ascii="Calibri" w:hAnsi="Calibri"/>
                <w:sz w:val="22"/>
                <w:szCs w:val="22"/>
              </w:rPr>
              <w:t>01, 7/</w:t>
            </w:r>
            <w:r>
              <w:rPr>
                <w:rFonts w:ascii="Calibri" w:hAnsi="Calibri"/>
                <w:sz w:val="22"/>
                <w:szCs w:val="22"/>
              </w:rPr>
              <w:t>P</w:t>
            </w:r>
            <w:r w:rsidRPr="00B82AB8">
              <w:rPr>
                <w:rFonts w:ascii="Calibri" w:hAnsi="Calibri"/>
                <w:sz w:val="22"/>
                <w:szCs w:val="22"/>
              </w:rPr>
              <w:t>01)</w:t>
            </w:r>
            <w:r w:rsidRPr="00B82AB8">
              <w:rPr>
                <w:rFonts w:ascii="Calibri" w:hAnsi="Calibri"/>
                <w:sz w:val="22"/>
                <w:szCs w:val="22"/>
              </w:rPr>
              <w:br/>
            </w:r>
            <w:r w:rsidRPr="00B82AB8">
              <w:rPr>
                <w:rFonts w:ascii="Calibri" w:hAnsi="Calibri"/>
                <w:color w:val="FF0000"/>
                <w:sz w:val="22"/>
                <w:szCs w:val="22"/>
              </w:rPr>
              <w:t xml:space="preserve">Result: </w:t>
            </w:r>
            <w:r w:rsidRPr="00B82AB8">
              <w:rPr>
                <w:rFonts w:ascii="Calibri" w:hAnsi="Calibri"/>
                <w:sz w:val="22"/>
                <w:szCs w:val="22"/>
              </w:rPr>
              <w:t>7/</w:t>
            </w:r>
            <w:r>
              <w:rPr>
                <w:rFonts w:ascii="Calibri" w:hAnsi="Calibri"/>
                <w:sz w:val="22"/>
                <w:szCs w:val="22"/>
              </w:rPr>
              <w:t>P</w:t>
            </w:r>
            <w:r w:rsidRPr="00B82AB8">
              <w:rPr>
                <w:rFonts w:ascii="Calibri" w:hAnsi="Calibri"/>
                <w:sz w:val="22"/>
                <w:szCs w:val="22"/>
              </w:rPr>
              <w:t>01, 9/</w:t>
            </w:r>
            <w:r>
              <w:rPr>
                <w:rFonts w:ascii="Calibri" w:hAnsi="Calibri"/>
                <w:sz w:val="22"/>
                <w:szCs w:val="22"/>
              </w:rPr>
              <w:t>P</w:t>
            </w:r>
            <w:r w:rsidRPr="00B82AB8">
              <w:rPr>
                <w:rFonts w:ascii="Calibri" w:hAnsi="Calibri"/>
                <w:sz w:val="22"/>
                <w:szCs w:val="22"/>
              </w:rPr>
              <w:t xml:space="preserve">01 in </w:t>
            </w:r>
            <w:r>
              <w:rPr>
                <w:rFonts w:ascii="Calibri" w:hAnsi="Calibri"/>
                <w:sz w:val="22"/>
                <w:szCs w:val="22"/>
              </w:rPr>
              <w:t>“</w:t>
            </w:r>
            <w:r w:rsidRPr="00B82AB8">
              <w:rPr>
                <w:rFonts w:ascii="Calibri" w:hAnsi="Calibri"/>
                <w:sz w:val="22"/>
                <w:szCs w:val="22"/>
              </w:rPr>
              <w:t xml:space="preserve">New </w:t>
            </w:r>
            <w:r>
              <w:rPr>
                <w:rFonts w:ascii="Calibri" w:hAnsi="Calibri"/>
                <w:sz w:val="22"/>
                <w:szCs w:val="22"/>
              </w:rPr>
              <w:t>Type/</w:t>
            </w:r>
            <w:proofErr w:type="spellStart"/>
            <w:r>
              <w:rPr>
                <w:rFonts w:ascii="Calibri" w:hAnsi="Calibri"/>
                <w:sz w:val="22"/>
                <w:szCs w:val="22"/>
              </w:rPr>
              <w:t>Mech</w:t>
            </w:r>
            <w:proofErr w:type="spellEnd"/>
            <w:r>
              <w:rPr>
                <w:rFonts w:ascii="Calibri" w:hAnsi="Calibri"/>
                <w:sz w:val="22"/>
                <w:szCs w:val="22"/>
              </w:rPr>
              <w:t xml:space="preserve"> Combination Added” </w:t>
            </w:r>
            <w:r w:rsidRPr="00B82AB8">
              <w:rPr>
                <w:rFonts w:ascii="Calibri" w:hAnsi="Calibri"/>
                <w:sz w:val="22"/>
                <w:szCs w:val="22"/>
              </w:rPr>
              <w:t>Section;</w:t>
            </w:r>
          </w:p>
          <w:p w14:paraId="20237353" w14:textId="77777777" w:rsidR="00837DF2" w:rsidRDefault="00837DF2" w:rsidP="00A93368">
            <w:pPr>
              <w:pStyle w:val="ListParagraph"/>
            </w:pPr>
          </w:p>
          <w:p w14:paraId="0B0BF80B" w14:textId="77777777" w:rsidR="00837DF2" w:rsidRDefault="00837DF2" w:rsidP="00837DF2">
            <w:pPr>
              <w:pStyle w:val="ListParagraph"/>
              <w:widowControl/>
              <w:numPr>
                <w:ilvl w:val="0"/>
                <w:numId w:val="35"/>
              </w:numPr>
              <w:autoSpaceDE/>
              <w:autoSpaceDN/>
              <w:adjustRightInd/>
              <w:spacing w:after="0" w:line="240" w:lineRule="auto"/>
              <w:contextualSpacing/>
            </w:pPr>
            <w:r>
              <w:t>Existing f</w:t>
            </w:r>
            <w:r w:rsidRPr="002234B2">
              <w:t>orm is still in the module, but related category composition has changed in a way that some type/</w:t>
            </w:r>
            <w:proofErr w:type="spellStart"/>
            <w:r w:rsidRPr="002234B2">
              <w:t>mechs</w:t>
            </w:r>
            <w:proofErr w:type="spellEnd"/>
            <w:r w:rsidRPr="002234B2">
              <w:t xml:space="preserve"> were </w:t>
            </w:r>
            <w:r>
              <w:t>added to</w:t>
            </w:r>
            <w:r w:rsidRPr="002234B2">
              <w:t xml:space="preserve"> this category. </w:t>
            </w:r>
            <w:r>
              <w:t>Added type/</w:t>
            </w:r>
            <w:proofErr w:type="spellStart"/>
            <w:r>
              <w:t>mechs</w:t>
            </w:r>
            <w:proofErr w:type="spellEnd"/>
            <w:r>
              <w:t xml:space="preserve"> will be shown here</w:t>
            </w:r>
          </w:p>
          <w:p w14:paraId="65377D02" w14:textId="77777777" w:rsidR="00837DF2" w:rsidRPr="00B82AB8" w:rsidRDefault="00837DF2" w:rsidP="00A93368">
            <w:pPr>
              <w:rPr>
                <w:rFonts w:ascii="Calibri" w:hAnsi="Calibri"/>
                <w:sz w:val="22"/>
                <w:szCs w:val="22"/>
              </w:rPr>
            </w:pPr>
            <w:r w:rsidRPr="00B82AB8">
              <w:rPr>
                <w:rFonts w:ascii="Calibri" w:hAnsi="Calibri"/>
                <w:sz w:val="22"/>
                <w:szCs w:val="22"/>
              </w:rPr>
              <w:t>Example:</w:t>
            </w:r>
          </w:p>
          <w:p w14:paraId="1CC3ACB7" w14:textId="77777777" w:rsidR="00837DF2" w:rsidRPr="00B82AB8" w:rsidRDefault="00837DF2" w:rsidP="00A93368">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K</w:t>
            </w:r>
            <w:r w:rsidRPr="00B82AB8">
              <w:rPr>
                <w:rFonts w:ascii="Calibri" w:hAnsi="Calibri"/>
                <w:sz w:val="22"/>
                <w:szCs w:val="22"/>
              </w:rPr>
              <w:t>01, 7/</w:t>
            </w:r>
            <w:r>
              <w:rPr>
                <w:rFonts w:ascii="Calibri" w:hAnsi="Calibri"/>
                <w:sz w:val="22"/>
                <w:szCs w:val="22"/>
              </w:rPr>
              <w:t>K</w:t>
            </w:r>
            <w:r w:rsidRPr="00B82AB8">
              <w:rPr>
                <w:rFonts w:ascii="Calibri" w:hAnsi="Calibri"/>
                <w:sz w:val="22"/>
                <w:szCs w:val="22"/>
              </w:rPr>
              <w:t>01)</w:t>
            </w:r>
            <w:r w:rsidRPr="00B82AB8">
              <w:rPr>
                <w:rFonts w:ascii="Calibri" w:hAnsi="Calibri"/>
                <w:color w:val="FF0000"/>
                <w:sz w:val="22"/>
                <w:szCs w:val="22"/>
              </w:rPr>
              <w:br/>
              <w:t>Mod</w:t>
            </w:r>
            <w:r>
              <w:rPr>
                <w:rFonts w:ascii="Calibri" w:hAnsi="Calibri"/>
                <w:color w:val="FF0000"/>
                <w:sz w:val="22"/>
                <w:szCs w:val="22"/>
              </w:rPr>
              <w:t>ification</w:t>
            </w:r>
            <w:r w:rsidRPr="00B82AB8">
              <w:rPr>
                <w:rFonts w:ascii="Calibri" w:hAnsi="Calibri"/>
                <w:color w:val="FF0000"/>
                <w:sz w:val="22"/>
                <w:szCs w:val="22"/>
              </w:rPr>
              <w:t>s:</w:t>
            </w:r>
            <w:r w:rsidRPr="00B82AB8">
              <w:rPr>
                <w:rFonts w:ascii="Calibri" w:hAnsi="Calibri"/>
                <w:sz w:val="22"/>
                <w:szCs w:val="22"/>
              </w:rPr>
              <w:t>3/</w:t>
            </w:r>
            <w:r>
              <w:rPr>
                <w:rFonts w:ascii="Calibri" w:hAnsi="Calibri"/>
                <w:sz w:val="22"/>
                <w:szCs w:val="22"/>
              </w:rPr>
              <w:t>K12</w:t>
            </w:r>
            <w:r w:rsidRPr="00B82AB8">
              <w:rPr>
                <w:rFonts w:ascii="Calibri" w:hAnsi="Calibri"/>
                <w:sz w:val="22"/>
                <w:szCs w:val="22"/>
              </w:rPr>
              <w:t>, 3/</w:t>
            </w:r>
            <w:r>
              <w:rPr>
                <w:rFonts w:ascii="Calibri" w:hAnsi="Calibri"/>
                <w:sz w:val="22"/>
                <w:szCs w:val="22"/>
              </w:rPr>
              <w:t>K14</w:t>
            </w:r>
            <w:r w:rsidRPr="00B82AB8">
              <w:rPr>
                <w:rFonts w:ascii="Calibri" w:hAnsi="Calibri"/>
                <w:sz w:val="22"/>
                <w:szCs w:val="22"/>
              </w:rPr>
              <w:t xml:space="preserve"> added to the category</w:t>
            </w:r>
            <w:r>
              <w:rPr>
                <w:rFonts w:ascii="Calibri" w:hAnsi="Calibri"/>
                <w:sz w:val="22"/>
                <w:szCs w:val="22"/>
              </w:rPr>
              <w:t xml:space="preserve"> Cat 1</w:t>
            </w:r>
            <w:r w:rsidRPr="00B82AB8">
              <w:rPr>
                <w:rFonts w:ascii="Calibri" w:hAnsi="Calibri"/>
                <w:sz w:val="22"/>
                <w:szCs w:val="22"/>
              </w:rPr>
              <w:br/>
            </w:r>
            <w:r w:rsidRPr="00B82AB8">
              <w:rPr>
                <w:rFonts w:ascii="Calibri" w:hAnsi="Calibri"/>
                <w:color w:val="FF0000"/>
                <w:sz w:val="22"/>
                <w:szCs w:val="22"/>
              </w:rPr>
              <w:t xml:space="preserve">Result: </w:t>
            </w:r>
            <w:r w:rsidRPr="00B82AB8">
              <w:rPr>
                <w:rFonts w:ascii="Calibri" w:hAnsi="Calibri"/>
                <w:sz w:val="22"/>
                <w:szCs w:val="22"/>
              </w:rPr>
              <w:t>3/</w:t>
            </w:r>
            <w:r>
              <w:rPr>
                <w:rFonts w:ascii="Calibri" w:hAnsi="Calibri"/>
                <w:sz w:val="22"/>
                <w:szCs w:val="22"/>
              </w:rPr>
              <w:t>K12</w:t>
            </w:r>
            <w:r w:rsidRPr="00B82AB8">
              <w:rPr>
                <w:rFonts w:ascii="Calibri" w:hAnsi="Calibri"/>
                <w:sz w:val="22"/>
                <w:szCs w:val="22"/>
              </w:rPr>
              <w:t>, 3/</w:t>
            </w:r>
            <w:r>
              <w:rPr>
                <w:rFonts w:ascii="Calibri" w:hAnsi="Calibri"/>
                <w:sz w:val="22"/>
                <w:szCs w:val="22"/>
              </w:rPr>
              <w:t>K14</w:t>
            </w:r>
            <w:r w:rsidRPr="00B82AB8">
              <w:rPr>
                <w:rFonts w:ascii="Calibri" w:hAnsi="Calibri"/>
                <w:sz w:val="22"/>
                <w:szCs w:val="22"/>
              </w:rPr>
              <w:t xml:space="preserve"> in New Section; (9/</w:t>
            </w:r>
            <w:r>
              <w:rPr>
                <w:rFonts w:ascii="Calibri" w:hAnsi="Calibri"/>
                <w:sz w:val="22"/>
                <w:szCs w:val="22"/>
              </w:rPr>
              <w:t>K</w:t>
            </w:r>
            <w:r w:rsidRPr="00B82AB8">
              <w:rPr>
                <w:rFonts w:ascii="Calibri" w:hAnsi="Calibri"/>
                <w:sz w:val="22"/>
                <w:szCs w:val="22"/>
              </w:rPr>
              <w:t>01, 7/</w:t>
            </w:r>
            <w:r>
              <w:rPr>
                <w:rFonts w:ascii="Calibri" w:hAnsi="Calibri"/>
                <w:sz w:val="22"/>
                <w:szCs w:val="22"/>
              </w:rPr>
              <w:t>K</w:t>
            </w:r>
            <w:r w:rsidRPr="00B82AB8">
              <w:rPr>
                <w:rFonts w:ascii="Calibri" w:hAnsi="Calibri"/>
                <w:sz w:val="22"/>
                <w:szCs w:val="22"/>
              </w:rPr>
              <w:t>01) in Without Changes</w:t>
            </w:r>
          </w:p>
          <w:p w14:paraId="19C5AD0B" w14:textId="66EABE39" w:rsidR="00837DF2" w:rsidRPr="00B82AB8" w:rsidDel="00B749B5" w:rsidRDefault="00837DF2" w:rsidP="00A93368">
            <w:pPr>
              <w:rPr>
                <w:del w:id="180" w:author="Tulchinskaya, Gaby (NIH/NCI) [C]" w:date="2017-09-18T12:00:00Z"/>
                <w:rFonts w:ascii="Calibri" w:hAnsi="Calibri"/>
                <w:i/>
                <w:color w:val="0070C0"/>
                <w:sz w:val="22"/>
                <w:szCs w:val="22"/>
              </w:rPr>
            </w:pPr>
            <w:del w:id="181" w:author="Tulchinskaya, Gaby (NIH/NCI) [C]" w:date="2017-09-18T12:00:00Z">
              <w:r w:rsidRPr="00B82AB8" w:rsidDel="00B749B5">
                <w:rPr>
                  <w:rFonts w:ascii="Calibri" w:hAnsi="Calibri"/>
                  <w:i/>
                  <w:color w:val="0070C0"/>
                  <w:sz w:val="22"/>
                  <w:szCs w:val="22"/>
                </w:rPr>
                <w:delText xml:space="preserve">NOTE: There are some issues with the current implementation. Basically, right now in </w:delText>
              </w:r>
              <w:r w:rsidDel="00B749B5">
                <w:rPr>
                  <w:rFonts w:ascii="Calibri" w:hAnsi="Calibri"/>
                  <w:i/>
                  <w:color w:val="0070C0"/>
                  <w:sz w:val="22"/>
                  <w:szCs w:val="22"/>
                </w:rPr>
                <w:delText xml:space="preserve">this </w:delText>
              </w:r>
              <w:r w:rsidRPr="00B82AB8" w:rsidDel="00B749B5">
                <w:rPr>
                  <w:rFonts w:ascii="Calibri" w:hAnsi="Calibri"/>
                  <w:i/>
                  <w:color w:val="0070C0"/>
                  <w:sz w:val="22"/>
                  <w:szCs w:val="22"/>
                </w:rPr>
                <w:delText>example 9/</w:delText>
              </w:r>
              <w:r w:rsidDel="00B749B5">
                <w:rPr>
                  <w:rFonts w:ascii="Calibri" w:hAnsi="Calibri"/>
                  <w:i/>
                  <w:color w:val="0070C0"/>
                  <w:sz w:val="22"/>
                  <w:szCs w:val="22"/>
                </w:rPr>
                <w:delText>K</w:delText>
              </w:r>
              <w:r w:rsidRPr="00B82AB8" w:rsidDel="00B749B5">
                <w:rPr>
                  <w:rFonts w:ascii="Calibri" w:hAnsi="Calibri"/>
                  <w:i/>
                  <w:color w:val="0070C0"/>
                  <w:sz w:val="22"/>
                  <w:szCs w:val="22"/>
                </w:rPr>
                <w:delText>01 and 7/</w:delText>
              </w:r>
              <w:r w:rsidDel="00B749B5">
                <w:rPr>
                  <w:rFonts w:ascii="Calibri" w:hAnsi="Calibri"/>
                  <w:i/>
                  <w:color w:val="0070C0"/>
                  <w:sz w:val="22"/>
                  <w:szCs w:val="22"/>
                </w:rPr>
                <w:delText>K</w:delText>
              </w:r>
              <w:r w:rsidRPr="00B82AB8" w:rsidDel="00B749B5">
                <w:rPr>
                  <w:rFonts w:ascii="Calibri" w:hAnsi="Calibri"/>
                  <w:i/>
                  <w:color w:val="0070C0"/>
                  <w:sz w:val="22"/>
                  <w:szCs w:val="22"/>
                </w:rPr>
                <w:delText>01 will show up in "Updated section" instead of "</w:delText>
              </w:r>
              <w:r w:rsidRPr="00A25665" w:rsidDel="00B749B5">
                <w:rPr>
                  <w:rFonts w:ascii="Calibri" w:hAnsi="Calibri"/>
                  <w:i/>
                  <w:color w:val="0070C0"/>
                  <w:sz w:val="22"/>
                  <w:szCs w:val="22"/>
                </w:rPr>
                <w:delText>Existing Type/Mech Combinations with No Changes” section</w:delText>
              </w:r>
              <w:r w:rsidRPr="00B82AB8" w:rsidDel="00B749B5">
                <w:rPr>
                  <w:rFonts w:ascii="Calibri" w:hAnsi="Calibri"/>
                  <w:i/>
                  <w:color w:val="0070C0"/>
                  <w:sz w:val="22"/>
                  <w:szCs w:val="22"/>
                </w:rPr>
                <w:delText xml:space="preserve">". </w:delText>
              </w:r>
            </w:del>
          </w:p>
          <w:p w14:paraId="4F8C3A30" w14:textId="77777777" w:rsidR="00837DF2" w:rsidRPr="00B82AB8" w:rsidRDefault="00837DF2" w:rsidP="00A93368">
            <w:pPr>
              <w:rPr>
                <w:rFonts w:ascii="Calibri" w:hAnsi="Calibri"/>
                <w:sz w:val="22"/>
                <w:szCs w:val="22"/>
              </w:rPr>
            </w:pPr>
          </w:p>
          <w:p w14:paraId="51A1304F" w14:textId="77777777" w:rsidR="00837DF2" w:rsidRDefault="00837DF2" w:rsidP="00837DF2">
            <w:pPr>
              <w:pStyle w:val="ListParagraph"/>
              <w:widowControl/>
              <w:numPr>
                <w:ilvl w:val="0"/>
                <w:numId w:val="35"/>
              </w:numPr>
              <w:autoSpaceDE/>
              <w:autoSpaceDN/>
              <w:adjustRightInd/>
              <w:spacing w:after="0" w:line="240" w:lineRule="auto"/>
              <w:contextualSpacing/>
            </w:pPr>
            <w:r>
              <w:t>Existing form reassigned to a different category that has type/</w:t>
            </w:r>
            <w:proofErr w:type="spellStart"/>
            <w:r>
              <w:t>mechs</w:t>
            </w:r>
            <w:proofErr w:type="spellEnd"/>
            <w:r>
              <w:t xml:space="preserve"> that were not used in this module before</w:t>
            </w:r>
          </w:p>
          <w:p w14:paraId="2FC71D9E" w14:textId="77777777" w:rsidR="00837DF2" w:rsidRPr="00B82AB8" w:rsidRDefault="00837DF2" w:rsidP="00A93368">
            <w:pPr>
              <w:rPr>
                <w:rFonts w:ascii="Calibri" w:hAnsi="Calibri"/>
                <w:sz w:val="22"/>
                <w:szCs w:val="22"/>
              </w:rPr>
            </w:pPr>
            <w:r w:rsidRPr="00B82AB8">
              <w:rPr>
                <w:rFonts w:ascii="Calibri" w:hAnsi="Calibri"/>
                <w:sz w:val="22"/>
                <w:szCs w:val="22"/>
              </w:rPr>
              <w:t>Example:</w:t>
            </w:r>
          </w:p>
          <w:p w14:paraId="04C804DA" w14:textId="77777777" w:rsidR="00837DF2" w:rsidRDefault="00837DF2" w:rsidP="00A93368">
            <w:pPr>
              <w:rPr>
                <w:rFonts w:ascii="Calibri" w:hAnsi="Calibri"/>
                <w:sz w:val="22"/>
                <w:szCs w:val="22"/>
              </w:rPr>
            </w:pPr>
            <w:r w:rsidRPr="00B82AB8">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Z</w:t>
            </w:r>
            <w:r w:rsidRPr="00B82AB8">
              <w:rPr>
                <w:rFonts w:ascii="Calibri" w:hAnsi="Calibri"/>
                <w:sz w:val="22"/>
                <w:szCs w:val="22"/>
              </w:rPr>
              <w:t>01, 7/</w:t>
            </w:r>
            <w:r>
              <w:rPr>
                <w:rFonts w:ascii="Calibri" w:hAnsi="Calibri"/>
                <w:sz w:val="22"/>
                <w:szCs w:val="22"/>
              </w:rPr>
              <w:t>Z</w:t>
            </w:r>
            <w:r w:rsidRPr="00B82AB8">
              <w:rPr>
                <w:rFonts w:ascii="Calibri" w:hAnsi="Calibri"/>
                <w:sz w:val="22"/>
                <w:szCs w:val="22"/>
              </w:rPr>
              <w:t>01)</w:t>
            </w:r>
            <w:r w:rsidRPr="00B82AB8">
              <w:rPr>
                <w:rFonts w:ascii="Calibri" w:hAnsi="Calibri"/>
                <w:color w:val="FF0000"/>
                <w:sz w:val="22"/>
                <w:szCs w:val="22"/>
              </w:rPr>
              <w:br/>
              <w:t>Mod</w:t>
            </w:r>
            <w:r>
              <w:rPr>
                <w:rFonts w:ascii="Calibri" w:hAnsi="Calibri"/>
                <w:color w:val="FF0000"/>
                <w:sz w:val="22"/>
                <w:szCs w:val="22"/>
              </w:rPr>
              <w:t>ification</w:t>
            </w:r>
            <w:r w:rsidRPr="00B82AB8">
              <w:rPr>
                <w:rFonts w:ascii="Calibri" w:hAnsi="Calibri"/>
                <w:color w:val="FF0000"/>
                <w:sz w:val="22"/>
                <w:szCs w:val="22"/>
              </w:rPr>
              <w:t>s:</w:t>
            </w:r>
            <w:r>
              <w:rPr>
                <w:rFonts w:ascii="Calibri" w:hAnsi="Calibri"/>
                <w:color w:val="FF0000"/>
                <w:sz w:val="22"/>
                <w:szCs w:val="22"/>
              </w:rPr>
              <w:t xml:space="preserve"> </w:t>
            </w:r>
            <w:r w:rsidRPr="004A55D5">
              <w:rPr>
                <w:rFonts w:ascii="Calibri" w:hAnsi="Calibri"/>
                <w:sz w:val="22"/>
                <w:szCs w:val="22"/>
              </w:rPr>
              <w:t xml:space="preserve">Form 1 =&gt; </w:t>
            </w:r>
            <w:r>
              <w:rPr>
                <w:rFonts w:ascii="Calibri" w:hAnsi="Calibri"/>
                <w:sz w:val="22"/>
                <w:szCs w:val="22"/>
              </w:rPr>
              <w:t xml:space="preserve">reassigned to </w:t>
            </w:r>
            <w:r w:rsidRPr="004A55D5">
              <w:rPr>
                <w:rFonts w:ascii="Calibri" w:hAnsi="Calibri"/>
                <w:sz w:val="22"/>
                <w:szCs w:val="22"/>
              </w:rPr>
              <w:t>Cat 2 (</w:t>
            </w:r>
            <w:r>
              <w:rPr>
                <w:rFonts w:ascii="Calibri" w:hAnsi="Calibri"/>
                <w:sz w:val="22"/>
                <w:szCs w:val="22"/>
              </w:rPr>
              <w:t>3/Z01, 3/Z02)</w:t>
            </w:r>
          </w:p>
          <w:p w14:paraId="086ED97E" w14:textId="77777777" w:rsidR="00837DF2" w:rsidRPr="004A55D5" w:rsidRDefault="00837DF2" w:rsidP="00A93368">
            <w:pPr>
              <w:rPr>
                <w:rFonts w:ascii="Calibri" w:hAnsi="Calibri"/>
                <w:sz w:val="22"/>
                <w:szCs w:val="22"/>
              </w:rPr>
            </w:pPr>
            <w:r w:rsidRPr="00B82AB8">
              <w:rPr>
                <w:rFonts w:ascii="Calibri" w:hAnsi="Calibri"/>
                <w:color w:val="FF0000"/>
                <w:sz w:val="22"/>
                <w:szCs w:val="22"/>
              </w:rPr>
              <w:t xml:space="preserve">Result: </w:t>
            </w:r>
            <w:r w:rsidRPr="004A55D5">
              <w:rPr>
                <w:rFonts w:ascii="Calibri" w:hAnsi="Calibri"/>
                <w:sz w:val="22"/>
                <w:szCs w:val="22"/>
              </w:rPr>
              <w:t>(</w:t>
            </w:r>
            <w:r>
              <w:rPr>
                <w:rFonts w:ascii="Calibri" w:hAnsi="Calibri"/>
                <w:sz w:val="22"/>
                <w:szCs w:val="22"/>
              </w:rPr>
              <w:t>3/Z01, 3/Z02)</w:t>
            </w:r>
            <w:r w:rsidRPr="00B82AB8">
              <w:rPr>
                <w:rFonts w:ascii="Calibri" w:hAnsi="Calibri"/>
                <w:sz w:val="22"/>
                <w:szCs w:val="22"/>
              </w:rPr>
              <w:t xml:space="preserve"> in </w:t>
            </w:r>
            <w:r>
              <w:rPr>
                <w:rFonts w:ascii="Calibri" w:hAnsi="Calibri"/>
                <w:sz w:val="22"/>
                <w:szCs w:val="22"/>
              </w:rPr>
              <w:t>“</w:t>
            </w:r>
            <w:r w:rsidRPr="00B82AB8">
              <w:rPr>
                <w:rFonts w:ascii="Calibri" w:hAnsi="Calibri"/>
                <w:sz w:val="22"/>
                <w:szCs w:val="22"/>
              </w:rPr>
              <w:t xml:space="preserve">New </w:t>
            </w:r>
            <w:r>
              <w:rPr>
                <w:rFonts w:ascii="Calibri" w:hAnsi="Calibri"/>
                <w:sz w:val="22"/>
                <w:szCs w:val="22"/>
              </w:rPr>
              <w:t>Type/</w:t>
            </w:r>
            <w:proofErr w:type="spellStart"/>
            <w:r>
              <w:rPr>
                <w:rFonts w:ascii="Calibri" w:hAnsi="Calibri"/>
                <w:sz w:val="22"/>
                <w:szCs w:val="22"/>
              </w:rPr>
              <w:t>Mech</w:t>
            </w:r>
            <w:proofErr w:type="spellEnd"/>
            <w:r>
              <w:rPr>
                <w:rFonts w:ascii="Calibri" w:hAnsi="Calibri"/>
                <w:sz w:val="22"/>
                <w:szCs w:val="22"/>
              </w:rPr>
              <w:t xml:space="preserve"> Combination Added” </w:t>
            </w:r>
            <w:r w:rsidRPr="00B82AB8">
              <w:rPr>
                <w:rFonts w:ascii="Calibri" w:hAnsi="Calibri"/>
                <w:sz w:val="22"/>
                <w:szCs w:val="22"/>
              </w:rPr>
              <w:t>Section; (9/</w:t>
            </w:r>
            <w:r>
              <w:rPr>
                <w:rFonts w:ascii="Calibri" w:hAnsi="Calibri"/>
                <w:sz w:val="22"/>
                <w:szCs w:val="22"/>
              </w:rPr>
              <w:t>Z</w:t>
            </w:r>
            <w:r w:rsidRPr="00B82AB8">
              <w:rPr>
                <w:rFonts w:ascii="Calibri" w:hAnsi="Calibri"/>
                <w:sz w:val="22"/>
                <w:szCs w:val="22"/>
              </w:rPr>
              <w:t>01, 7/</w:t>
            </w:r>
            <w:r>
              <w:rPr>
                <w:rFonts w:ascii="Calibri" w:hAnsi="Calibri"/>
                <w:sz w:val="22"/>
                <w:szCs w:val="22"/>
              </w:rPr>
              <w:t>Z</w:t>
            </w:r>
            <w:r w:rsidRPr="00B82AB8">
              <w:rPr>
                <w:rFonts w:ascii="Calibri" w:hAnsi="Calibri"/>
                <w:sz w:val="22"/>
                <w:szCs w:val="22"/>
              </w:rPr>
              <w:t xml:space="preserve">01) in </w:t>
            </w:r>
            <w:r>
              <w:rPr>
                <w:rFonts w:ascii="Calibri" w:hAnsi="Calibri"/>
                <w:sz w:val="22"/>
                <w:szCs w:val="22"/>
              </w:rPr>
              <w:t>“Existing Type/</w:t>
            </w:r>
            <w:proofErr w:type="spellStart"/>
            <w:r>
              <w:rPr>
                <w:rFonts w:ascii="Calibri" w:hAnsi="Calibri"/>
                <w:sz w:val="22"/>
                <w:szCs w:val="22"/>
              </w:rPr>
              <w:t>Mech</w:t>
            </w:r>
            <w:proofErr w:type="spellEnd"/>
            <w:r>
              <w:rPr>
                <w:rFonts w:ascii="Calibri" w:hAnsi="Calibri"/>
                <w:sz w:val="22"/>
                <w:szCs w:val="22"/>
              </w:rPr>
              <w:t xml:space="preserve"> Deleted” section</w:t>
            </w:r>
          </w:p>
        </w:tc>
      </w:tr>
      <w:tr w:rsidR="00837DF2" w14:paraId="3AF9D103" w14:textId="77777777" w:rsidTr="00A93368">
        <w:tc>
          <w:tcPr>
            <w:tcW w:w="2155" w:type="dxa"/>
          </w:tcPr>
          <w:p w14:paraId="03BC95FA" w14:textId="77777777" w:rsidR="00837DF2" w:rsidRDefault="00837DF2" w:rsidP="00A93368">
            <w:pPr>
              <w:rPr>
                <w:rFonts w:ascii="Calibri" w:hAnsi="Calibri"/>
                <w:sz w:val="22"/>
                <w:szCs w:val="22"/>
              </w:rPr>
            </w:pPr>
            <w:r>
              <w:rPr>
                <w:rFonts w:ascii="Calibri" w:hAnsi="Calibri"/>
                <w:sz w:val="22"/>
                <w:szCs w:val="22"/>
              </w:rPr>
              <w:lastRenderedPageBreak/>
              <w:t>Existing Type/</w:t>
            </w:r>
            <w:proofErr w:type="spellStart"/>
            <w:r>
              <w:rPr>
                <w:rFonts w:ascii="Calibri" w:hAnsi="Calibri"/>
                <w:sz w:val="22"/>
                <w:szCs w:val="22"/>
              </w:rPr>
              <w:t>Mech</w:t>
            </w:r>
            <w:proofErr w:type="spellEnd"/>
            <w:r>
              <w:rPr>
                <w:rFonts w:ascii="Calibri" w:hAnsi="Calibri"/>
                <w:sz w:val="22"/>
                <w:szCs w:val="22"/>
              </w:rPr>
              <w:t xml:space="preserve"> Combinations Where Questionnaire is Updated</w:t>
            </w:r>
          </w:p>
        </w:tc>
        <w:tc>
          <w:tcPr>
            <w:tcW w:w="7313" w:type="dxa"/>
          </w:tcPr>
          <w:p w14:paraId="74D23B69" w14:textId="77777777" w:rsidR="00837DF2" w:rsidRDefault="00837DF2" w:rsidP="00837DF2">
            <w:pPr>
              <w:pStyle w:val="ListParagraph"/>
              <w:widowControl/>
              <w:numPr>
                <w:ilvl w:val="0"/>
                <w:numId w:val="36"/>
              </w:numPr>
              <w:autoSpaceDE/>
              <w:autoSpaceDN/>
              <w:adjustRightInd/>
              <w:spacing w:after="0" w:line="240" w:lineRule="auto"/>
              <w:contextualSpacing/>
            </w:pPr>
            <w:r w:rsidRPr="00F6526C">
              <w:t>Form has been changed and/or question(s) on the form were changed (see definitions above)</w:t>
            </w:r>
            <w:r>
              <w:t xml:space="preserve"> for the same type/</w:t>
            </w:r>
            <w:proofErr w:type="spellStart"/>
            <w:r>
              <w:t>mech</w:t>
            </w:r>
            <w:proofErr w:type="spellEnd"/>
          </w:p>
          <w:p w14:paraId="403E0FB3" w14:textId="77777777" w:rsidR="00837DF2" w:rsidRDefault="00837DF2" w:rsidP="00A93368">
            <w:pPr>
              <w:rPr>
                <w:rFonts w:ascii="Calibri" w:hAnsi="Calibri"/>
                <w:sz w:val="22"/>
                <w:szCs w:val="22"/>
              </w:rPr>
            </w:pPr>
            <w:r>
              <w:rPr>
                <w:rFonts w:ascii="Calibri" w:hAnsi="Calibri"/>
                <w:sz w:val="22"/>
                <w:szCs w:val="22"/>
              </w:rPr>
              <w:t>Example:</w:t>
            </w:r>
          </w:p>
          <w:p w14:paraId="27ED16E0" w14:textId="77777777" w:rsidR="00837DF2" w:rsidRPr="002B1534" w:rsidRDefault="00837DF2" w:rsidP="00A93368">
            <w:pPr>
              <w:rPr>
                <w:rFonts w:ascii="Calibri" w:hAnsi="Calibri"/>
                <w:sz w:val="22"/>
                <w:szCs w:val="22"/>
              </w:rPr>
            </w:pPr>
            <w:r>
              <w:rPr>
                <w:rFonts w:ascii="Calibri" w:hAnsi="Calibri"/>
                <w:sz w:val="22"/>
                <w:szCs w:val="22"/>
              </w:rPr>
              <w:t>Please refer to “</w:t>
            </w:r>
            <w:r w:rsidRPr="00263AAC">
              <w:rPr>
                <w:rFonts w:ascii="Calibri" w:hAnsi="Calibri"/>
                <w:b/>
                <w:sz w:val="22"/>
                <w:szCs w:val="22"/>
              </w:rPr>
              <w:t>What constitutes the change of the question?</w:t>
            </w:r>
            <w:r>
              <w:rPr>
                <w:rFonts w:ascii="Calibri" w:hAnsi="Calibri"/>
                <w:b/>
                <w:sz w:val="22"/>
                <w:szCs w:val="22"/>
              </w:rPr>
              <w:t>” and “</w:t>
            </w:r>
            <w:r w:rsidRPr="00263AAC">
              <w:rPr>
                <w:rFonts w:ascii="Calibri" w:hAnsi="Calibri"/>
                <w:b/>
                <w:sz w:val="22"/>
                <w:szCs w:val="22"/>
              </w:rPr>
              <w:t xml:space="preserve">What constitutes the change of the </w:t>
            </w:r>
            <w:r>
              <w:rPr>
                <w:rFonts w:ascii="Calibri" w:hAnsi="Calibri"/>
                <w:b/>
                <w:sz w:val="22"/>
                <w:szCs w:val="22"/>
              </w:rPr>
              <w:t>form</w:t>
            </w:r>
            <w:r w:rsidRPr="00263AAC">
              <w:rPr>
                <w:rFonts w:ascii="Calibri" w:hAnsi="Calibri"/>
                <w:b/>
                <w:sz w:val="22"/>
                <w:szCs w:val="22"/>
              </w:rPr>
              <w:t>?</w:t>
            </w:r>
            <w:r>
              <w:rPr>
                <w:rFonts w:ascii="Calibri" w:hAnsi="Calibri"/>
                <w:b/>
                <w:sz w:val="22"/>
                <w:szCs w:val="22"/>
              </w:rPr>
              <w:t>”</w:t>
            </w:r>
          </w:p>
          <w:p w14:paraId="4D9368D7" w14:textId="77777777" w:rsidR="00837DF2" w:rsidRDefault="00837DF2" w:rsidP="00837DF2">
            <w:pPr>
              <w:pStyle w:val="ListParagraph"/>
              <w:widowControl/>
              <w:numPr>
                <w:ilvl w:val="0"/>
                <w:numId w:val="36"/>
              </w:numPr>
              <w:autoSpaceDE/>
              <w:autoSpaceDN/>
              <w:adjustRightInd/>
              <w:spacing w:after="0" w:line="240" w:lineRule="auto"/>
              <w:contextualSpacing/>
            </w:pPr>
            <w:r>
              <w:t>New form has been associated with existing type/</w:t>
            </w:r>
            <w:proofErr w:type="spellStart"/>
            <w:r>
              <w:t>mech</w:t>
            </w:r>
            <w:proofErr w:type="spellEnd"/>
          </w:p>
          <w:p w14:paraId="2B29D54D" w14:textId="77777777" w:rsidR="00837DF2" w:rsidRDefault="00837DF2" w:rsidP="00A93368">
            <w:pPr>
              <w:rPr>
                <w:rFonts w:ascii="Calibri" w:hAnsi="Calibri"/>
                <w:sz w:val="22"/>
                <w:szCs w:val="22"/>
              </w:rPr>
            </w:pPr>
            <w:r>
              <w:rPr>
                <w:rFonts w:ascii="Calibri" w:hAnsi="Calibri"/>
                <w:sz w:val="22"/>
                <w:szCs w:val="22"/>
              </w:rPr>
              <w:t>Example:</w:t>
            </w:r>
          </w:p>
          <w:p w14:paraId="7EE8B29A" w14:textId="77777777" w:rsidR="00837DF2" w:rsidRDefault="00837DF2" w:rsidP="00A93368">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(9/R01, 7/R01)</w:t>
            </w:r>
          </w:p>
          <w:p w14:paraId="4018B0A9" w14:textId="77777777" w:rsidR="00837DF2" w:rsidRDefault="00837DF2" w:rsidP="00A93368">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 xml:space="preserve">Form 2 </w:t>
            </w:r>
            <w:r w:rsidRPr="00B82AB8">
              <w:rPr>
                <w:rFonts w:ascii="Calibri" w:hAnsi="Calibri"/>
                <w:sz w:val="22"/>
                <w:szCs w:val="22"/>
              </w:rPr>
              <w:t xml:space="preserve">=&gt; </w:t>
            </w:r>
            <w:r>
              <w:rPr>
                <w:rFonts w:ascii="Calibri" w:hAnsi="Calibri"/>
                <w:sz w:val="22"/>
                <w:szCs w:val="22"/>
              </w:rPr>
              <w:t xml:space="preserve">associated with existing </w:t>
            </w:r>
            <w:r w:rsidRPr="00B82AB8">
              <w:rPr>
                <w:rFonts w:ascii="Calibri" w:hAnsi="Calibri"/>
                <w:sz w:val="22"/>
                <w:szCs w:val="22"/>
              </w:rPr>
              <w:t>Cat 1 (9/R01, 7/R01)</w:t>
            </w:r>
          </w:p>
          <w:p w14:paraId="0E3E20D5" w14:textId="77777777" w:rsidR="00837DF2" w:rsidRDefault="00837DF2" w:rsidP="00A93368">
            <w:pPr>
              <w:rPr>
                <w:rFonts w:ascii="Calibri" w:hAnsi="Calibri"/>
                <w:sz w:val="22"/>
                <w:szCs w:val="22"/>
              </w:rPr>
            </w:pPr>
            <w:r w:rsidRPr="008638AB">
              <w:rPr>
                <w:rFonts w:ascii="Calibri" w:hAnsi="Calibri"/>
                <w:color w:val="FF0000"/>
                <w:sz w:val="22"/>
                <w:szCs w:val="22"/>
              </w:rPr>
              <w:t xml:space="preserve">Result: </w:t>
            </w:r>
            <w:r w:rsidRPr="00B82AB8">
              <w:rPr>
                <w:rFonts w:ascii="Calibri" w:hAnsi="Calibri"/>
                <w:sz w:val="22"/>
                <w:szCs w:val="22"/>
              </w:rPr>
              <w:t>(9/R01, 7/R01)</w:t>
            </w:r>
            <w:r>
              <w:rPr>
                <w:rFonts w:ascii="Calibri" w:hAnsi="Calibri"/>
                <w:sz w:val="22"/>
                <w:szCs w:val="22"/>
              </w:rPr>
              <w:t xml:space="preserve"> in sec. “Existing Type/</w:t>
            </w:r>
            <w:proofErr w:type="spellStart"/>
            <w:r>
              <w:rPr>
                <w:rFonts w:ascii="Calibri" w:hAnsi="Calibri"/>
                <w:sz w:val="22"/>
                <w:szCs w:val="22"/>
              </w:rPr>
              <w:t>Mech</w:t>
            </w:r>
            <w:proofErr w:type="spellEnd"/>
            <w:r>
              <w:rPr>
                <w:rFonts w:ascii="Calibri" w:hAnsi="Calibri"/>
                <w:sz w:val="22"/>
                <w:szCs w:val="22"/>
              </w:rPr>
              <w:t xml:space="preserve"> Combinations Where Questionnaire is Updated” with Form 2</w:t>
            </w:r>
          </w:p>
          <w:p w14:paraId="007E5244" w14:textId="77777777" w:rsidR="00837DF2" w:rsidRPr="00757741" w:rsidRDefault="00837DF2" w:rsidP="00A93368">
            <w:pPr>
              <w:rPr>
                <w:rFonts w:ascii="Calibri" w:hAnsi="Calibri"/>
                <w:sz w:val="22"/>
                <w:szCs w:val="22"/>
              </w:rPr>
            </w:pPr>
            <w:r>
              <w:rPr>
                <w:rFonts w:ascii="Calibri" w:hAnsi="Calibri"/>
                <w:sz w:val="22"/>
                <w:szCs w:val="22"/>
              </w:rPr>
              <w:t xml:space="preserve"> </w:t>
            </w:r>
          </w:p>
          <w:p w14:paraId="0926A7BD" w14:textId="1484CB2F" w:rsidR="00837DF2" w:rsidRDefault="00837DF2" w:rsidP="00837DF2">
            <w:pPr>
              <w:pStyle w:val="ListParagraph"/>
              <w:widowControl/>
              <w:numPr>
                <w:ilvl w:val="0"/>
                <w:numId w:val="36"/>
              </w:numPr>
              <w:autoSpaceDE/>
              <w:autoSpaceDN/>
              <w:adjustRightInd/>
              <w:spacing w:after="0" w:line="240" w:lineRule="auto"/>
              <w:contextualSpacing/>
            </w:pPr>
            <w:del w:id="182" w:author="Tulchinskaya, Gaby (NIH/NCI) [C]" w:date="2017-09-18T12:01:00Z">
              <w:r w:rsidRPr="004933AA" w:rsidDel="00B749B5">
                <w:rPr>
                  <w:i/>
                  <w:color w:val="0070C0"/>
                  <w:highlight w:val="yellow"/>
                </w:rPr>
                <w:delText>will be covered only after October release</w:delText>
              </w:r>
              <w:r w:rsidDel="00B749B5">
                <w:rPr>
                  <w:i/>
                  <w:color w:val="0070C0"/>
                </w:rPr>
                <w:delText>:</w:delText>
              </w:r>
              <w:r w:rsidDel="00B749B5">
                <w:delText xml:space="preserve"> </w:delText>
              </w:r>
            </w:del>
            <w:r>
              <w:t>Type/</w:t>
            </w:r>
            <w:proofErr w:type="spellStart"/>
            <w:r>
              <w:t>mech</w:t>
            </w:r>
            <w:proofErr w:type="spellEnd"/>
            <w:r>
              <w:t xml:space="preserve"> from one category, moved to another category, which has a different form within the same module.</w:t>
            </w:r>
          </w:p>
          <w:p w14:paraId="2AFDB782" w14:textId="77777777" w:rsidR="00837DF2" w:rsidRPr="00B82AB8" w:rsidRDefault="00837DF2" w:rsidP="00A93368">
            <w:pPr>
              <w:rPr>
                <w:rFonts w:ascii="Calibri" w:hAnsi="Calibri"/>
                <w:sz w:val="22"/>
                <w:szCs w:val="22"/>
              </w:rPr>
            </w:pPr>
            <w:r w:rsidRPr="00B82AB8">
              <w:rPr>
                <w:rFonts w:ascii="Calibri" w:hAnsi="Calibri"/>
                <w:sz w:val="22"/>
                <w:szCs w:val="22"/>
              </w:rPr>
              <w:t>Example:</w:t>
            </w:r>
          </w:p>
          <w:p w14:paraId="6275BDE5" w14:textId="77777777" w:rsidR="00837DF2" w:rsidRPr="000D7190" w:rsidRDefault="00837DF2" w:rsidP="00A93368">
            <w:pPr>
              <w:pStyle w:val="ListParagraph"/>
              <w:rPr>
                <w:color w:val="FF0000"/>
              </w:rPr>
            </w:pPr>
            <w:r w:rsidRPr="000D7190">
              <w:rPr>
                <w:color w:val="FF0000"/>
              </w:rPr>
              <w:lastRenderedPageBreak/>
              <w:t>Start:</w:t>
            </w:r>
          </w:p>
          <w:p w14:paraId="5A02DD35" w14:textId="77777777" w:rsidR="00837DF2" w:rsidRDefault="00837DF2" w:rsidP="00A93368">
            <w:pPr>
              <w:pStyle w:val="ListParagraph"/>
            </w:pPr>
            <w:r>
              <w:t xml:space="preserve">Form 1 =&gt; Cat 1 (9/R01, </w:t>
            </w:r>
            <w:r w:rsidRPr="000D7190">
              <w:rPr>
                <w:highlight w:val="yellow"/>
              </w:rPr>
              <w:t>7/R01</w:t>
            </w:r>
            <w:r>
              <w:t>)</w:t>
            </w:r>
          </w:p>
          <w:p w14:paraId="3AED28B3" w14:textId="77777777" w:rsidR="00837DF2" w:rsidRDefault="00837DF2" w:rsidP="00A93368">
            <w:pPr>
              <w:pStyle w:val="ListParagraph"/>
            </w:pPr>
            <w:r>
              <w:t>Form 2 =&gt; Cat 2 (9/T01, 7/T01)</w:t>
            </w:r>
          </w:p>
          <w:p w14:paraId="373F2AD4" w14:textId="77777777" w:rsidR="00837DF2" w:rsidRPr="000D7190" w:rsidRDefault="00837DF2" w:rsidP="00A93368">
            <w:pPr>
              <w:pStyle w:val="ListParagraph"/>
              <w:rPr>
                <w:color w:val="FF0000"/>
              </w:rPr>
            </w:pPr>
            <w:r w:rsidRPr="000D7190">
              <w:rPr>
                <w:color w:val="FF0000"/>
              </w:rPr>
              <w:t>Move:</w:t>
            </w:r>
          </w:p>
          <w:p w14:paraId="0D5ACBA7" w14:textId="77777777" w:rsidR="00837DF2" w:rsidRDefault="00837DF2" w:rsidP="00A93368">
            <w:pPr>
              <w:pStyle w:val="ListParagraph"/>
            </w:pPr>
            <w:r>
              <w:t>Form 1 =&gt; Cat 1 (9/R01)</w:t>
            </w:r>
          </w:p>
          <w:p w14:paraId="6F4387D4" w14:textId="77777777" w:rsidR="00837DF2" w:rsidRDefault="00837DF2" w:rsidP="00A93368">
            <w:pPr>
              <w:pStyle w:val="ListParagraph"/>
            </w:pPr>
            <w:r>
              <w:t xml:space="preserve">Form 2 =&gt; Cat 2 (9/T01, 7/T01, </w:t>
            </w:r>
            <w:r w:rsidRPr="000D7190">
              <w:rPr>
                <w:highlight w:val="yellow"/>
              </w:rPr>
              <w:t>7/R01</w:t>
            </w:r>
            <w:r>
              <w:t>)</w:t>
            </w:r>
          </w:p>
          <w:p w14:paraId="0CBEB8C5" w14:textId="77777777" w:rsidR="00837DF2" w:rsidRPr="000D7190" w:rsidRDefault="00837DF2" w:rsidP="00A93368">
            <w:pPr>
              <w:pStyle w:val="ListParagraph"/>
              <w:rPr>
                <w:color w:val="FF0000"/>
              </w:rPr>
            </w:pPr>
            <w:r w:rsidRPr="000D7190">
              <w:rPr>
                <w:color w:val="FF0000"/>
              </w:rPr>
              <w:t xml:space="preserve">Result: </w:t>
            </w:r>
          </w:p>
          <w:p w14:paraId="0BC30EA6" w14:textId="77777777" w:rsidR="00837DF2" w:rsidRDefault="00837DF2" w:rsidP="00A93368">
            <w:pPr>
              <w:pStyle w:val="ListParagraph"/>
            </w:pPr>
            <w:r>
              <w:t>7/R01 in Updated section;</w:t>
            </w:r>
          </w:p>
          <w:p w14:paraId="5515A8CE" w14:textId="77777777" w:rsidR="00837DF2" w:rsidRPr="00F6526C" w:rsidRDefault="00837DF2" w:rsidP="00A93368">
            <w:pPr>
              <w:pStyle w:val="ListParagraph"/>
            </w:pPr>
            <w:r>
              <w:t>9/R01, 9/T01, 7/T01 in “Existing Type/</w:t>
            </w:r>
            <w:proofErr w:type="spellStart"/>
            <w:r>
              <w:t>Mech</w:t>
            </w:r>
            <w:proofErr w:type="spellEnd"/>
            <w:r>
              <w:t xml:space="preserve"> Combinations with No Changes” section</w:t>
            </w:r>
          </w:p>
        </w:tc>
      </w:tr>
      <w:tr w:rsidR="00837DF2" w14:paraId="4354C309" w14:textId="77777777" w:rsidTr="00A93368">
        <w:tc>
          <w:tcPr>
            <w:tcW w:w="2155" w:type="dxa"/>
          </w:tcPr>
          <w:p w14:paraId="1CD42254" w14:textId="77777777" w:rsidR="00837DF2" w:rsidRDefault="00837DF2" w:rsidP="00A93368">
            <w:pPr>
              <w:rPr>
                <w:rFonts w:ascii="Calibri" w:hAnsi="Calibri"/>
                <w:sz w:val="22"/>
                <w:szCs w:val="22"/>
              </w:rPr>
            </w:pPr>
            <w:r>
              <w:rPr>
                <w:rFonts w:ascii="Calibri" w:hAnsi="Calibri"/>
                <w:sz w:val="22"/>
                <w:szCs w:val="22"/>
              </w:rPr>
              <w:lastRenderedPageBreak/>
              <w:t>Existing Type/</w:t>
            </w:r>
            <w:proofErr w:type="spellStart"/>
            <w:r>
              <w:rPr>
                <w:rFonts w:ascii="Calibri" w:hAnsi="Calibri"/>
                <w:sz w:val="22"/>
                <w:szCs w:val="22"/>
              </w:rPr>
              <w:t>Mech</w:t>
            </w:r>
            <w:proofErr w:type="spellEnd"/>
            <w:r>
              <w:rPr>
                <w:rFonts w:ascii="Calibri" w:hAnsi="Calibri"/>
                <w:sz w:val="22"/>
                <w:szCs w:val="22"/>
              </w:rPr>
              <w:t xml:space="preserve"> Deleted</w:t>
            </w:r>
          </w:p>
        </w:tc>
        <w:tc>
          <w:tcPr>
            <w:tcW w:w="7313" w:type="dxa"/>
          </w:tcPr>
          <w:p w14:paraId="1135B9E0" w14:textId="77777777" w:rsidR="00837DF2" w:rsidRDefault="00837DF2" w:rsidP="00A93368">
            <w:pPr>
              <w:rPr>
                <w:rFonts w:ascii="Calibri" w:hAnsi="Calibri"/>
                <w:sz w:val="22"/>
                <w:szCs w:val="22"/>
              </w:rPr>
            </w:pPr>
            <w:r>
              <w:rPr>
                <w:rFonts w:ascii="Calibri" w:hAnsi="Calibri"/>
                <w:sz w:val="22"/>
                <w:szCs w:val="22"/>
              </w:rPr>
              <w:t>Type/</w:t>
            </w:r>
            <w:proofErr w:type="spellStart"/>
            <w:r>
              <w:rPr>
                <w:rFonts w:ascii="Calibri" w:hAnsi="Calibri"/>
                <w:sz w:val="22"/>
                <w:szCs w:val="22"/>
              </w:rPr>
              <w:t>mech</w:t>
            </w:r>
            <w:proofErr w:type="spellEnd"/>
            <w:r>
              <w:rPr>
                <w:rFonts w:ascii="Calibri" w:hAnsi="Calibri"/>
                <w:sz w:val="22"/>
                <w:szCs w:val="22"/>
              </w:rPr>
              <w:t xml:space="preserve"> is no longer in this module</w:t>
            </w:r>
          </w:p>
          <w:p w14:paraId="5528732E" w14:textId="77777777" w:rsidR="00837DF2" w:rsidRDefault="00837DF2" w:rsidP="00A93368">
            <w:pPr>
              <w:rPr>
                <w:rFonts w:ascii="Calibri" w:hAnsi="Calibri"/>
                <w:sz w:val="22"/>
                <w:szCs w:val="22"/>
              </w:rPr>
            </w:pPr>
          </w:p>
          <w:p w14:paraId="0BD79D61" w14:textId="77777777" w:rsidR="00837DF2" w:rsidRDefault="00837DF2" w:rsidP="00A93368">
            <w:pPr>
              <w:rPr>
                <w:rFonts w:ascii="Calibri" w:hAnsi="Calibri"/>
                <w:sz w:val="22"/>
                <w:szCs w:val="22"/>
              </w:rPr>
            </w:pPr>
            <w:r>
              <w:rPr>
                <w:rFonts w:ascii="Calibri" w:hAnsi="Calibri"/>
                <w:sz w:val="22"/>
                <w:szCs w:val="22"/>
              </w:rPr>
              <w:t>Possible scenarios:</w:t>
            </w:r>
          </w:p>
          <w:p w14:paraId="69BD5AC4" w14:textId="77777777" w:rsidR="00837DF2" w:rsidRDefault="00837DF2" w:rsidP="00837DF2">
            <w:pPr>
              <w:pStyle w:val="ListParagraph"/>
              <w:widowControl/>
              <w:numPr>
                <w:ilvl w:val="0"/>
                <w:numId w:val="37"/>
              </w:numPr>
              <w:autoSpaceDE/>
              <w:autoSpaceDN/>
              <w:adjustRightInd/>
              <w:spacing w:after="0" w:line="240" w:lineRule="auto"/>
              <w:contextualSpacing/>
            </w:pPr>
            <w:r>
              <w:t>Form is deleted from the module. This form was for a specific category. Type/</w:t>
            </w:r>
            <w:proofErr w:type="spellStart"/>
            <w:r>
              <w:t>mechs</w:t>
            </w:r>
            <w:proofErr w:type="spellEnd"/>
            <w:r>
              <w:t xml:space="preserve"> stayed in this category. All type/</w:t>
            </w:r>
            <w:proofErr w:type="spellStart"/>
            <w:r>
              <w:t>mechs</w:t>
            </w:r>
            <w:proofErr w:type="spellEnd"/>
            <w:r>
              <w:t xml:space="preserve"> from this category will be shown here</w:t>
            </w:r>
          </w:p>
          <w:p w14:paraId="20500AD0" w14:textId="77777777" w:rsidR="00837DF2" w:rsidRDefault="00837DF2" w:rsidP="00A93368">
            <w:pPr>
              <w:rPr>
                <w:rFonts w:ascii="Calibri" w:hAnsi="Calibri"/>
                <w:sz w:val="22"/>
                <w:szCs w:val="22"/>
              </w:rPr>
            </w:pPr>
            <w:r w:rsidRPr="00B82AB8">
              <w:rPr>
                <w:rFonts w:ascii="Calibri" w:hAnsi="Calibri"/>
                <w:sz w:val="22"/>
                <w:szCs w:val="22"/>
              </w:rPr>
              <w:t>Example:</w:t>
            </w:r>
          </w:p>
          <w:p w14:paraId="39BB9FD6" w14:textId="77777777" w:rsidR="00837DF2" w:rsidRDefault="00837DF2" w:rsidP="00A93368">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p>
          <w:p w14:paraId="6DEF9926" w14:textId="77777777" w:rsidR="00837DF2" w:rsidRDefault="00837DF2" w:rsidP="00A93368">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Form 1 is deleted from the module</w:t>
            </w:r>
          </w:p>
          <w:p w14:paraId="1BD340CA" w14:textId="77777777" w:rsidR="00837DF2" w:rsidRDefault="00837DF2" w:rsidP="00A93368">
            <w:pPr>
              <w:pStyle w:val="ListParagraph"/>
            </w:pPr>
            <w:r w:rsidRPr="000D7190">
              <w:rPr>
                <w:color w:val="FF0000"/>
              </w:rPr>
              <w:t xml:space="preserve">Result: </w:t>
            </w:r>
            <w:r w:rsidRPr="00B82AB8">
              <w:t>(9/</w:t>
            </w:r>
            <w:r>
              <w:t>T</w:t>
            </w:r>
            <w:r w:rsidRPr="00B82AB8">
              <w:t>01, 7/</w:t>
            </w:r>
            <w:r>
              <w:t>T</w:t>
            </w:r>
            <w:r w:rsidRPr="00B82AB8">
              <w:t>01)</w:t>
            </w:r>
            <w:r>
              <w:t xml:space="preserve"> in sec. “Existing Type/</w:t>
            </w:r>
            <w:proofErr w:type="spellStart"/>
            <w:r>
              <w:t>Mech</w:t>
            </w:r>
            <w:proofErr w:type="spellEnd"/>
            <w:r>
              <w:t xml:space="preserve"> Deleted”</w:t>
            </w:r>
          </w:p>
          <w:p w14:paraId="12695423" w14:textId="77777777" w:rsidR="00837DF2" w:rsidRPr="00101E52" w:rsidRDefault="00837DF2" w:rsidP="00A93368">
            <w:pPr>
              <w:pStyle w:val="ListParagraph"/>
            </w:pPr>
          </w:p>
          <w:p w14:paraId="6DCD7284" w14:textId="277217C5" w:rsidR="00837DF2" w:rsidRDefault="00837DF2" w:rsidP="00837DF2">
            <w:pPr>
              <w:pStyle w:val="ListParagraph"/>
              <w:widowControl/>
              <w:numPr>
                <w:ilvl w:val="0"/>
                <w:numId w:val="37"/>
              </w:numPr>
              <w:autoSpaceDE/>
              <w:autoSpaceDN/>
              <w:adjustRightInd/>
              <w:spacing w:after="0" w:line="240" w:lineRule="auto"/>
              <w:contextualSpacing/>
            </w:pPr>
            <w:del w:id="183" w:author="Tulchinskaya, Gaby (NIH/NCI) [C]" w:date="2017-09-18T12:01:00Z">
              <w:r w:rsidRPr="004933AA" w:rsidDel="00B749B5">
                <w:rPr>
                  <w:i/>
                  <w:color w:val="0070C0"/>
                  <w:highlight w:val="yellow"/>
                </w:rPr>
                <w:delText>will be covered only after October release</w:delText>
              </w:r>
              <w:r w:rsidDel="00B749B5">
                <w:delText xml:space="preserve">: </w:delText>
              </w:r>
            </w:del>
            <w:r>
              <w:t>Form is still in the module, but related category composition has changed in a way that some type/</w:t>
            </w:r>
            <w:proofErr w:type="spellStart"/>
            <w:r>
              <w:t>mechs</w:t>
            </w:r>
            <w:proofErr w:type="spellEnd"/>
            <w:r>
              <w:t xml:space="preserve"> were deleted from this category. Deleted type/</w:t>
            </w:r>
            <w:proofErr w:type="spellStart"/>
            <w:r>
              <w:t>mechs</w:t>
            </w:r>
            <w:proofErr w:type="spellEnd"/>
            <w:r>
              <w:t xml:space="preserve"> will be shown here</w:t>
            </w:r>
          </w:p>
          <w:p w14:paraId="7DAF2DCE" w14:textId="77777777" w:rsidR="00837DF2" w:rsidRDefault="00837DF2" w:rsidP="00A93368">
            <w:pPr>
              <w:rPr>
                <w:rFonts w:ascii="Calibri" w:hAnsi="Calibri"/>
                <w:sz w:val="22"/>
                <w:szCs w:val="22"/>
              </w:rPr>
            </w:pPr>
            <w:r w:rsidRPr="00B82AB8">
              <w:rPr>
                <w:rFonts w:ascii="Calibri" w:hAnsi="Calibri"/>
                <w:sz w:val="22"/>
                <w:szCs w:val="22"/>
              </w:rPr>
              <w:t>Example:</w:t>
            </w:r>
          </w:p>
          <w:p w14:paraId="447D41C7" w14:textId="77777777" w:rsidR="00837DF2" w:rsidRDefault="00837DF2" w:rsidP="00A93368">
            <w:pPr>
              <w:rPr>
                <w:rFonts w:ascii="Calibri" w:hAnsi="Calibri"/>
                <w:sz w:val="22"/>
                <w:szCs w:val="22"/>
              </w:rPr>
            </w:pPr>
            <w:r w:rsidRPr="008638AB">
              <w:rPr>
                <w:rFonts w:ascii="Calibri" w:hAnsi="Calibri"/>
                <w:color w:val="FF0000"/>
                <w:sz w:val="22"/>
                <w:szCs w:val="22"/>
              </w:rPr>
              <w:t xml:space="preserve">Start: </w:t>
            </w:r>
            <w:r w:rsidRPr="00B82AB8">
              <w:rPr>
                <w:rFonts w:ascii="Calibri" w:hAnsi="Calibri"/>
                <w:sz w:val="22"/>
                <w:szCs w:val="22"/>
              </w:rPr>
              <w:t>Form 1 =&gt; Cat 1 (9/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r>
              <w:rPr>
                <w:rFonts w:ascii="Calibri" w:hAnsi="Calibri"/>
                <w:sz w:val="22"/>
                <w:szCs w:val="22"/>
              </w:rPr>
              <w:t xml:space="preserve">, </w:t>
            </w:r>
            <w:r w:rsidRPr="00A25665">
              <w:rPr>
                <w:rFonts w:ascii="Calibri" w:hAnsi="Calibri"/>
                <w:sz w:val="22"/>
                <w:szCs w:val="22"/>
                <w:highlight w:val="yellow"/>
              </w:rPr>
              <w:t>5/T21</w:t>
            </w:r>
            <w:r w:rsidRPr="00B82AB8">
              <w:rPr>
                <w:rFonts w:ascii="Calibri" w:hAnsi="Calibri"/>
                <w:sz w:val="22"/>
                <w:szCs w:val="22"/>
              </w:rPr>
              <w:t>)</w:t>
            </w:r>
          </w:p>
          <w:p w14:paraId="14515892" w14:textId="77777777" w:rsidR="00837DF2" w:rsidRDefault="00837DF2" w:rsidP="00A93368">
            <w:pPr>
              <w:rPr>
                <w:rFonts w:ascii="Calibri" w:hAnsi="Calibri"/>
                <w:sz w:val="22"/>
                <w:szCs w:val="22"/>
              </w:rPr>
            </w:pPr>
            <w:r w:rsidRPr="008638AB">
              <w:rPr>
                <w:rFonts w:ascii="Calibri" w:hAnsi="Calibri"/>
                <w:color w:val="FF0000"/>
                <w:sz w:val="22"/>
                <w:szCs w:val="22"/>
              </w:rPr>
              <w:t xml:space="preserve">Change: </w:t>
            </w:r>
            <w:r>
              <w:rPr>
                <w:rFonts w:ascii="Calibri" w:hAnsi="Calibri"/>
                <w:sz w:val="22"/>
                <w:szCs w:val="22"/>
              </w:rPr>
              <w:t>5/T21 is deleted from the Cat 1</w:t>
            </w:r>
          </w:p>
          <w:p w14:paraId="0FBF9463" w14:textId="77777777" w:rsidR="00837DF2" w:rsidRDefault="00837DF2" w:rsidP="00A93368">
            <w:pPr>
              <w:rPr>
                <w:rFonts w:ascii="Calibri" w:hAnsi="Calibri"/>
                <w:sz w:val="22"/>
                <w:szCs w:val="22"/>
              </w:rPr>
            </w:pPr>
            <w:r w:rsidRPr="000D7190">
              <w:rPr>
                <w:rFonts w:ascii="Calibri" w:hAnsi="Calibri"/>
                <w:color w:val="FF0000"/>
                <w:sz w:val="22"/>
                <w:szCs w:val="22"/>
              </w:rPr>
              <w:t>Result:</w:t>
            </w:r>
            <w:r>
              <w:rPr>
                <w:rFonts w:ascii="Calibri" w:hAnsi="Calibri"/>
                <w:color w:val="FF0000"/>
                <w:sz w:val="22"/>
                <w:szCs w:val="22"/>
              </w:rPr>
              <w:t xml:space="preserve"> </w:t>
            </w:r>
            <w:r>
              <w:rPr>
                <w:rFonts w:ascii="Calibri" w:hAnsi="Calibri"/>
                <w:sz w:val="22"/>
                <w:szCs w:val="22"/>
              </w:rPr>
              <w:t>5/T21 in sec. “Existing Type/</w:t>
            </w:r>
            <w:proofErr w:type="spellStart"/>
            <w:r>
              <w:rPr>
                <w:rFonts w:ascii="Calibri" w:hAnsi="Calibri"/>
                <w:sz w:val="22"/>
                <w:szCs w:val="22"/>
              </w:rPr>
              <w:t>Mech</w:t>
            </w:r>
            <w:proofErr w:type="spellEnd"/>
            <w:r>
              <w:rPr>
                <w:rFonts w:ascii="Calibri" w:hAnsi="Calibri"/>
                <w:sz w:val="22"/>
                <w:szCs w:val="22"/>
              </w:rPr>
              <w:t xml:space="preserve"> Deleted”;</w:t>
            </w:r>
          </w:p>
          <w:p w14:paraId="43AC480C" w14:textId="77777777" w:rsidR="00837DF2" w:rsidRPr="004F472A" w:rsidRDefault="00837DF2" w:rsidP="00A93368">
            <w:pPr>
              <w:rPr>
                <w:rFonts w:ascii="Calibri" w:hAnsi="Calibri"/>
                <w:sz w:val="22"/>
                <w:szCs w:val="22"/>
              </w:rPr>
            </w:pPr>
            <w:r w:rsidRPr="00B82AB8">
              <w:rPr>
                <w:rFonts w:ascii="Calibri" w:hAnsi="Calibri"/>
                <w:sz w:val="22"/>
                <w:szCs w:val="22"/>
              </w:rPr>
              <w:t>(9/</w:t>
            </w:r>
            <w:r>
              <w:rPr>
                <w:rFonts w:ascii="Calibri" w:hAnsi="Calibri"/>
                <w:sz w:val="22"/>
                <w:szCs w:val="22"/>
              </w:rPr>
              <w:t>T</w:t>
            </w:r>
            <w:r w:rsidRPr="00B82AB8">
              <w:rPr>
                <w:rFonts w:ascii="Calibri" w:hAnsi="Calibri"/>
                <w:sz w:val="22"/>
                <w:szCs w:val="22"/>
              </w:rPr>
              <w:t>01, 7/</w:t>
            </w:r>
            <w:r>
              <w:rPr>
                <w:rFonts w:ascii="Calibri" w:hAnsi="Calibri"/>
                <w:sz w:val="22"/>
                <w:szCs w:val="22"/>
              </w:rPr>
              <w:t>T</w:t>
            </w:r>
            <w:r w:rsidRPr="00B82AB8">
              <w:rPr>
                <w:rFonts w:ascii="Calibri" w:hAnsi="Calibri"/>
                <w:sz w:val="22"/>
                <w:szCs w:val="22"/>
              </w:rPr>
              <w:t>01</w:t>
            </w:r>
            <w:r>
              <w:rPr>
                <w:rFonts w:ascii="Calibri" w:hAnsi="Calibri"/>
                <w:sz w:val="22"/>
                <w:szCs w:val="22"/>
              </w:rPr>
              <w:t>) in “Existing Type/</w:t>
            </w:r>
            <w:proofErr w:type="spellStart"/>
            <w:r>
              <w:rPr>
                <w:rFonts w:ascii="Calibri" w:hAnsi="Calibri"/>
                <w:sz w:val="22"/>
                <w:szCs w:val="22"/>
              </w:rPr>
              <w:t>Mech</w:t>
            </w:r>
            <w:proofErr w:type="spellEnd"/>
            <w:r>
              <w:rPr>
                <w:rFonts w:ascii="Calibri" w:hAnsi="Calibri"/>
                <w:sz w:val="22"/>
                <w:szCs w:val="22"/>
              </w:rPr>
              <w:t xml:space="preserve"> Combinations with No Changes” section</w:t>
            </w:r>
          </w:p>
        </w:tc>
      </w:tr>
      <w:tr w:rsidR="00837DF2" w14:paraId="70743D07" w14:textId="77777777" w:rsidTr="00A93368">
        <w:tc>
          <w:tcPr>
            <w:tcW w:w="2155" w:type="dxa"/>
          </w:tcPr>
          <w:p w14:paraId="25CAFF78" w14:textId="77777777" w:rsidR="00837DF2" w:rsidRDefault="00837DF2" w:rsidP="00A93368">
            <w:pPr>
              <w:rPr>
                <w:rFonts w:ascii="Calibri" w:hAnsi="Calibri"/>
                <w:sz w:val="22"/>
                <w:szCs w:val="22"/>
              </w:rPr>
            </w:pPr>
            <w:r>
              <w:rPr>
                <w:rFonts w:ascii="Calibri" w:hAnsi="Calibri"/>
                <w:sz w:val="22"/>
                <w:szCs w:val="22"/>
              </w:rPr>
              <w:t>Existing Type/</w:t>
            </w:r>
            <w:proofErr w:type="spellStart"/>
            <w:r>
              <w:rPr>
                <w:rFonts w:ascii="Calibri" w:hAnsi="Calibri"/>
                <w:sz w:val="22"/>
                <w:szCs w:val="22"/>
              </w:rPr>
              <w:t>Mech</w:t>
            </w:r>
            <w:proofErr w:type="spellEnd"/>
            <w:r>
              <w:rPr>
                <w:rFonts w:ascii="Calibri" w:hAnsi="Calibri"/>
                <w:sz w:val="22"/>
                <w:szCs w:val="22"/>
              </w:rPr>
              <w:t xml:space="preserve"> Combinations with </w:t>
            </w:r>
            <w:r>
              <w:rPr>
                <w:rFonts w:ascii="Calibri" w:hAnsi="Calibri"/>
                <w:sz w:val="22"/>
                <w:szCs w:val="22"/>
              </w:rPr>
              <w:lastRenderedPageBreak/>
              <w:t>No Changes</w:t>
            </w:r>
          </w:p>
        </w:tc>
        <w:tc>
          <w:tcPr>
            <w:tcW w:w="7313" w:type="dxa"/>
          </w:tcPr>
          <w:p w14:paraId="77B77834" w14:textId="77777777" w:rsidR="00837DF2" w:rsidRDefault="00837DF2" w:rsidP="00A93368">
            <w:pPr>
              <w:rPr>
                <w:rFonts w:ascii="Calibri" w:hAnsi="Calibri"/>
                <w:sz w:val="22"/>
                <w:szCs w:val="22"/>
              </w:rPr>
            </w:pPr>
            <w:r>
              <w:rPr>
                <w:rFonts w:ascii="Calibri" w:hAnsi="Calibri"/>
                <w:sz w:val="22"/>
                <w:szCs w:val="22"/>
              </w:rPr>
              <w:lastRenderedPageBreak/>
              <w:t>If type/</w:t>
            </w:r>
            <w:proofErr w:type="spellStart"/>
            <w:r>
              <w:rPr>
                <w:rFonts w:ascii="Calibri" w:hAnsi="Calibri"/>
                <w:sz w:val="22"/>
                <w:szCs w:val="22"/>
              </w:rPr>
              <w:t>mech</w:t>
            </w:r>
            <w:proofErr w:type="spellEnd"/>
            <w:r>
              <w:rPr>
                <w:rFonts w:ascii="Calibri" w:hAnsi="Calibri"/>
                <w:sz w:val="22"/>
                <w:szCs w:val="22"/>
              </w:rPr>
              <w:t xml:space="preserve"> did not get in any of the sections above, it should be displayed in this category. </w:t>
            </w:r>
          </w:p>
          <w:p w14:paraId="548B6C62" w14:textId="77777777" w:rsidR="00837DF2" w:rsidRDefault="00837DF2" w:rsidP="00A93368">
            <w:pPr>
              <w:rPr>
                <w:rFonts w:ascii="Calibri" w:hAnsi="Calibri"/>
                <w:sz w:val="22"/>
                <w:szCs w:val="22"/>
              </w:rPr>
            </w:pPr>
          </w:p>
          <w:p w14:paraId="03C9D16F" w14:textId="77777777" w:rsidR="00837DF2" w:rsidRPr="004933AA" w:rsidRDefault="00837DF2" w:rsidP="00A93368">
            <w:pPr>
              <w:rPr>
                <w:rFonts w:ascii="Calibri" w:hAnsi="Calibri"/>
                <w:i/>
                <w:sz w:val="22"/>
                <w:szCs w:val="22"/>
              </w:rPr>
            </w:pPr>
          </w:p>
        </w:tc>
      </w:tr>
    </w:tbl>
    <w:p w14:paraId="36562E1A" w14:textId="77777777" w:rsidR="00837DF2" w:rsidRDefault="00837DF2" w:rsidP="00837DF2">
      <w:pPr>
        <w:rPr>
          <w:rFonts w:ascii="Calibri" w:hAnsi="Calibri"/>
          <w:sz w:val="22"/>
          <w:szCs w:val="22"/>
        </w:rPr>
      </w:pPr>
    </w:p>
    <w:p w14:paraId="5FEEDEAC" w14:textId="1C361103" w:rsidR="003A277A" w:rsidRDefault="003A277A" w:rsidP="00600EFC">
      <w:pPr>
        <w:pStyle w:val="Heading2"/>
        <w:rPr>
          <w:noProof/>
        </w:rPr>
      </w:pPr>
      <w:bookmarkStart w:id="184" w:name="_Toc490660598"/>
      <w:r>
        <w:rPr>
          <w:noProof/>
        </w:rPr>
        <w:t xml:space="preserve">Review </w:t>
      </w:r>
      <w:r w:rsidR="00A623DB">
        <w:rPr>
          <w:noProof/>
        </w:rPr>
        <w:t>&amp; Test Draft</w:t>
      </w:r>
      <w:r>
        <w:rPr>
          <w:noProof/>
        </w:rPr>
        <w:t xml:space="preserve"> Module screens mockup</w:t>
      </w:r>
      <w:r w:rsidR="00434DFA">
        <w:rPr>
          <w:noProof/>
        </w:rPr>
        <w:t>s</w:t>
      </w:r>
      <w:bookmarkEnd w:id="184"/>
    </w:p>
    <w:p w14:paraId="1E2B125F" w14:textId="16855D4D" w:rsidR="00A20307" w:rsidRDefault="00A20307" w:rsidP="00600EFC">
      <w:pPr>
        <w:pStyle w:val="Heading3"/>
      </w:pPr>
      <w:bookmarkStart w:id="185" w:name="_Toc490660599"/>
      <w:r>
        <w:t>General mockup for all modules, except Revision</w:t>
      </w:r>
      <w:bookmarkEnd w:id="185"/>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186" w:name="_Toc490660600"/>
      <w:r>
        <w:t>“Existing Type/Mechanism combinations with no changes” section mockup</w:t>
      </w:r>
      <w:bookmarkEnd w:id="186"/>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187" w:name="_Toc490660601"/>
      <w:r>
        <w:lastRenderedPageBreak/>
        <w:t>Revision module mockup</w:t>
      </w:r>
      <w:bookmarkEnd w:id="187"/>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6AF07502" w14:textId="08A54064" w:rsidR="00D505DC" w:rsidRDefault="003A277A" w:rsidP="00D505DC">
      <w:pPr>
        <w:pStyle w:val="Heading2"/>
        <w:numPr>
          <w:ilvl w:val="1"/>
          <w:numId w:val="18"/>
        </w:numPr>
        <w:rPr>
          <w:ins w:id="188" w:author="Tulchinskaya, Gaby (NIH/NCI) [C]" w:date="2017-07-31T11:32:00Z"/>
        </w:rPr>
      </w:pPr>
      <w:bookmarkStart w:id="189" w:name="_Toc490660602"/>
      <w:r>
        <w:t xml:space="preserve">Review </w:t>
      </w:r>
      <w:r w:rsidR="00E73E07">
        <w:t>&amp;</w:t>
      </w:r>
      <w:r>
        <w:t xml:space="preserve"> Test </w:t>
      </w:r>
      <w:r w:rsidR="00E73E07">
        <w:t xml:space="preserve">Draft </w:t>
      </w:r>
      <w:r>
        <w:t>Module Screen Data elements</w:t>
      </w:r>
      <w:bookmarkEnd w:id="189"/>
    </w:p>
    <w:p w14:paraId="3E3D0F3C" w14:textId="1E642569" w:rsidR="00D505DC" w:rsidRDefault="00D505DC" w:rsidP="00D505DC">
      <w:pPr>
        <w:rPr>
          <w:ins w:id="190" w:author="Tulchinskaya, Gaby (NIH/NCI) [C]" w:date="2017-07-31T11:33:00Z"/>
          <w:rFonts w:asciiTheme="minorHAnsi" w:hAnsiTheme="minorHAnsi" w:cstheme="minorBidi"/>
          <w:bCs w:val="0"/>
        </w:rPr>
      </w:pPr>
      <w:ins w:id="191" w:author="Tulchinskaya, Gaby (NIH/NCI) [C]" w:date="2017-07-31T11:32:00Z">
        <w:r>
          <w:t xml:space="preserve">Rule: </w:t>
        </w:r>
      </w:ins>
      <w:ins w:id="192" w:author="Tulchinskaya, Gaby (NIH/NCI) [C]" w:date="2017-07-31T11:33:00Z">
        <w:r>
          <w:t>Display of Type/</w:t>
        </w:r>
        <w:proofErr w:type="spellStart"/>
        <w:r>
          <w:t>Mech</w:t>
        </w:r>
        <w:proofErr w:type="spellEnd"/>
        <w:r>
          <w:t xml:space="preserve"> list for the form </w:t>
        </w:r>
      </w:ins>
    </w:p>
    <w:p w14:paraId="5366BC5C" w14:textId="326DCE94" w:rsidR="00D505DC" w:rsidRDefault="00D505DC" w:rsidP="00D505DC">
      <w:pPr>
        <w:widowControl/>
        <w:numPr>
          <w:ilvl w:val="0"/>
          <w:numId w:val="32"/>
        </w:numPr>
        <w:autoSpaceDE/>
        <w:autoSpaceDN/>
        <w:adjustRightInd/>
        <w:spacing w:after="0" w:line="240" w:lineRule="auto"/>
        <w:rPr>
          <w:ins w:id="193" w:author="Tulchinskaya, Gaby (NIH/NCI) [C]" w:date="2017-07-31T11:33:00Z"/>
        </w:rPr>
      </w:pPr>
      <w:ins w:id="194" w:author="Tulchinskaya, Gaby (NIH/NCI) [C]" w:date="2017-07-31T11:33:00Z">
        <w:r>
          <w:t xml:space="preserve">Group by </w:t>
        </w:r>
        <w:proofErr w:type="spellStart"/>
        <w:r>
          <w:t>mech</w:t>
        </w:r>
        <w:proofErr w:type="spellEnd"/>
        <w:r>
          <w:t>, within this group sort by type (e.g. 1/R01, 2/R01, 3R01)</w:t>
        </w:r>
      </w:ins>
    </w:p>
    <w:p w14:paraId="46A3E0D1" w14:textId="2F38EC9F" w:rsidR="00D505DC" w:rsidRPr="00D505DC" w:rsidRDefault="00D505DC" w:rsidP="00D505DC">
      <w:pPr>
        <w:widowControl/>
        <w:numPr>
          <w:ilvl w:val="0"/>
          <w:numId w:val="32"/>
        </w:numPr>
        <w:autoSpaceDE/>
        <w:autoSpaceDN/>
        <w:adjustRightInd/>
        <w:spacing w:after="0" w:line="240" w:lineRule="auto"/>
      </w:pPr>
      <w:ins w:id="195" w:author="Tulchinskaya, Gaby (NIH/NCI) [C]" w:date="2017-07-31T11:33:00Z">
        <w:r>
          <w:t xml:space="preserve">If it’s more than one </w:t>
        </w:r>
        <w:proofErr w:type="spellStart"/>
        <w:r>
          <w:t>mech</w:t>
        </w:r>
        <w:proofErr w:type="spellEnd"/>
        <w:r>
          <w:t xml:space="preserve">, </w:t>
        </w:r>
        <w:proofErr w:type="spellStart"/>
        <w:r>
          <w:t>mech</w:t>
        </w:r>
        <w:proofErr w:type="spellEnd"/>
        <w:r>
          <w:t xml:space="preserve"> groups should be in alphabetical order. E.g. F…group should preside </w:t>
        </w:r>
        <w:proofErr w:type="spellStart"/>
        <w:r>
          <w:t>R..group</w:t>
        </w:r>
      </w:ins>
      <w:proofErr w:type="spellEnd"/>
    </w:p>
    <w:p w14:paraId="0C7915AF" w14:textId="1BD0343E" w:rsidR="00D42244" w:rsidRPr="00D42244" w:rsidRDefault="00D42244" w:rsidP="00D42244">
      <w:pPr>
        <w:pStyle w:val="Heading3"/>
      </w:pPr>
      <w:bookmarkStart w:id="196" w:name="_Toc490660603"/>
      <w:r>
        <w:t>Applicable to all modules, except Revision</w:t>
      </w:r>
      <w:bookmarkEnd w:id="196"/>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188D9597" w:rsidR="00DE6D4E" w:rsidRDefault="0011492E" w:rsidP="00600EFC">
            <w:ins w:id="197" w:author="Tulchinskaya, Gaby (NIH/NCI) [C]" w:date="2017-08-10T17:18:00Z">
              <w:r>
                <w:t xml:space="preserve">Enabled </w:t>
              </w:r>
            </w:ins>
            <w:r w:rsidR="00DE6D4E">
              <w:t xml:space="preserve">only </w:t>
            </w:r>
            <w:ins w:id="198" w:author="Tulchinskaya, Gaby (NIH/NCI) [C]" w:date="2017-08-10T17:18:00Z">
              <w:r>
                <w:t xml:space="preserve">for </w:t>
              </w:r>
            </w:ins>
            <w:r w:rsidR="00DE6D4E">
              <w:t>a user with Draft Admin role;</w:t>
            </w:r>
          </w:p>
          <w:p w14:paraId="73F15472" w14:textId="77777777" w:rsidR="00DE6D4E" w:rsidRDefault="00DE6D4E" w:rsidP="00600EFC">
            <w:pPr>
              <w:rPr>
                <w:ins w:id="199" w:author="Tulchinskaya, Gaby (NIH/NCI) [C]" w:date="2017-08-10T17:18:00Z"/>
              </w:rPr>
            </w:pPr>
            <w:r>
              <w:t>Displayed at the top and the bottom of the screen</w:t>
            </w:r>
          </w:p>
          <w:p w14:paraId="0B5DA178" w14:textId="35582009" w:rsidR="0011492E" w:rsidRPr="00DE06BD" w:rsidRDefault="0011492E" w:rsidP="00600EFC">
            <w:ins w:id="200" w:author="Tulchinskaya, Gaby (NIH/NCI) [C]" w:date="2017-08-10T17:18:00Z">
              <w:r>
                <w:t xml:space="preserve">If Disabled, </w:t>
              </w:r>
            </w:ins>
            <w:ins w:id="201" w:author="Tulchinskaya, Gaby (NIH/NCI) [C]" w:date="2017-08-10T17:19:00Z">
              <w:r>
                <w:t xml:space="preserve">the </w:t>
              </w:r>
              <w:r w:rsidRPr="0011492E">
                <w:t xml:space="preserve">tooltip says:  "You must have </w:t>
              </w:r>
              <w:proofErr w:type="spellStart"/>
              <w:r w:rsidRPr="0011492E">
                <w:t>Greensheets</w:t>
              </w:r>
              <w:proofErr w:type="spellEnd"/>
              <w:r w:rsidRPr="0011492E">
                <w:t xml:space="preserve"> Draft Admin role to be able to promote or reject Draft Module"</w:t>
              </w:r>
            </w:ins>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EE44194" w:rsidR="00120A59" w:rsidRDefault="0011492E" w:rsidP="00600EFC">
            <w:ins w:id="202" w:author="Tulchinskaya, Gaby (NIH/NCI) [C]" w:date="2017-08-10T17:20:00Z">
              <w:r>
                <w:t xml:space="preserve">Enabled </w:t>
              </w:r>
            </w:ins>
            <w:r w:rsidR="00120A59">
              <w:t xml:space="preserve">only </w:t>
            </w:r>
            <w:ins w:id="203" w:author="Tulchinskaya, Gaby (NIH/NCI) [C]" w:date="2017-08-10T17:20:00Z">
              <w:r>
                <w:t>for</w:t>
              </w:r>
            </w:ins>
            <w:r w:rsidR="00120A59">
              <w:t xml:space="preserve"> a user with Draft Admin role</w:t>
            </w:r>
          </w:p>
          <w:p w14:paraId="068031AA" w14:textId="77777777" w:rsidR="00120A59" w:rsidRDefault="00120A59" w:rsidP="00600EFC">
            <w:pPr>
              <w:rPr>
                <w:ins w:id="204" w:author="Tulchinskaya, Gaby (NIH/NCI) [C]" w:date="2017-08-10T17:20:00Z"/>
              </w:rPr>
            </w:pPr>
            <w:r>
              <w:t xml:space="preserve">Displayed at the top and the </w:t>
            </w:r>
            <w:r>
              <w:lastRenderedPageBreak/>
              <w:t>bottom of the screen</w:t>
            </w:r>
          </w:p>
          <w:p w14:paraId="370032AB" w14:textId="19AF3471" w:rsidR="0011492E" w:rsidRPr="00DE06BD" w:rsidRDefault="0011492E" w:rsidP="00600EFC">
            <w:ins w:id="205" w:author="Tulchinskaya, Gaby (NIH/NCI) [C]" w:date="2017-08-10T17:20:00Z">
              <w:r>
                <w:t xml:space="preserve">If Disabled, the </w:t>
              </w:r>
              <w:r w:rsidRPr="0011492E">
                <w:t xml:space="preserve">tooltip says:  "You must have </w:t>
              </w:r>
              <w:proofErr w:type="spellStart"/>
              <w:r w:rsidRPr="0011492E">
                <w:t>Greensheets</w:t>
              </w:r>
              <w:proofErr w:type="spellEnd"/>
              <w:r w:rsidRPr="0011492E">
                <w:t xml:space="preserve"> Draft Admin role to be able to promote or reject Draft Module"</w:t>
              </w:r>
            </w:ins>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lastRenderedPageBreak/>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 xml:space="preserve">Set of Application type/Application mechanism combinations, that were </w:t>
            </w:r>
            <w:r>
              <w:lastRenderedPageBreak/>
              <w:t>deleted from this module in Form Builder</w:t>
            </w:r>
          </w:p>
        </w:tc>
        <w:tc>
          <w:tcPr>
            <w:tcW w:w="1350" w:type="dxa"/>
          </w:tcPr>
          <w:p w14:paraId="732CDDF0" w14:textId="4589051E" w:rsidR="00AD48E5" w:rsidRDefault="00AD48E5" w:rsidP="00600EFC">
            <w:r>
              <w:lastRenderedPageBreak/>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206" w:name="_Toc490660604"/>
      <w:r>
        <w:t>Applicable to Revision module</w:t>
      </w:r>
      <w:bookmarkEnd w:id="206"/>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 xml:space="preserve">role =&gt; </w:t>
            </w:r>
            <w:r>
              <w:lastRenderedPageBreak/>
              <w:t>Email to testers</w:t>
            </w:r>
          </w:p>
        </w:tc>
        <w:tc>
          <w:tcPr>
            <w:tcW w:w="1350" w:type="dxa"/>
          </w:tcPr>
          <w:p w14:paraId="5D5CB9CF" w14:textId="73E7B748" w:rsidR="00921DCF" w:rsidRDefault="00921DCF" w:rsidP="00921DCF">
            <w:r>
              <w:lastRenderedPageBreak/>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207" w:name="_Toc490660605"/>
      <w:r>
        <w:rPr>
          <w:noProof/>
        </w:rPr>
        <w:t>Test Greensheet functionality</w:t>
      </w:r>
      <w:bookmarkEnd w:id="207"/>
    </w:p>
    <w:p w14:paraId="26A5C7D7" w14:textId="57D289B5" w:rsidR="00EC5443" w:rsidRDefault="00EC5443" w:rsidP="00600EFC">
      <w:pPr>
        <w:pStyle w:val="Heading2"/>
      </w:pPr>
      <w:bookmarkStart w:id="208" w:name="_Toc490660606"/>
      <w:r>
        <w:t>“Test” flow of events</w:t>
      </w:r>
      <w:bookmarkEnd w:id="208"/>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209" w:name="_Toc481661897"/>
      <w:r w:rsidRPr="004A5C0B">
        <w:t>BUSINESS RULES and Corresponding Errors</w:t>
      </w:r>
      <w:bookmarkEnd w:id="209"/>
      <w:r>
        <w:t xml:space="preserve"> =&gt; </w:t>
      </w:r>
      <w:bookmarkStart w:id="210" w:name="_Toc481661898"/>
      <w:r>
        <w:t>Display rules</w:t>
      </w:r>
      <w:bookmarkEnd w:id="210"/>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w:t>
        </w:r>
        <w:r w:rsidR="007E12AD" w:rsidRPr="00DE6C0A">
          <w:rPr>
            <w:rStyle w:val="Hyperlink"/>
            <w:rFonts w:ascii="Arial" w:hAnsi="Arial"/>
            <w:sz w:val="20"/>
            <w:szCs w:val="20"/>
          </w:rPr>
          <w:lastRenderedPageBreak/>
          <w:t>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w:t>
      </w:r>
      <w:proofErr w:type="spellStart"/>
      <w:r w:rsidR="007E12AD">
        <w:rPr>
          <w:rFonts w:ascii="Arial" w:hAnsi="Arial"/>
          <w:sz w:val="20"/>
          <w:szCs w:val="20"/>
        </w:rPr>
        <w:t>greensheet</w:t>
      </w:r>
      <w:proofErr w:type="spellEnd"/>
      <w:r w:rsidR="007E12AD">
        <w:rPr>
          <w:rFonts w:ascii="Arial" w:hAnsi="Arial"/>
          <w:sz w:val="20"/>
          <w:szCs w:val="20"/>
        </w:rPr>
        <w:t xml:space="preserve">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211" w:name="_Toc490660607"/>
      <w:r>
        <w:t xml:space="preserve">Review and Test </w:t>
      </w:r>
      <w:proofErr w:type="spellStart"/>
      <w:r>
        <w:t>Greensheet</w:t>
      </w:r>
      <w:proofErr w:type="spellEnd"/>
      <w:r>
        <w:t xml:space="preserve"> </w:t>
      </w:r>
      <w:r w:rsidR="002010FD">
        <w:t>s</w:t>
      </w:r>
      <w:r w:rsidR="00EC5443">
        <w:t>creen mockup</w:t>
      </w:r>
      <w:bookmarkEnd w:id="211"/>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212" w:name="_Toc490660608"/>
      <w:r>
        <w:t>Sub-questions</w:t>
      </w:r>
      <w:r w:rsidR="00A966E1">
        <w:t xml:space="preserve"> numbering</w:t>
      </w:r>
      <w:bookmarkEnd w:id="212"/>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lastRenderedPageBreak/>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213" w:name="_Toc490660609"/>
      <w:r>
        <w:t xml:space="preserve">Review and Test </w:t>
      </w:r>
      <w:proofErr w:type="spellStart"/>
      <w:r>
        <w:t>Greensheet</w:t>
      </w:r>
      <w:proofErr w:type="spellEnd"/>
      <w:r>
        <w:t xml:space="preserve"> </w:t>
      </w:r>
      <w:r w:rsidR="00EC5443">
        <w:t>Screen Data elements</w:t>
      </w:r>
      <w:bookmarkEnd w:id="213"/>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Back to Review &amp; Test Module</w:t>
            </w:r>
          </w:p>
        </w:tc>
        <w:tc>
          <w:tcPr>
            <w:tcW w:w="3690" w:type="dxa"/>
          </w:tcPr>
          <w:p w14:paraId="4E295063" w14:textId="36733F08" w:rsidR="00A966E1" w:rsidRDefault="00A966E1" w:rsidP="00600EFC">
            <w:r>
              <w:t xml:space="preserve">Allows to return to Review &amp; Test Module screen </w:t>
            </w:r>
          </w:p>
        </w:tc>
        <w:tc>
          <w:tcPr>
            <w:tcW w:w="1440" w:type="dxa"/>
          </w:tcPr>
          <w:p w14:paraId="21FDCA85" w14:textId="572E0DC9" w:rsidR="00A966E1" w:rsidRDefault="00A966E1" w:rsidP="00600EFC">
            <w:r>
              <w:t>Button</w:t>
            </w:r>
          </w:p>
        </w:tc>
        <w:tc>
          <w:tcPr>
            <w:tcW w:w="2268" w:type="dxa"/>
          </w:tcPr>
          <w:p w14:paraId="204F2104" w14:textId="3595AC91" w:rsidR="00A966E1" w:rsidRPr="00DE06BD" w:rsidRDefault="00A966E1" w:rsidP="00600EFC">
            <w:r>
              <w:t>Provided only to the 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033CE8" w:rsidRPr="00DE06BD" w14:paraId="36836663" w14:textId="77777777" w:rsidTr="00350B08">
        <w:trPr>
          <w:trHeight w:val="314"/>
          <w:ins w:id="214" w:author="Tulchinskaya, Gaby (NIH/NCI) [C]" w:date="2017-08-01T15:21:00Z"/>
        </w:trPr>
        <w:tc>
          <w:tcPr>
            <w:tcW w:w="2178" w:type="dxa"/>
          </w:tcPr>
          <w:p w14:paraId="0D4423EB" w14:textId="47C49C5D" w:rsidR="00033CE8" w:rsidRDefault="00033CE8" w:rsidP="00600EFC">
            <w:pPr>
              <w:rPr>
                <w:ins w:id="215" w:author="Tulchinskaya, Gaby (NIH/NCI) [C]" w:date="2017-08-01T15:21:00Z"/>
              </w:rPr>
            </w:pPr>
            <w:ins w:id="216" w:author="Tulchinskaya, Gaby (NIH/NCI) [C]" w:date="2017-08-01T15:22:00Z">
              <w:r>
                <w:t>Static text</w:t>
              </w:r>
            </w:ins>
          </w:p>
        </w:tc>
        <w:tc>
          <w:tcPr>
            <w:tcW w:w="3690" w:type="dxa"/>
          </w:tcPr>
          <w:p w14:paraId="0A22939D" w14:textId="25C13111" w:rsidR="00033CE8" w:rsidRDefault="00033CE8" w:rsidP="00600EFC">
            <w:pPr>
              <w:rPr>
                <w:ins w:id="217" w:author="Tulchinskaya, Gaby (NIH/NCI) [C]" w:date="2017-08-01T15:21:00Z"/>
              </w:rPr>
            </w:pPr>
            <w:ins w:id="218" w:author="Tulchinskaya, Gaby (NIH/NCI) [C]" w:date="2017-08-01T15:22:00Z">
              <w:r>
                <w:t>“</w:t>
              </w:r>
              <w:r>
                <w:rPr>
                  <w:color w:val="333333"/>
                  <w:sz w:val="21"/>
                  <w:szCs w:val="21"/>
                  <w:lang w:val="en"/>
                </w:rPr>
                <w:t>Comments and Attachments are disabled in Test Mode”</w:t>
              </w:r>
            </w:ins>
          </w:p>
        </w:tc>
        <w:tc>
          <w:tcPr>
            <w:tcW w:w="1440" w:type="dxa"/>
          </w:tcPr>
          <w:p w14:paraId="6B85AC13" w14:textId="4DA12E98" w:rsidR="00033CE8" w:rsidRDefault="00033CE8" w:rsidP="00600EFC">
            <w:pPr>
              <w:rPr>
                <w:ins w:id="219" w:author="Tulchinskaya, Gaby (NIH/NCI) [C]" w:date="2017-08-01T15:21:00Z"/>
              </w:rPr>
            </w:pPr>
            <w:ins w:id="220" w:author="Tulchinskaya, Gaby (NIH/NCI) [C]" w:date="2017-08-01T15:21:00Z">
              <w:r>
                <w:t>Read-only</w:t>
              </w:r>
            </w:ins>
          </w:p>
        </w:tc>
        <w:tc>
          <w:tcPr>
            <w:tcW w:w="2268" w:type="dxa"/>
          </w:tcPr>
          <w:p w14:paraId="02273E08" w14:textId="77777777" w:rsidR="00033CE8" w:rsidRPr="00DE06BD" w:rsidRDefault="00033CE8" w:rsidP="00600EFC">
            <w:pPr>
              <w:rPr>
                <w:ins w:id="221" w:author="Tulchinskaya, Gaby (NIH/NCI) [C]" w:date="2017-08-01T15:21:00Z"/>
              </w:rPr>
            </w:pPr>
          </w:p>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lastRenderedPageBreak/>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7241263" r:id="rId36"/>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7241264" r:id="rId38"/>
              </w:object>
            </w:r>
            <w:r w:rsidRPr="007C0448">
              <w:rPr>
                <w:rFonts w:ascii="Arial" w:hAnsi="Arial"/>
                <w:sz w:val="20"/>
                <w:szCs w:val="20"/>
              </w:rPr>
              <w:t>. Comments are NOT expandable on the screen</w:t>
            </w:r>
          </w:p>
          <w:p w14:paraId="1D65DD83" w14:textId="630565E7" w:rsidR="00BB38A3" w:rsidRPr="00BB38A3" w:rsidDel="0013406A" w:rsidRDefault="00BB38A3" w:rsidP="00DD68C4">
            <w:pPr>
              <w:pStyle w:val="ListParagraph"/>
              <w:numPr>
                <w:ilvl w:val="0"/>
                <w:numId w:val="30"/>
              </w:numPr>
              <w:rPr>
                <w:del w:id="222" w:author="Tulchinskaya, Gaby (NIH/NCI) [C]" w:date="2017-08-01T15:23:00Z"/>
              </w:rPr>
            </w:pPr>
            <w:del w:id="223" w:author="Tulchinskaya, Gaby (NIH/NCI) [C]" w:date="2017-08-01T15:23:00Z">
              <w:r w:rsidDel="0013406A">
                <w:delText xml:space="preserve">Tool tip text for </w:delText>
              </w:r>
              <w:r w:rsidR="00F20762" w:rsidDel="0013406A">
                <w:rPr>
                  <w:rFonts w:eastAsia="Calibri"/>
                </w:rPr>
                <w:object w:dxaOrig="380" w:dyaOrig="300" w14:anchorId="61698862">
                  <v:shape id="_x0000_i1028" type="#_x0000_t75" style="width:19pt;height:15pt" o:ole="">
                    <v:imagedata r:id="rId35" o:title=""/>
                  </v:shape>
                  <o:OLEObject Type="Embed" ProgID="PBrush" ShapeID="_x0000_i1028" DrawAspect="Content" ObjectID="_1567241265" r:id="rId39"/>
                </w:object>
              </w:r>
              <w:r w:rsidDel="0013406A">
                <w:rPr>
                  <w:rFonts w:ascii="Arial" w:eastAsia="Calibri" w:hAnsi="Arial"/>
                  <w:sz w:val="20"/>
                  <w:szCs w:val="20"/>
                </w:rPr>
                <w:delText xml:space="preserve"> is “</w:delText>
              </w:r>
              <w:r w:rsidDel="0013406A">
                <w:rPr>
                  <w:rFonts w:ascii="Arial Narrow" w:hAnsi="Arial Narrow"/>
                </w:rPr>
                <w:delText>Comments for Test Mode are Disabled”</w:delText>
              </w:r>
            </w:del>
          </w:p>
          <w:p w14:paraId="2BCB3548" w14:textId="416CFEEE" w:rsidR="00BB38A3" w:rsidRPr="00DE06BD" w:rsidRDefault="00BB38A3" w:rsidP="00DD68C4">
            <w:pPr>
              <w:pStyle w:val="ListParagraph"/>
              <w:numPr>
                <w:ilvl w:val="0"/>
                <w:numId w:val="30"/>
              </w:numPr>
            </w:pPr>
            <w:del w:id="224" w:author="Tulchinskaya, Gaby (NIH/NCI) [C]" w:date="2017-08-01T15:23:00Z">
              <w:r w:rsidDel="0013406A">
                <w:delText xml:space="preserve">Tool tip text for </w:delText>
              </w:r>
              <w:r w:rsidR="00F20762" w:rsidDel="0013406A">
                <w:rPr>
                  <w:rFonts w:eastAsia="Calibri"/>
                </w:rPr>
                <w:object w:dxaOrig="170" w:dyaOrig="310" w14:anchorId="1A3C3BCE">
                  <v:shape id="_x0000_i1029" type="#_x0000_t75" style="width:8.5pt;height:15.5pt" o:ole="">
                    <v:imagedata r:id="rId37" o:title=""/>
                  </v:shape>
                  <o:OLEObject Type="Embed" ProgID="PBrush" ShapeID="_x0000_i1029" DrawAspect="Content" ObjectID="_1567241266" r:id="rId40"/>
                </w:object>
              </w:r>
              <w:r w:rsidR="00F20762" w:rsidDel="0013406A">
                <w:delText xml:space="preserve"> </w:delText>
              </w:r>
              <w:r w:rsidDel="0013406A">
                <w:delText>is “</w:delText>
              </w:r>
              <w:r w:rsidDel="0013406A">
                <w:rPr>
                  <w:rFonts w:ascii="Arial Narrow" w:hAnsi="Arial Narrow"/>
                </w:rPr>
                <w:delText>Add Attachments is Disabled in Test Mode”</w:delText>
              </w:r>
            </w:del>
          </w:p>
        </w:tc>
      </w:tr>
    </w:tbl>
    <w:p w14:paraId="0645CFFA" w14:textId="6A2AC017" w:rsidR="00B3155D" w:rsidRDefault="004304F3" w:rsidP="00600EFC">
      <w:pPr>
        <w:pStyle w:val="Heading1"/>
        <w:rPr>
          <w:noProof/>
        </w:rPr>
      </w:pPr>
      <w:bookmarkStart w:id="225" w:name="_Toc490660610"/>
      <w:r>
        <w:rPr>
          <w:noProof/>
        </w:rPr>
        <w:t>Promote or Reject the module functionality</w:t>
      </w:r>
      <w:bookmarkEnd w:id="225"/>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lastRenderedPageBreak/>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226" w:name="_Toc490660611"/>
      <w:r w:rsidRPr="00A65F80">
        <w:t>Import templates from GS Form Builder</w:t>
      </w:r>
      <w:bookmarkEnd w:id="226"/>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w:t>
              </w:r>
              <w:r>
                <w:rPr>
                  <w:rStyle w:val="Hyperlink"/>
                  <w:sz w:val="21"/>
                  <w:szCs w:val="21"/>
                  <w:lang w:val="en"/>
                </w:rPr>
                <w:lastRenderedPageBreak/>
                <w:t>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227" w:name="_Toc490660612"/>
      <w:r>
        <w:t xml:space="preserve">Email Notifications about </w:t>
      </w:r>
      <w:proofErr w:type="spellStart"/>
      <w:r>
        <w:t>greensheets</w:t>
      </w:r>
      <w:proofErr w:type="spellEnd"/>
      <w:r>
        <w:t xml:space="preserve"> module deployment process.</w:t>
      </w:r>
      <w:bookmarkEnd w:id="227"/>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t>The recipient list for all GS messages is set in a property file.  It is not dynamically generated in the code. </w:t>
            </w:r>
            <w:ins w:id="228"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229" w:author="Polonsky, Yakov (NIH/NCI) [C]" w:date="2017-02-10T11:35:00Z">
              <w:r w:rsidR="00F240E9" w:rsidRPr="00B75CC6">
                <w:rPr>
                  <w:rFonts w:ascii="Arial" w:hAnsi="Arial"/>
                  <w:sz w:val="20"/>
                  <w:szCs w:val="20"/>
                </w:rPr>
                <w:t xml:space="preserve">Forms </w:t>
              </w:r>
            </w:ins>
            <w:r w:rsidRPr="00B75CC6">
              <w:rPr>
                <w:rFonts w:ascii="Arial" w:hAnsi="Arial"/>
                <w:sz w:val="20"/>
                <w:szCs w:val="20"/>
              </w:rPr>
              <w:t>are available for you to review</w:t>
            </w:r>
            <w:ins w:id="230" w:author="Tulchinskaya, Gaby (NIH/NCI) [C]" w:date="2017-06-26T15:07:00Z">
              <w:r w:rsidR="0044189E">
                <w:rPr>
                  <w:rFonts w:ascii="Arial" w:hAnsi="Arial"/>
                  <w:sz w:val="20"/>
                  <w:szCs w:val="20"/>
                </w:rPr>
                <w:t xml:space="preserve"> and test</w:t>
              </w:r>
            </w:ins>
            <w:r w:rsidRPr="00B75CC6">
              <w:rPr>
                <w:rFonts w:ascii="Arial" w:hAnsi="Arial"/>
                <w:sz w:val="20"/>
                <w:szCs w:val="20"/>
              </w:rPr>
              <w:t xml:space="preserve">.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231" w:author="Polonsky, Yakov (NIH/NCI) [C]" w:date="2017-02-10T11:36:00Z">
              <w:r w:rsidR="00F240E9" w:rsidRPr="00B75CC6">
                <w:rPr>
                  <w:rFonts w:ascii="Arial" w:hAnsi="Arial"/>
                  <w:sz w:val="20"/>
                  <w:szCs w:val="20"/>
                </w:rPr>
                <w:t xml:space="preserve"> and</w:t>
              </w:r>
            </w:ins>
            <w:del w:id="232"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233" w:author="Tulchinskaya, Gaby (NIH/NCI) [C]" w:date="2017-02-10T10:59:00Z">
              <w:r w:rsidR="009B1C1D" w:rsidRPr="00B75CC6">
                <w:rPr>
                  <w:rFonts w:ascii="Arial" w:hAnsi="Arial"/>
                  <w:sz w:val="20"/>
                  <w:szCs w:val="20"/>
                </w:rPr>
                <w:t>select th</w:t>
              </w:r>
            </w:ins>
            <w:ins w:id="234" w:author="Tulchinskaya, Gaby (NIH/NCI) [C]" w:date="2017-02-10T11:01:00Z">
              <w:r w:rsidR="009B1C1D" w:rsidRPr="00B75CC6">
                <w:rPr>
                  <w:rFonts w:ascii="Arial" w:hAnsi="Arial"/>
                  <w:sz w:val="20"/>
                  <w:szCs w:val="20"/>
                </w:rPr>
                <w:t>is</w:t>
              </w:r>
            </w:ins>
            <w:ins w:id="235" w:author="Tulchinskaya, Gaby (NIH/NCI) [C]" w:date="2017-02-10T10:59:00Z">
              <w:r w:rsidR="009B1C1D" w:rsidRPr="00B75CC6">
                <w:rPr>
                  <w:rFonts w:ascii="Arial" w:hAnsi="Arial"/>
                  <w:sz w:val="20"/>
                  <w:szCs w:val="20"/>
                </w:rPr>
                <w:t xml:space="preserve"> module in the </w:t>
              </w:r>
            </w:ins>
            <w:ins w:id="236"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237" w:author="Tulchinskaya, Gaby (NIH/NCI) [C]" w:date="2017-02-10T11:00:00Z">
              <w:r w:rsidR="009B1C1D" w:rsidRPr="00B75CC6">
                <w:rPr>
                  <w:rFonts w:ascii="Arial" w:hAnsi="Arial"/>
                  <w:sz w:val="20"/>
                  <w:szCs w:val="20"/>
                </w:rPr>
                <w:t xml:space="preserve"> screen</w:t>
              </w:r>
            </w:ins>
            <w:ins w:id="238" w:author="Polonsky, Yakov (NIH/NCI) [C]" w:date="2017-02-10T11:36:00Z">
              <w:r w:rsidR="00F240E9" w:rsidRPr="00B75CC6">
                <w:rPr>
                  <w:rFonts w:ascii="Arial" w:hAnsi="Arial"/>
                  <w:sz w:val="20"/>
                  <w:szCs w:val="20"/>
                </w:rPr>
                <w:t xml:space="preserve">. </w:t>
              </w:r>
            </w:ins>
            <w:ins w:id="239" w:author="Tulchinskaya, Gaby (NIH/NCI) [C]" w:date="2017-06-26T15:10:00Z">
              <w:r w:rsidR="0044189E">
                <w:rPr>
                  <w:rFonts w:ascii="Arial" w:hAnsi="Arial"/>
                  <w:sz w:val="20"/>
                  <w:szCs w:val="20"/>
                </w:rPr>
                <w:t>Use</w:t>
              </w:r>
            </w:ins>
            <w:ins w:id="240"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w:t>
            </w:r>
            <w:proofErr w:type="spellStart"/>
            <w:r w:rsidRPr="00B75CC6">
              <w:rPr>
                <w:rFonts w:ascii="Arial" w:hAnsi="Arial"/>
                <w:sz w:val="20"/>
                <w:szCs w:val="20"/>
              </w:rPr>
              <w:t>Greensheets</w:t>
            </w:r>
            <w:proofErr w:type="spellEnd"/>
            <w:r w:rsidRPr="00B75CC6">
              <w:rPr>
                <w:rFonts w:ascii="Arial" w:hAnsi="Arial"/>
                <w:sz w:val="20"/>
                <w:szCs w:val="20"/>
              </w:rPr>
              <w:t xml:space="preserve"> and promote them to Production. Alternatively, </w:t>
            </w:r>
            <w:ins w:id="241"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242"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243"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244" w:author="Tulchinskaya, Gaby (NIH/NCI) [C]" w:date="2017-02-10T10:58:00Z"/>
                <w:rFonts w:ascii="Arial" w:hAnsi="Arial"/>
                <w:sz w:val="20"/>
                <w:szCs w:val="20"/>
              </w:rPr>
            </w:pPr>
            <w:del w:id="245"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246" w:author="Tulchinskaya, Gaby (NIH/NCI) [C]" w:date="2017-02-10T10:58:00Z"/>
                <w:rFonts w:ascii="Arial" w:hAnsi="Arial"/>
                <w:sz w:val="20"/>
                <w:szCs w:val="20"/>
              </w:rPr>
            </w:pPr>
            <w:del w:id="247"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48"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249" w:author="Polonsky, Yakov (NIH/NCI) [C]" w:date="2017-02-10T11:38:00Z">
              <w:r w:rsidR="00F240E9" w:rsidRPr="00B75CC6">
                <w:t xml:space="preserve">(URL should be </w:t>
              </w:r>
            </w:ins>
            <w:ins w:id="250"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 xml:space="preserve">The recipient list for all GS messages is set in a property file.  It is not </w:t>
            </w:r>
            <w:r w:rsidRPr="00B75CC6">
              <w:lastRenderedPageBreak/>
              <w:t>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51"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252"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08E7C58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253"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r w:rsidRPr="00B75CC6">
        <w:rPr>
          <w:rFonts w:ascii="Arial" w:hAnsi="Arial"/>
          <w:sz w:val="20"/>
          <w:szCs w:val="20"/>
        </w:rPr>
        <w:t>greensheetconfig.properties</w:t>
      </w:r>
      <w:proofErr w:type="spell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r w:rsidRPr="00B75CC6">
        <w:rPr>
          <w:rFonts w:ascii="Arial" w:hAnsi="Arial"/>
          <w:sz w:val="20"/>
          <w:szCs w:val="20"/>
        </w:rPr>
        <w:t>greensheetconfig.properties</w:t>
      </w:r>
      <w:proofErr w:type="spell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254" w:name="_Toc490660613"/>
      <w:r>
        <w:t>Non-functional requirements</w:t>
      </w:r>
      <w:bookmarkEnd w:id="254"/>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255" w:author="Tulchinskaya, Gaby (NIH/NCI) [C]" w:date="2017-07-21T09:58:00Z"/>
          <w:rFonts w:ascii="Arial" w:hAnsi="Arial"/>
          <w:sz w:val="20"/>
          <w:szCs w:val="20"/>
        </w:rPr>
      </w:pPr>
      <w:r w:rsidRPr="00B75CC6">
        <w:rPr>
          <w:rFonts w:ascii="Arial" w:hAnsi="Arial"/>
          <w:sz w:val="20"/>
          <w:szCs w:val="20"/>
        </w:rPr>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3E225038" w14:textId="1AAB4B04" w:rsidR="008160DB" w:rsidRPr="00B75CC6" w:rsidRDefault="008160DB" w:rsidP="00DD68C4">
      <w:pPr>
        <w:pStyle w:val="ListParagraph"/>
        <w:numPr>
          <w:ilvl w:val="0"/>
          <w:numId w:val="23"/>
        </w:numPr>
        <w:rPr>
          <w:rFonts w:ascii="Arial" w:hAnsi="Arial"/>
          <w:sz w:val="20"/>
          <w:szCs w:val="20"/>
        </w:rPr>
      </w:pPr>
      <w:ins w:id="256"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083F2" w14:textId="77777777" w:rsidR="00552F5C" w:rsidRDefault="00552F5C" w:rsidP="00600EFC">
      <w:r>
        <w:separator/>
      </w:r>
    </w:p>
    <w:p w14:paraId="6D328F70" w14:textId="77777777" w:rsidR="00552F5C" w:rsidRDefault="00552F5C" w:rsidP="00600EFC"/>
    <w:p w14:paraId="47B5A230" w14:textId="77777777" w:rsidR="00552F5C" w:rsidRDefault="00552F5C" w:rsidP="00600EFC"/>
    <w:p w14:paraId="1E1BF7DC" w14:textId="77777777" w:rsidR="00552F5C" w:rsidRDefault="00552F5C" w:rsidP="00600EFC"/>
    <w:p w14:paraId="32008665" w14:textId="77777777" w:rsidR="00552F5C" w:rsidRDefault="00552F5C" w:rsidP="00600EFC"/>
    <w:p w14:paraId="59309181" w14:textId="77777777" w:rsidR="00552F5C" w:rsidRDefault="00552F5C" w:rsidP="00600EFC"/>
    <w:p w14:paraId="374AE046" w14:textId="77777777" w:rsidR="00552F5C" w:rsidRDefault="00552F5C" w:rsidP="00600EFC"/>
    <w:p w14:paraId="4E8AB22C" w14:textId="77777777" w:rsidR="00552F5C" w:rsidRDefault="00552F5C" w:rsidP="00600EFC"/>
    <w:p w14:paraId="39E22C88" w14:textId="77777777" w:rsidR="00552F5C" w:rsidRDefault="00552F5C" w:rsidP="00600EFC"/>
    <w:p w14:paraId="34D3427C" w14:textId="77777777" w:rsidR="00552F5C" w:rsidRDefault="00552F5C" w:rsidP="00600EFC"/>
    <w:p w14:paraId="27AA6A29" w14:textId="77777777" w:rsidR="00552F5C" w:rsidRDefault="00552F5C" w:rsidP="00600EFC"/>
    <w:p w14:paraId="4FB77BF0" w14:textId="77777777" w:rsidR="00552F5C" w:rsidRDefault="00552F5C" w:rsidP="00600EFC"/>
    <w:p w14:paraId="4D1A863F" w14:textId="77777777" w:rsidR="00552F5C" w:rsidRDefault="00552F5C" w:rsidP="00600EFC"/>
    <w:p w14:paraId="0D9CF37C" w14:textId="77777777" w:rsidR="00552F5C" w:rsidRDefault="00552F5C" w:rsidP="00600EFC"/>
    <w:p w14:paraId="5935924B" w14:textId="77777777" w:rsidR="00552F5C" w:rsidRDefault="00552F5C" w:rsidP="00600EFC"/>
    <w:p w14:paraId="773A3490" w14:textId="77777777" w:rsidR="00552F5C" w:rsidRDefault="00552F5C" w:rsidP="00600EFC"/>
    <w:p w14:paraId="0EFF790B" w14:textId="77777777" w:rsidR="00552F5C" w:rsidRDefault="00552F5C" w:rsidP="00600EFC"/>
    <w:p w14:paraId="79D350DE" w14:textId="77777777" w:rsidR="00552F5C" w:rsidRDefault="00552F5C" w:rsidP="00600EFC"/>
    <w:p w14:paraId="3AD2457E" w14:textId="77777777" w:rsidR="00552F5C" w:rsidRDefault="00552F5C" w:rsidP="00600EFC"/>
    <w:p w14:paraId="2FC0BB88" w14:textId="77777777" w:rsidR="00552F5C" w:rsidRDefault="00552F5C" w:rsidP="00600EFC"/>
    <w:p w14:paraId="0FE71232" w14:textId="77777777" w:rsidR="00552F5C" w:rsidRDefault="00552F5C" w:rsidP="00600EFC"/>
    <w:p w14:paraId="2EB1CE13" w14:textId="77777777" w:rsidR="00552F5C" w:rsidRDefault="00552F5C" w:rsidP="00600EFC"/>
    <w:p w14:paraId="763B746F" w14:textId="77777777" w:rsidR="00552F5C" w:rsidRDefault="00552F5C" w:rsidP="00600EFC"/>
    <w:p w14:paraId="61EEB5BE" w14:textId="77777777" w:rsidR="00552F5C" w:rsidRDefault="00552F5C" w:rsidP="00600EFC"/>
    <w:p w14:paraId="1DBF17C3" w14:textId="77777777" w:rsidR="00552F5C" w:rsidRDefault="00552F5C" w:rsidP="00600EFC"/>
    <w:p w14:paraId="46FF503B" w14:textId="77777777" w:rsidR="00552F5C" w:rsidRDefault="00552F5C" w:rsidP="00600EFC"/>
    <w:p w14:paraId="4BB5D0B5" w14:textId="77777777" w:rsidR="00552F5C" w:rsidRDefault="00552F5C" w:rsidP="00600EFC"/>
    <w:p w14:paraId="19149177" w14:textId="77777777" w:rsidR="00552F5C" w:rsidRDefault="00552F5C" w:rsidP="00600EFC"/>
    <w:p w14:paraId="451D3050" w14:textId="77777777" w:rsidR="00552F5C" w:rsidRDefault="00552F5C" w:rsidP="00600EFC"/>
  </w:endnote>
  <w:endnote w:type="continuationSeparator" w:id="0">
    <w:p w14:paraId="41A790DC" w14:textId="77777777" w:rsidR="00552F5C" w:rsidRDefault="00552F5C" w:rsidP="00600EFC">
      <w:r>
        <w:continuationSeparator/>
      </w:r>
    </w:p>
    <w:p w14:paraId="546D2189" w14:textId="77777777" w:rsidR="00552F5C" w:rsidRDefault="00552F5C" w:rsidP="00600EFC"/>
    <w:p w14:paraId="79AC67E5" w14:textId="77777777" w:rsidR="00552F5C" w:rsidRDefault="00552F5C" w:rsidP="00600EFC"/>
    <w:p w14:paraId="661AC84E" w14:textId="77777777" w:rsidR="00552F5C" w:rsidRDefault="00552F5C" w:rsidP="00600EFC"/>
    <w:p w14:paraId="2C834BF4" w14:textId="77777777" w:rsidR="00552F5C" w:rsidRDefault="00552F5C" w:rsidP="00600EFC"/>
    <w:p w14:paraId="44058D88" w14:textId="77777777" w:rsidR="00552F5C" w:rsidRDefault="00552F5C" w:rsidP="00600EFC"/>
    <w:p w14:paraId="24137599" w14:textId="77777777" w:rsidR="00552F5C" w:rsidRDefault="00552F5C" w:rsidP="00600EFC"/>
    <w:p w14:paraId="1993243C" w14:textId="77777777" w:rsidR="00552F5C" w:rsidRDefault="00552F5C" w:rsidP="00600EFC"/>
    <w:p w14:paraId="3CE1C75F" w14:textId="77777777" w:rsidR="00552F5C" w:rsidRDefault="00552F5C" w:rsidP="00600EFC"/>
    <w:p w14:paraId="3CAA5C7B" w14:textId="77777777" w:rsidR="00552F5C" w:rsidRDefault="00552F5C" w:rsidP="00600EFC"/>
    <w:p w14:paraId="6EAAB3C5" w14:textId="77777777" w:rsidR="00552F5C" w:rsidRDefault="00552F5C" w:rsidP="00600EFC"/>
    <w:p w14:paraId="25BF8BA6" w14:textId="77777777" w:rsidR="00552F5C" w:rsidRDefault="00552F5C" w:rsidP="00600EFC"/>
    <w:p w14:paraId="405D152E" w14:textId="77777777" w:rsidR="00552F5C" w:rsidRDefault="00552F5C" w:rsidP="00600EFC"/>
    <w:p w14:paraId="4E025030" w14:textId="77777777" w:rsidR="00552F5C" w:rsidRDefault="00552F5C" w:rsidP="00600EFC"/>
    <w:p w14:paraId="49CB3068" w14:textId="77777777" w:rsidR="00552F5C" w:rsidRDefault="00552F5C" w:rsidP="00600EFC"/>
    <w:p w14:paraId="130CDFFF" w14:textId="77777777" w:rsidR="00552F5C" w:rsidRDefault="00552F5C" w:rsidP="00600EFC"/>
    <w:p w14:paraId="6FFA07C9" w14:textId="77777777" w:rsidR="00552F5C" w:rsidRDefault="00552F5C" w:rsidP="00600EFC"/>
    <w:p w14:paraId="6609952A" w14:textId="77777777" w:rsidR="00552F5C" w:rsidRDefault="00552F5C" w:rsidP="00600EFC"/>
    <w:p w14:paraId="18AC62DF" w14:textId="77777777" w:rsidR="00552F5C" w:rsidRDefault="00552F5C" w:rsidP="00600EFC"/>
    <w:p w14:paraId="2859CD18" w14:textId="77777777" w:rsidR="00552F5C" w:rsidRDefault="00552F5C" w:rsidP="00600EFC"/>
    <w:p w14:paraId="181DE185" w14:textId="77777777" w:rsidR="00552F5C" w:rsidRDefault="00552F5C" w:rsidP="00600EFC"/>
    <w:p w14:paraId="4D616FF3" w14:textId="77777777" w:rsidR="00552F5C" w:rsidRDefault="00552F5C" w:rsidP="00600EFC"/>
    <w:p w14:paraId="2E10A5CE" w14:textId="77777777" w:rsidR="00552F5C" w:rsidRDefault="00552F5C" w:rsidP="00600EFC"/>
    <w:p w14:paraId="4FB59239" w14:textId="77777777" w:rsidR="00552F5C" w:rsidRDefault="00552F5C" w:rsidP="00600EFC"/>
    <w:p w14:paraId="03B76C01" w14:textId="77777777" w:rsidR="00552F5C" w:rsidRDefault="00552F5C" w:rsidP="00600EFC"/>
    <w:p w14:paraId="2EB706EE" w14:textId="77777777" w:rsidR="00552F5C" w:rsidRDefault="00552F5C" w:rsidP="00600EFC"/>
    <w:p w14:paraId="3E91A483" w14:textId="77777777" w:rsidR="00552F5C" w:rsidRDefault="00552F5C" w:rsidP="00600EFC"/>
    <w:p w14:paraId="74611D70" w14:textId="77777777" w:rsidR="00552F5C" w:rsidRDefault="00552F5C" w:rsidP="00600EFC"/>
    <w:p w14:paraId="4CB34873" w14:textId="77777777" w:rsidR="00552F5C" w:rsidRDefault="00552F5C"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23111BEE" w:rsidR="00A93368" w:rsidRDefault="00A93368" w:rsidP="00600EFC">
        <w:pPr>
          <w:pStyle w:val="Footer"/>
        </w:pPr>
        <w:r>
          <w:fldChar w:fldCharType="begin"/>
        </w:r>
        <w:r>
          <w:instrText xml:space="preserve"> PAGE   \* MERGEFORMAT </w:instrText>
        </w:r>
        <w:r>
          <w:fldChar w:fldCharType="separate"/>
        </w:r>
        <w:r w:rsidR="00B749B5">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69F7526F" w:rsidR="00A93368" w:rsidRDefault="00A93368"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B749B5">
      <w:rPr>
        <w:rStyle w:val="PageNumber"/>
        <w:noProof/>
      </w:rPr>
      <w:t>1</w:t>
    </w:r>
    <w:r w:rsidRPr="00045429">
      <w:rPr>
        <w:rStyle w:val="PageNumber"/>
      </w:rPr>
      <w:fldChar w:fldCharType="end"/>
    </w:r>
    <w:r w:rsidRPr="00045429">
      <w:rPr>
        <w:rStyle w:val="PageNumber"/>
      </w:rPr>
      <w:t xml:space="preserve"> of </w:t>
    </w:r>
    <w:fldSimple w:instr=" SECTIONPAGES  \* Arabic  \* MERGEFORMAT ">
      <w:r w:rsidR="00B749B5" w:rsidRPr="00B749B5">
        <w:rPr>
          <w:rStyle w:val="PageNumber"/>
          <w:noProof/>
        </w:rPr>
        <w:t>26</w:t>
      </w:r>
    </w:fldSimple>
  </w:p>
  <w:p w14:paraId="7D3C4884" w14:textId="77777777" w:rsidR="00A93368" w:rsidRDefault="00A93368"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2DFEA" w14:textId="77777777" w:rsidR="00552F5C" w:rsidRDefault="00552F5C" w:rsidP="00600EFC">
      <w:r>
        <w:separator/>
      </w:r>
    </w:p>
    <w:p w14:paraId="2534DEDD" w14:textId="77777777" w:rsidR="00552F5C" w:rsidRDefault="00552F5C" w:rsidP="00600EFC"/>
    <w:p w14:paraId="7856895E" w14:textId="77777777" w:rsidR="00552F5C" w:rsidRDefault="00552F5C" w:rsidP="00600EFC"/>
    <w:p w14:paraId="2AE0C71F" w14:textId="77777777" w:rsidR="00552F5C" w:rsidRDefault="00552F5C" w:rsidP="00600EFC"/>
    <w:p w14:paraId="0C43C05D" w14:textId="77777777" w:rsidR="00552F5C" w:rsidRDefault="00552F5C" w:rsidP="00600EFC"/>
    <w:p w14:paraId="1E3769EF" w14:textId="77777777" w:rsidR="00552F5C" w:rsidRDefault="00552F5C" w:rsidP="00600EFC"/>
    <w:p w14:paraId="4EE7A780" w14:textId="77777777" w:rsidR="00552F5C" w:rsidRDefault="00552F5C" w:rsidP="00600EFC"/>
    <w:p w14:paraId="2811C3C0" w14:textId="77777777" w:rsidR="00552F5C" w:rsidRDefault="00552F5C" w:rsidP="00600EFC"/>
    <w:p w14:paraId="4C8F65F4" w14:textId="77777777" w:rsidR="00552F5C" w:rsidRDefault="00552F5C" w:rsidP="00600EFC"/>
    <w:p w14:paraId="34472D3D" w14:textId="77777777" w:rsidR="00552F5C" w:rsidRDefault="00552F5C" w:rsidP="00600EFC"/>
    <w:p w14:paraId="299F50B5" w14:textId="77777777" w:rsidR="00552F5C" w:rsidRDefault="00552F5C" w:rsidP="00600EFC"/>
    <w:p w14:paraId="5FE7F789" w14:textId="77777777" w:rsidR="00552F5C" w:rsidRDefault="00552F5C" w:rsidP="00600EFC"/>
    <w:p w14:paraId="61101D0E" w14:textId="77777777" w:rsidR="00552F5C" w:rsidRDefault="00552F5C" w:rsidP="00600EFC"/>
    <w:p w14:paraId="42379D91" w14:textId="77777777" w:rsidR="00552F5C" w:rsidRDefault="00552F5C" w:rsidP="00600EFC"/>
    <w:p w14:paraId="6AA4AAB3" w14:textId="77777777" w:rsidR="00552F5C" w:rsidRDefault="00552F5C" w:rsidP="00600EFC"/>
    <w:p w14:paraId="4A358BDD" w14:textId="77777777" w:rsidR="00552F5C" w:rsidRDefault="00552F5C" w:rsidP="00600EFC"/>
    <w:p w14:paraId="03437A46" w14:textId="77777777" w:rsidR="00552F5C" w:rsidRDefault="00552F5C" w:rsidP="00600EFC"/>
    <w:p w14:paraId="4EB692DD" w14:textId="77777777" w:rsidR="00552F5C" w:rsidRDefault="00552F5C" w:rsidP="00600EFC"/>
    <w:p w14:paraId="4D2D1469" w14:textId="77777777" w:rsidR="00552F5C" w:rsidRDefault="00552F5C" w:rsidP="00600EFC"/>
    <w:p w14:paraId="5574CEBE" w14:textId="77777777" w:rsidR="00552F5C" w:rsidRDefault="00552F5C" w:rsidP="00600EFC"/>
    <w:p w14:paraId="7D2C3D9D" w14:textId="77777777" w:rsidR="00552F5C" w:rsidRDefault="00552F5C" w:rsidP="00600EFC"/>
    <w:p w14:paraId="2544B423" w14:textId="77777777" w:rsidR="00552F5C" w:rsidRDefault="00552F5C" w:rsidP="00600EFC"/>
    <w:p w14:paraId="57BF5F2E" w14:textId="77777777" w:rsidR="00552F5C" w:rsidRDefault="00552F5C" w:rsidP="00600EFC"/>
    <w:p w14:paraId="63B357F4" w14:textId="77777777" w:rsidR="00552F5C" w:rsidRDefault="00552F5C" w:rsidP="00600EFC"/>
    <w:p w14:paraId="72420939" w14:textId="77777777" w:rsidR="00552F5C" w:rsidRDefault="00552F5C" w:rsidP="00600EFC"/>
    <w:p w14:paraId="6A68CAE3" w14:textId="77777777" w:rsidR="00552F5C" w:rsidRDefault="00552F5C" w:rsidP="00600EFC"/>
    <w:p w14:paraId="513C57FB" w14:textId="77777777" w:rsidR="00552F5C" w:rsidRDefault="00552F5C" w:rsidP="00600EFC"/>
    <w:p w14:paraId="13081925" w14:textId="77777777" w:rsidR="00552F5C" w:rsidRDefault="00552F5C" w:rsidP="00600EFC"/>
    <w:p w14:paraId="38B95591" w14:textId="77777777" w:rsidR="00552F5C" w:rsidRDefault="00552F5C" w:rsidP="00600EFC"/>
  </w:footnote>
  <w:footnote w:type="continuationSeparator" w:id="0">
    <w:p w14:paraId="5FAE08FB" w14:textId="77777777" w:rsidR="00552F5C" w:rsidRDefault="00552F5C" w:rsidP="00600EFC">
      <w:r>
        <w:continuationSeparator/>
      </w:r>
    </w:p>
    <w:p w14:paraId="329B5BA7" w14:textId="77777777" w:rsidR="00552F5C" w:rsidRDefault="00552F5C" w:rsidP="00600EFC"/>
    <w:p w14:paraId="0D17E0AD" w14:textId="77777777" w:rsidR="00552F5C" w:rsidRDefault="00552F5C" w:rsidP="00600EFC"/>
    <w:p w14:paraId="6812F981" w14:textId="77777777" w:rsidR="00552F5C" w:rsidRDefault="00552F5C" w:rsidP="00600EFC"/>
    <w:p w14:paraId="3AFAAD98" w14:textId="77777777" w:rsidR="00552F5C" w:rsidRDefault="00552F5C" w:rsidP="00600EFC"/>
    <w:p w14:paraId="3DE270FE" w14:textId="77777777" w:rsidR="00552F5C" w:rsidRDefault="00552F5C" w:rsidP="00600EFC"/>
    <w:p w14:paraId="331592C5" w14:textId="77777777" w:rsidR="00552F5C" w:rsidRDefault="00552F5C" w:rsidP="00600EFC"/>
    <w:p w14:paraId="5DAC68E1" w14:textId="77777777" w:rsidR="00552F5C" w:rsidRDefault="00552F5C" w:rsidP="00600EFC"/>
    <w:p w14:paraId="3A406D5C" w14:textId="77777777" w:rsidR="00552F5C" w:rsidRDefault="00552F5C" w:rsidP="00600EFC"/>
    <w:p w14:paraId="54B0324B" w14:textId="77777777" w:rsidR="00552F5C" w:rsidRDefault="00552F5C" w:rsidP="00600EFC"/>
    <w:p w14:paraId="06865937" w14:textId="77777777" w:rsidR="00552F5C" w:rsidRDefault="00552F5C" w:rsidP="00600EFC"/>
    <w:p w14:paraId="6B195105" w14:textId="77777777" w:rsidR="00552F5C" w:rsidRDefault="00552F5C" w:rsidP="00600EFC"/>
    <w:p w14:paraId="454615F1" w14:textId="77777777" w:rsidR="00552F5C" w:rsidRDefault="00552F5C" w:rsidP="00600EFC"/>
    <w:p w14:paraId="2CC49266" w14:textId="77777777" w:rsidR="00552F5C" w:rsidRDefault="00552F5C" w:rsidP="00600EFC"/>
    <w:p w14:paraId="0C311059" w14:textId="77777777" w:rsidR="00552F5C" w:rsidRDefault="00552F5C" w:rsidP="00600EFC"/>
    <w:p w14:paraId="514CF023" w14:textId="77777777" w:rsidR="00552F5C" w:rsidRDefault="00552F5C" w:rsidP="00600EFC"/>
    <w:p w14:paraId="0FA54556" w14:textId="77777777" w:rsidR="00552F5C" w:rsidRDefault="00552F5C" w:rsidP="00600EFC"/>
    <w:p w14:paraId="5261A6D1" w14:textId="77777777" w:rsidR="00552F5C" w:rsidRDefault="00552F5C" w:rsidP="00600EFC"/>
    <w:p w14:paraId="07499112" w14:textId="77777777" w:rsidR="00552F5C" w:rsidRDefault="00552F5C" w:rsidP="00600EFC"/>
    <w:p w14:paraId="2C4F1DA8" w14:textId="77777777" w:rsidR="00552F5C" w:rsidRDefault="00552F5C" w:rsidP="00600EFC"/>
    <w:p w14:paraId="72317FC2" w14:textId="77777777" w:rsidR="00552F5C" w:rsidRDefault="00552F5C" w:rsidP="00600EFC"/>
    <w:p w14:paraId="6FFF2B7C" w14:textId="77777777" w:rsidR="00552F5C" w:rsidRDefault="00552F5C" w:rsidP="00600EFC"/>
    <w:p w14:paraId="2B34378C" w14:textId="77777777" w:rsidR="00552F5C" w:rsidRDefault="00552F5C" w:rsidP="00600EFC"/>
    <w:p w14:paraId="0D43C74F" w14:textId="77777777" w:rsidR="00552F5C" w:rsidRDefault="00552F5C" w:rsidP="00600EFC"/>
    <w:p w14:paraId="7C41E62E" w14:textId="77777777" w:rsidR="00552F5C" w:rsidRDefault="00552F5C" w:rsidP="00600EFC"/>
    <w:p w14:paraId="072873AB" w14:textId="77777777" w:rsidR="00552F5C" w:rsidRDefault="00552F5C" w:rsidP="00600EFC"/>
    <w:p w14:paraId="35EA0B76" w14:textId="77777777" w:rsidR="00552F5C" w:rsidRDefault="00552F5C" w:rsidP="00600EFC"/>
    <w:p w14:paraId="6EC68B60" w14:textId="77777777" w:rsidR="00552F5C" w:rsidRDefault="00552F5C" w:rsidP="00600EFC"/>
    <w:p w14:paraId="51DDD617" w14:textId="77777777" w:rsidR="00552F5C" w:rsidRDefault="00552F5C"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A93368" w:rsidRDefault="00A93368" w:rsidP="00600EFC">
    <w:pPr>
      <w:pStyle w:val="Header"/>
    </w:pPr>
    <w:r>
      <w:t>High Level Scope</w:t>
    </w:r>
    <w:r w:rsidRPr="00045429">
      <w:t xml:space="preserve">:  </w:t>
    </w:r>
    <w:r>
      <w:t>GreenSheets System – Draft Area Scope</w:t>
    </w:r>
    <w:r w:rsidRPr="00045429">
      <w:tab/>
    </w:r>
  </w:p>
  <w:p w14:paraId="53C1CFFA" w14:textId="77777777" w:rsidR="00A93368" w:rsidRDefault="00A93368"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A93368" w:rsidRDefault="00A93368" w:rsidP="00600EFC">
    <w:pPr>
      <w:pStyle w:val="Header"/>
    </w:pPr>
    <w:r>
      <w:t>High Level Scope</w:t>
    </w:r>
    <w:r w:rsidRPr="00045429">
      <w:t xml:space="preserve">:  </w:t>
    </w:r>
    <w:r>
      <w:t>GreenSheets System – Draft Area Scope</w:t>
    </w:r>
    <w:r w:rsidRPr="00045429">
      <w:tab/>
    </w:r>
  </w:p>
  <w:p w14:paraId="50C8DAFB" w14:textId="77777777" w:rsidR="00A93368" w:rsidRDefault="00A93368"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8A0A02"/>
    <w:multiLevelType w:val="hybridMultilevel"/>
    <w:tmpl w:val="19FC3B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26A1B2E"/>
    <w:multiLevelType w:val="hybridMultilevel"/>
    <w:tmpl w:val="DB5C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135408"/>
    <w:multiLevelType w:val="hybridMultilevel"/>
    <w:tmpl w:val="DA023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9376EE"/>
    <w:multiLevelType w:val="hybridMultilevel"/>
    <w:tmpl w:val="C4489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C51732"/>
    <w:multiLevelType w:val="hybridMultilevel"/>
    <w:tmpl w:val="7BD65B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825822"/>
    <w:multiLevelType w:val="hybridMultilevel"/>
    <w:tmpl w:val="B1C42C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2"/>
  </w:num>
  <w:num w:numId="9">
    <w:abstractNumId w:val="33"/>
  </w:num>
  <w:num w:numId="10">
    <w:abstractNumId w:val="3"/>
  </w:num>
  <w:num w:numId="11">
    <w:abstractNumId w:val="2"/>
  </w:num>
  <w:num w:numId="12">
    <w:abstractNumId w:val="19"/>
  </w:num>
  <w:num w:numId="13">
    <w:abstractNumId w:val="28"/>
  </w:num>
  <w:num w:numId="14">
    <w:abstractNumId w:val="31"/>
  </w:num>
  <w:num w:numId="15">
    <w:abstractNumId w:val="38"/>
  </w:num>
  <w:num w:numId="16">
    <w:abstractNumId w:val="4"/>
  </w:num>
  <w:num w:numId="17">
    <w:abstractNumId w:val="41"/>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43"/>
  </w:num>
  <w:num w:numId="21">
    <w:abstractNumId w:val="42"/>
  </w:num>
  <w:num w:numId="22">
    <w:abstractNumId w:val="18"/>
  </w:num>
  <w:num w:numId="23">
    <w:abstractNumId w:val="23"/>
  </w:num>
  <w:num w:numId="24">
    <w:abstractNumId w:val="39"/>
  </w:num>
  <w:num w:numId="25">
    <w:abstractNumId w:val="40"/>
  </w:num>
  <w:num w:numId="26">
    <w:abstractNumId w:val="32"/>
  </w:num>
  <w:num w:numId="27">
    <w:abstractNumId w:val="34"/>
  </w:num>
  <w:num w:numId="28">
    <w:abstractNumId w:val="25"/>
  </w:num>
  <w:num w:numId="29">
    <w:abstractNumId w:val="24"/>
  </w:num>
  <w:num w:numId="30">
    <w:abstractNumId w:val="36"/>
  </w:num>
  <w:num w:numId="31">
    <w:abstractNumId w:val="7"/>
  </w:num>
  <w:num w:numId="32">
    <w:abstractNumId w:val="26"/>
  </w:num>
  <w:num w:numId="33">
    <w:abstractNumId w:val="21"/>
  </w:num>
  <w:num w:numId="34">
    <w:abstractNumId w:val="30"/>
  </w:num>
  <w:num w:numId="35">
    <w:abstractNumId w:val="35"/>
  </w:num>
  <w:num w:numId="36">
    <w:abstractNumId w:val="29"/>
  </w:num>
  <w:num w:numId="37">
    <w:abstractNumId w:val="3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3CE8"/>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261F"/>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492E"/>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06A"/>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3BC"/>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2F5C"/>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29BB"/>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273E"/>
    <w:rsid w:val="00823A1C"/>
    <w:rsid w:val="00825D87"/>
    <w:rsid w:val="00827C6E"/>
    <w:rsid w:val="008345E9"/>
    <w:rsid w:val="00835690"/>
    <w:rsid w:val="008356CF"/>
    <w:rsid w:val="0083579A"/>
    <w:rsid w:val="00835921"/>
    <w:rsid w:val="00835F01"/>
    <w:rsid w:val="0083607E"/>
    <w:rsid w:val="0083790A"/>
    <w:rsid w:val="00837DF2"/>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1B29"/>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368"/>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49B5"/>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2F98"/>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5DC"/>
    <w:rsid w:val="00D50634"/>
    <w:rsid w:val="00D50E03"/>
    <w:rsid w:val="00D51407"/>
    <w:rsid w:val="00D5252F"/>
    <w:rsid w:val="00D537A6"/>
    <w:rsid w:val="00D53820"/>
    <w:rsid w:val="00D54EFC"/>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5661330">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4744476">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1F0BC-92DB-4B89-93CE-B39127E22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27</Pages>
  <Words>6177</Words>
  <Characters>35212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41307</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153</cp:revision>
  <cp:lastPrinted>2017-06-26T15:30:00Z</cp:lastPrinted>
  <dcterms:created xsi:type="dcterms:W3CDTF">2016-10-25T18:33:00Z</dcterms:created>
  <dcterms:modified xsi:type="dcterms:W3CDTF">2017-09-18T16:01:00Z</dcterms:modified>
</cp:coreProperties>
</file>