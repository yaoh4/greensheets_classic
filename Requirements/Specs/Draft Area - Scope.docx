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7777777" w:rsidR="00B976BB" w:rsidRDefault="00B14EFC" w:rsidP="00B14EFC">
      <w:pPr>
        <w:pStyle w:val="CoverPage2"/>
        <w:sectPr w:rsidR="00B976BB" w:rsidSect="00045429">
          <w:headerReference w:type="default" r:id="rId8"/>
          <w:pgSz w:w="12240" w:h="15840"/>
          <w:pgMar w:top="1440" w:right="1440" w:bottom="1440" w:left="1440" w:header="720" w:footer="720" w:gutter="0"/>
          <w:cols w:space="720"/>
          <w:titlePg/>
          <w:docGrid w:linePitch="360"/>
        </w:sectPr>
      </w:pPr>
      <w:r>
        <w:t xml:space="preserve">Version </w:t>
      </w:r>
      <w:r w:rsidR="00E60712">
        <w:rPr>
          <w:color w:val="0000FF"/>
        </w:rPr>
        <w:t>1.0</w:t>
      </w:r>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2409CD">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9"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 xml:space="preserve">G. </w:t>
            </w:r>
            <w:proofErr w:type="spellStart"/>
            <w:r>
              <w:t>Tulchinskaya</w:t>
            </w:r>
            <w:proofErr w:type="spellEnd"/>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77777777" w:rsidR="00320F9D" w:rsidRDefault="00320F9D" w:rsidP="00320F9D">
            <w:pPr>
              <w:pStyle w:val="Cell"/>
              <w:widowControl w:val="0"/>
              <w:jc w:val="center"/>
            </w:pPr>
          </w:p>
        </w:tc>
        <w:tc>
          <w:tcPr>
            <w:tcW w:w="1311" w:type="dxa"/>
            <w:vAlign w:val="center"/>
          </w:tcPr>
          <w:p w14:paraId="5A0681EC" w14:textId="77777777" w:rsidR="00320F9D" w:rsidRDefault="00320F9D" w:rsidP="00320F9D">
            <w:pPr>
              <w:pStyle w:val="Cell"/>
              <w:widowControl w:val="0"/>
              <w:jc w:val="center"/>
            </w:pPr>
          </w:p>
        </w:tc>
        <w:tc>
          <w:tcPr>
            <w:tcW w:w="1593" w:type="dxa"/>
            <w:vAlign w:val="center"/>
          </w:tcPr>
          <w:p w14:paraId="46B318C5" w14:textId="77777777" w:rsidR="00320F9D" w:rsidRDefault="00320F9D" w:rsidP="00320F9D">
            <w:pPr>
              <w:pStyle w:val="Cell"/>
              <w:widowControl w:val="0"/>
            </w:pPr>
          </w:p>
        </w:tc>
        <w:tc>
          <w:tcPr>
            <w:tcW w:w="5443" w:type="dxa"/>
            <w:gridSpan w:val="2"/>
            <w:vAlign w:val="center"/>
          </w:tcPr>
          <w:p w14:paraId="5FCA15D5" w14:textId="77777777" w:rsidR="00320F9D" w:rsidRDefault="00320F9D" w:rsidP="00320F9D">
            <w:pPr>
              <w:pStyle w:val="Cell"/>
              <w:widowControl w:val="0"/>
            </w:pPr>
          </w:p>
        </w:tc>
      </w:tr>
      <w:tr w:rsidR="00320F9D" w14:paraId="29EDCDFA" w14:textId="77777777" w:rsidTr="002C11E9">
        <w:trPr>
          <w:cantSplit/>
        </w:trPr>
        <w:tc>
          <w:tcPr>
            <w:tcW w:w="1099" w:type="dxa"/>
            <w:vAlign w:val="center"/>
          </w:tcPr>
          <w:p w14:paraId="319A05D4" w14:textId="77777777" w:rsidR="00320F9D" w:rsidRDefault="00320F9D" w:rsidP="00320F9D">
            <w:pPr>
              <w:pStyle w:val="Cell"/>
              <w:widowControl w:val="0"/>
              <w:jc w:val="center"/>
            </w:pPr>
          </w:p>
        </w:tc>
        <w:tc>
          <w:tcPr>
            <w:tcW w:w="1311" w:type="dxa"/>
            <w:vAlign w:val="center"/>
          </w:tcPr>
          <w:p w14:paraId="7CDE5C5F" w14:textId="77777777" w:rsidR="00320F9D" w:rsidRDefault="00320F9D" w:rsidP="00320F9D">
            <w:pPr>
              <w:pStyle w:val="Cell"/>
              <w:widowControl w:val="0"/>
              <w:jc w:val="center"/>
            </w:pPr>
          </w:p>
        </w:tc>
        <w:tc>
          <w:tcPr>
            <w:tcW w:w="1593" w:type="dxa"/>
            <w:vAlign w:val="center"/>
          </w:tcPr>
          <w:p w14:paraId="798A97DA" w14:textId="77777777" w:rsidR="00320F9D" w:rsidRDefault="00320F9D" w:rsidP="00320F9D">
            <w:pPr>
              <w:pStyle w:val="Cell"/>
              <w:widowControl w:val="0"/>
            </w:pPr>
          </w:p>
        </w:tc>
        <w:tc>
          <w:tcPr>
            <w:tcW w:w="5443" w:type="dxa"/>
            <w:gridSpan w:val="2"/>
            <w:vAlign w:val="center"/>
          </w:tcPr>
          <w:p w14:paraId="54F08366" w14:textId="77777777" w:rsidR="00320F9D" w:rsidRDefault="00320F9D" w:rsidP="00320F9D">
            <w:pPr>
              <w:pStyle w:val="Cell"/>
              <w:widowControl w:val="0"/>
            </w:pPr>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90"/>
        <w:gridCol w:w="9356"/>
      </w:tblGrid>
      <w:tr w:rsidR="00843318" w14:paraId="18B5AC8C" w14:textId="77777777" w:rsidTr="00853331">
        <w:trPr>
          <w:cantSplit/>
          <w:tblHeader/>
        </w:trPr>
        <w:tc>
          <w:tcPr>
            <w:tcW w:w="56" w:type="pct"/>
            <w:shd w:val="clear" w:color="auto" w:fill="000080"/>
          </w:tcPr>
          <w:p w14:paraId="0BEBA469" w14:textId="77777777" w:rsidR="00843318" w:rsidRDefault="00843318" w:rsidP="00320F9D">
            <w:pPr>
              <w:pStyle w:val="CellColumn"/>
              <w:widowControl w:val="0"/>
            </w:pPr>
          </w:p>
        </w:tc>
        <w:tc>
          <w:tcPr>
            <w:tcW w:w="4944" w:type="pct"/>
            <w:shd w:val="clear" w:color="auto" w:fill="000080"/>
            <w:vAlign w:val="center"/>
          </w:tcPr>
          <w:p w14:paraId="48AFBB6A" w14:textId="662A9D91" w:rsidR="00843318" w:rsidRDefault="00843318" w:rsidP="00320F9D">
            <w:pPr>
              <w:pStyle w:val="CellColumn"/>
              <w:widowControl w:val="0"/>
            </w:pPr>
            <w:r>
              <w:t>Document Name</w:t>
            </w:r>
          </w:p>
        </w:tc>
      </w:tr>
      <w:tr w:rsidR="00843318" w14:paraId="3E437743" w14:textId="77777777" w:rsidTr="00853331">
        <w:trPr>
          <w:cantSplit/>
        </w:trPr>
        <w:tc>
          <w:tcPr>
            <w:tcW w:w="56" w:type="pct"/>
          </w:tcPr>
          <w:p w14:paraId="5FE7BB74" w14:textId="77777777" w:rsidR="00843318" w:rsidRDefault="00843318" w:rsidP="00320F9D">
            <w:pPr>
              <w:pStyle w:val="Cell"/>
              <w:widowControl w:val="0"/>
              <w:rPr>
                <w:rFonts w:cs="Arial"/>
                <w:color w:val="333333"/>
                <w:sz w:val="21"/>
                <w:szCs w:val="21"/>
                <w:lang w:val="en"/>
              </w:rPr>
            </w:pPr>
          </w:p>
        </w:tc>
        <w:tc>
          <w:tcPr>
            <w:tcW w:w="4944" w:type="pct"/>
            <w:vAlign w:val="center"/>
          </w:tcPr>
          <w:p w14:paraId="5AB71F95" w14:textId="6A0F16BA" w:rsidR="00843318" w:rsidRDefault="00F240E9" w:rsidP="00320F9D">
            <w:pPr>
              <w:pStyle w:val="Cell"/>
              <w:widowControl w:val="0"/>
            </w:pPr>
            <w:hyperlink r:id="rId10" w:tooltip="Follow link" w:history="1">
              <w:r w:rsidR="00843318">
                <w:rPr>
                  <w:rStyle w:val="Hyperlink"/>
                  <w:rFonts w:cs="Arial"/>
                  <w:sz w:val="21"/>
                  <w:szCs w:val="21"/>
                  <w:lang w:val="en"/>
                </w:rPr>
                <w:t>https://ncisvn.nci.nih.gov/svn/iscs/greensheets/Requirements/Meeting%20Minutes/Draft%20area%20_%20meeting%20with%20OGA%20meeting%20minutes.docx</w:t>
              </w:r>
            </w:hyperlink>
          </w:p>
        </w:tc>
      </w:tr>
      <w:tr w:rsidR="00843318" w14:paraId="0F32817B" w14:textId="77777777" w:rsidTr="00853331">
        <w:trPr>
          <w:cantSplit/>
        </w:trPr>
        <w:tc>
          <w:tcPr>
            <w:tcW w:w="56" w:type="pct"/>
          </w:tcPr>
          <w:p w14:paraId="5C5D6969" w14:textId="77777777" w:rsidR="00843318" w:rsidRDefault="00843318" w:rsidP="00320F9D">
            <w:pPr>
              <w:pStyle w:val="Cell"/>
              <w:widowControl w:val="0"/>
            </w:pPr>
          </w:p>
        </w:tc>
        <w:tc>
          <w:tcPr>
            <w:tcW w:w="4944" w:type="pct"/>
            <w:vAlign w:val="center"/>
          </w:tcPr>
          <w:p w14:paraId="53521668" w14:textId="580F41D5" w:rsidR="00843318" w:rsidRDefault="00F240E9" w:rsidP="00320F9D">
            <w:pPr>
              <w:pStyle w:val="Cell"/>
              <w:widowControl w:val="0"/>
            </w:pPr>
            <w:hyperlink r:id="rId11" w:history="1">
              <w:r w:rsidR="00843318" w:rsidRPr="008F5E15">
                <w:rPr>
                  <w:rStyle w:val="Hyperlink"/>
                </w:rPr>
                <w:t>https://ncisvn.nci.nih.gov/svn/iscs/greensheets/Requirements/Specs/GreenSheets%20Redesign%20Project%20Scope.docx</w:t>
              </w:r>
            </w:hyperlink>
            <w:r w:rsidR="00843318">
              <w:t xml:space="preserve"> </w:t>
            </w:r>
          </w:p>
        </w:tc>
      </w:tr>
      <w:tr w:rsidR="00843318" w14:paraId="6FC9CE11" w14:textId="77777777" w:rsidTr="00853331">
        <w:trPr>
          <w:cantSplit/>
        </w:trPr>
        <w:tc>
          <w:tcPr>
            <w:tcW w:w="56" w:type="pct"/>
          </w:tcPr>
          <w:p w14:paraId="06D9B85A" w14:textId="77777777" w:rsidR="00843318" w:rsidRDefault="00843318" w:rsidP="00320F9D">
            <w:pPr>
              <w:pStyle w:val="Cell"/>
              <w:widowControl w:val="0"/>
            </w:pPr>
          </w:p>
        </w:tc>
        <w:tc>
          <w:tcPr>
            <w:tcW w:w="4944" w:type="pct"/>
            <w:vAlign w:val="center"/>
          </w:tcPr>
          <w:p w14:paraId="2837627B" w14:textId="06A1C39B" w:rsidR="00843318" w:rsidRDefault="00F240E9" w:rsidP="00320F9D">
            <w:pPr>
              <w:pStyle w:val="Cell"/>
              <w:widowControl w:val="0"/>
            </w:pPr>
            <w:hyperlink r:id="rId12" w:history="1">
              <w:r w:rsidR="00843318" w:rsidRPr="008F5E15">
                <w:rPr>
                  <w:rStyle w:val="Hyperlink"/>
                </w:rPr>
                <w:t>https://i2e-test.nci.nih.gov/documentation/application/GSFB_User_guide.pdf</w:t>
              </w:r>
            </w:hyperlink>
            <w:r w:rsidR="00843318">
              <w:t xml:space="preserve"> </w:t>
            </w:r>
          </w:p>
        </w:tc>
      </w:tr>
      <w:tr w:rsidR="00A25C6F" w14:paraId="42196C94" w14:textId="77777777" w:rsidTr="00853331">
        <w:trPr>
          <w:cantSplit/>
        </w:trPr>
        <w:tc>
          <w:tcPr>
            <w:tcW w:w="56" w:type="pct"/>
          </w:tcPr>
          <w:p w14:paraId="18E4BF43" w14:textId="77777777" w:rsidR="00A25C6F" w:rsidRDefault="00A25C6F" w:rsidP="00320F9D">
            <w:pPr>
              <w:pStyle w:val="Cell"/>
              <w:widowControl w:val="0"/>
            </w:pPr>
          </w:p>
        </w:tc>
        <w:tc>
          <w:tcPr>
            <w:tcW w:w="4944" w:type="pct"/>
            <w:vAlign w:val="center"/>
          </w:tcPr>
          <w:p w14:paraId="1A8A2E28" w14:textId="1AD1C44B" w:rsidR="00A25C6F" w:rsidRDefault="00F240E9" w:rsidP="00320F9D">
            <w:pPr>
              <w:pStyle w:val="Cell"/>
              <w:widowControl w:val="0"/>
            </w:pPr>
            <w:hyperlink r:id="rId13" w:history="1">
              <w:r w:rsidR="00A25C6F" w:rsidRPr="002D4A08">
                <w:rPr>
                  <w:rStyle w:val="Hyperlink"/>
                </w:rPr>
                <w:t>https://ncisvn.nci.nih.gov/svn/iscs/greensheets/Requirements/Use-cases/View%20and%20Manage%20a%20greensheet%20use-case.doc</w:t>
              </w:r>
            </w:hyperlink>
          </w:p>
        </w:tc>
      </w:tr>
    </w:tbl>
    <w:p w14:paraId="7CF6F58E" w14:textId="77777777" w:rsidR="00320F9D" w:rsidRDefault="00320F9D" w:rsidP="00320F9D">
      <w:pPr>
        <w:pStyle w:val="Header1"/>
      </w:pPr>
      <w:r>
        <w:t>Key Terms</w:t>
      </w:r>
    </w:p>
    <w:p w14:paraId="29373A54" w14:textId="701D38D3" w:rsidR="007D18F9" w:rsidRDefault="006E2B8B" w:rsidP="002409CD">
      <w:pPr>
        <w:pStyle w:val="BodyText"/>
      </w:pPr>
      <w:r>
        <w:t xml:space="preserve">Please refer to </w:t>
      </w:r>
      <w:hyperlink r:id="rId14"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2409CD">
      <w:pPr>
        <w:pStyle w:val="BodyText"/>
      </w:pPr>
    </w:p>
    <w:p w14:paraId="04E00781" w14:textId="77777777" w:rsidR="00320F9D" w:rsidRDefault="00320F9D" w:rsidP="00320F9D">
      <w:pPr>
        <w:pStyle w:val="Header1"/>
      </w:pPr>
      <w:r>
        <w:br w:type="page"/>
      </w:r>
      <w:r>
        <w:lastRenderedPageBreak/>
        <w:t>Table of Contents</w:t>
      </w:r>
    </w:p>
    <w:p w14:paraId="3D8C9DC1" w14:textId="320950F9" w:rsidR="00555A94"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74487020" w:history="1">
        <w:r w:rsidR="00555A94" w:rsidRPr="00570EE2">
          <w:rPr>
            <w:rStyle w:val="Hyperlink"/>
            <w:noProof/>
          </w:rPr>
          <w:t>1.</w:t>
        </w:r>
        <w:r w:rsidR="00555A94">
          <w:rPr>
            <w:rFonts w:asciiTheme="minorHAnsi" w:eastAsiaTheme="minorEastAsia" w:hAnsiTheme="minorHAnsi" w:cstheme="minorBidi"/>
            <w:b w:val="0"/>
            <w:caps w:val="0"/>
            <w:noProof/>
            <w:sz w:val="22"/>
            <w:szCs w:val="22"/>
          </w:rPr>
          <w:tab/>
        </w:r>
        <w:r w:rsidR="00555A94" w:rsidRPr="00570EE2">
          <w:rPr>
            <w:rStyle w:val="Hyperlink"/>
            <w:noProof/>
          </w:rPr>
          <w:t>Document scope</w:t>
        </w:r>
        <w:r w:rsidR="00555A94">
          <w:rPr>
            <w:noProof/>
            <w:webHidden/>
          </w:rPr>
          <w:tab/>
        </w:r>
        <w:r w:rsidR="00555A94">
          <w:rPr>
            <w:noProof/>
            <w:webHidden/>
          </w:rPr>
          <w:fldChar w:fldCharType="begin"/>
        </w:r>
        <w:r w:rsidR="00555A94">
          <w:rPr>
            <w:noProof/>
            <w:webHidden/>
          </w:rPr>
          <w:instrText xml:space="preserve"> PAGEREF _Toc474487020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568CCA4E" w14:textId="0009E4B0" w:rsidR="00555A94" w:rsidRDefault="00F240E9">
      <w:pPr>
        <w:pStyle w:val="TOC1"/>
        <w:rPr>
          <w:rFonts w:asciiTheme="minorHAnsi" w:eastAsiaTheme="minorEastAsia" w:hAnsiTheme="minorHAnsi" w:cstheme="minorBidi"/>
          <w:b w:val="0"/>
          <w:caps w:val="0"/>
          <w:noProof/>
          <w:sz w:val="22"/>
          <w:szCs w:val="22"/>
        </w:rPr>
      </w:pPr>
      <w:hyperlink w:anchor="_Toc474487021" w:history="1">
        <w:r w:rsidR="00555A94" w:rsidRPr="00570EE2">
          <w:rPr>
            <w:rStyle w:val="Hyperlink"/>
            <w:noProof/>
          </w:rPr>
          <w:t>2.</w:t>
        </w:r>
        <w:r w:rsidR="00555A94">
          <w:rPr>
            <w:rFonts w:asciiTheme="minorHAnsi" w:eastAsiaTheme="minorEastAsia" w:hAnsiTheme="minorHAnsi" w:cstheme="minorBidi"/>
            <w:b w:val="0"/>
            <w:caps w:val="0"/>
            <w:noProof/>
            <w:sz w:val="22"/>
            <w:szCs w:val="22"/>
          </w:rPr>
          <w:tab/>
        </w:r>
        <w:r w:rsidR="00555A94" w:rsidRPr="00570EE2">
          <w:rPr>
            <w:rStyle w:val="Hyperlink"/>
            <w:noProof/>
          </w:rPr>
          <w:t>Business Need Description</w:t>
        </w:r>
        <w:r w:rsidR="00555A94">
          <w:rPr>
            <w:noProof/>
            <w:webHidden/>
          </w:rPr>
          <w:tab/>
        </w:r>
        <w:r w:rsidR="00555A94">
          <w:rPr>
            <w:noProof/>
            <w:webHidden/>
          </w:rPr>
          <w:fldChar w:fldCharType="begin"/>
        </w:r>
        <w:r w:rsidR="00555A94">
          <w:rPr>
            <w:noProof/>
            <w:webHidden/>
          </w:rPr>
          <w:instrText xml:space="preserve"> PAGEREF _Toc474487021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723A0054" w14:textId="4D0D652C" w:rsidR="00555A94" w:rsidRDefault="00F240E9">
      <w:pPr>
        <w:pStyle w:val="TOC1"/>
        <w:rPr>
          <w:rFonts w:asciiTheme="minorHAnsi" w:eastAsiaTheme="minorEastAsia" w:hAnsiTheme="minorHAnsi" w:cstheme="minorBidi"/>
          <w:b w:val="0"/>
          <w:caps w:val="0"/>
          <w:noProof/>
          <w:sz w:val="22"/>
          <w:szCs w:val="22"/>
        </w:rPr>
      </w:pPr>
      <w:hyperlink w:anchor="_Toc474487022" w:history="1">
        <w:r w:rsidR="00555A94" w:rsidRPr="00570EE2">
          <w:rPr>
            <w:rStyle w:val="Hyperlink"/>
            <w:noProof/>
          </w:rPr>
          <w:t>3.</w:t>
        </w:r>
        <w:r w:rsidR="00555A94">
          <w:rPr>
            <w:rFonts w:asciiTheme="minorHAnsi" w:eastAsiaTheme="minorEastAsia" w:hAnsiTheme="minorHAnsi" w:cstheme="minorBidi"/>
            <w:b w:val="0"/>
            <w:caps w:val="0"/>
            <w:noProof/>
            <w:sz w:val="22"/>
            <w:szCs w:val="22"/>
          </w:rPr>
          <w:tab/>
        </w:r>
        <w:r w:rsidR="00555A94" w:rsidRPr="00570EE2">
          <w:rPr>
            <w:rStyle w:val="Hyperlink"/>
            <w:noProof/>
          </w:rPr>
          <w:t>User roles</w:t>
        </w:r>
        <w:r w:rsidR="00555A94">
          <w:rPr>
            <w:noProof/>
            <w:webHidden/>
          </w:rPr>
          <w:tab/>
        </w:r>
        <w:r w:rsidR="00555A94">
          <w:rPr>
            <w:noProof/>
            <w:webHidden/>
          </w:rPr>
          <w:fldChar w:fldCharType="begin"/>
        </w:r>
        <w:r w:rsidR="00555A94">
          <w:rPr>
            <w:noProof/>
            <w:webHidden/>
          </w:rPr>
          <w:instrText xml:space="preserve"> PAGEREF _Toc474487022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362B893B" w14:textId="7D16F6B7" w:rsidR="00555A94" w:rsidRDefault="00F240E9">
      <w:pPr>
        <w:pStyle w:val="TOC2"/>
        <w:rPr>
          <w:rFonts w:asciiTheme="minorHAnsi" w:eastAsiaTheme="minorEastAsia" w:hAnsiTheme="minorHAnsi" w:cstheme="minorBidi"/>
          <w:bCs w:val="0"/>
          <w:smallCaps w:val="0"/>
          <w:noProof/>
          <w:sz w:val="22"/>
          <w:szCs w:val="22"/>
        </w:rPr>
      </w:pPr>
      <w:hyperlink w:anchor="_Toc474487023" w:history="1">
        <w:r w:rsidR="00555A94" w:rsidRPr="00570EE2">
          <w:rPr>
            <w:rStyle w:val="Hyperlink"/>
            <w:noProof/>
          </w:rPr>
          <w:t>3.1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Before re-design:</w:t>
        </w:r>
        <w:r w:rsidR="00555A94">
          <w:rPr>
            <w:noProof/>
            <w:webHidden/>
          </w:rPr>
          <w:tab/>
        </w:r>
        <w:r w:rsidR="00555A94">
          <w:rPr>
            <w:noProof/>
            <w:webHidden/>
          </w:rPr>
          <w:fldChar w:fldCharType="begin"/>
        </w:r>
        <w:r w:rsidR="00555A94">
          <w:rPr>
            <w:noProof/>
            <w:webHidden/>
          </w:rPr>
          <w:instrText xml:space="preserve"> PAGEREF _Toc474487023 \h </w:instrText>
        </w:r>
        <w:r w:rsidR="00555A94">
          <w:rPr>
            <w:noProof/>
            <w:webHidden/>
          </w:rPr>
        </w:r>
        <w:r w:rsidR="00555A94">
          <w:rPr>
            <w:noProof/>
            <w:webHidden/>
          </w:rPr>
          <w:fldChar w:fldCharType="separate"/>
        </w:r>
        <w:r w:rsidR="00555A94">
          <w:rPr>
            <w:noProof/>
            <w:webHidden/>
          </w:rPr>
          <w:t>3</w:t>
        </w:r>
        <w:r w:rsidR="00555A94">
          <w:rPr>
            <w:noProof/>
            <w:webHidden/>
          </w:rPr>
          <w:fldChar w:fldCharType="end"/>
        </w:r>
      </w:hyperlink>
    </w:p>
    <w:p w14:paraId="3F3C79DF" w14:textId="533CEDE9" w:rsidR="00555A94" w:rsidRDefault="00F240E9">
      <w:pPr>
        <w:pStyle w:val="TOC2"/>
        <w:rPr>
          <w:rFonts w:asciiTheme="minorHAnsi" w:eastAsiaTheme="minorEastAsia" w:hAnsiTheme="minorHAnsi" w:cstheme="minorBidi"/>
          <w:bCs w:val="0"/>
          <w:smallCaps w:val="0"/>
          <w:noProof/>
          <w:sz w:val="22"/>
          <w:szCs w:val="22"/>
        </w:rPr>
      </w:pPr>
      <w:hyperlink w:anchor="_Toc474487024" w:history="1">
        <w:r w:rsidR="00555A94" w:rsidRPr="00570EE2">
          <w:rPr>
            <w:rStyle w:val="Hyperlink"/>
            <w:noProof/>
          </w:rPr>
          <w:t>3.2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Changes for re-design:</w:t>
        </w:r>
        <w:r w:rsidR="00555A94">
          <w:rPr>
            <w:noProof/>
            <w:webHidden/>
          </w:rPr>
          <w:tab/>
        </w:r>
        <w:r w:rsidR="00555A94">
          <w:rPr>
            <w:noProof/>
            <w:webHidden/>
          </w:rPr>
          <w:fldChar w:fldCharType="begin"/>
        </w:r>
        <w:r w:rsidR="00555A94">
          <w:rPr>
            <w:noProof/>
            <w:webHidden/>
          </w:rPr>
          <w:instrText xml:space="preserve"> PAGEREF _Toc474487024 \h </w:instrText>
        </w:r>
        <w:r w:rsidR="00555A94">
          <w:rPr>
            <w:noProof/>
            <w:webHidden/>
          </w:rPr>
        </w:r>
        <w:r w:rsidR="00555A94">
          <w:rPr>
            <w:noProof/>
            <w:webHidden/>
          </w:rPr>
          <w:fldChar w:fldCharType="separate"/>
        </w:r>
        <w:r w:rsidR="00555A94">
          <w:rPr>
            <w:noProof/>
            <w:webHidden/>
          </w:rPr>
          <w:t>4</w:t>
        </w:r>
        <w:r w:rsidR="00555A94">
          <w:rPr>
            <w:noProof/>
            <w:webHidden/>
          </w:rPr>
          <w:fldChar w:fldCharType="end"/>
        </w:r>
      </w:hyperlink>
    </w:p>
    <w:p w14:paraId="0E1C26E6" w14:textId="01EBA3F7" w:rsidR="00555A94" w:rsidRDefault="00F240E9">
      <w:pPr>
        <w:pStyle w:val="TOC1"/>
        <w:rPr>
          <w:rFonts w:asciiTheme="minorHAnsi" w:eastAsiaTheme="minorEastAsia" w:hAnsiTheme="minorHAnsi" w:cstheme="minorBidi"/>
          <w:b w:val="0"/>
          <w:caps w:val="0"/>
          <w:noProof/>
          <w:sz w:val="22"/>
          <w:szCs w:val="22"/>
        </w:rPr>
      </w:pPr>
      <w:hyperlink w:anchor="_Toc474487025" w:history="1">
        <w:r w:rsidR="00555A94" w:rsidRPr="00570EE2">
          <w:rPr>
            <w:rStyle w:val="Hyperlink"/>
            <w:noProof/>
          </w:rPr>
          <w:t>4.</w:t>
        </w:r>
        <w:r w:rsidR="00555A94">
          <w:rPr>
            <w:rFonts w:asciiTheme="minorHAnsi" w:eastAsiaTheme="minorEastAsia" w:hAnsiTheme="minorHAnsi" w:cstheme="minorBidi"/>
            <w:b w:val="0"/>
            <w:caps w:val="0"/>
            <w:noProof/>
            <w:sz w:val="22"/>
            <w:szCs w:val="22"/>
          </w:rPr>
          <w:tab/>
        </w:r>
        <w:r w:rsidR="00555A94" w:rsidRPr="00570EE2">
          <w:rPr>
            <w:rStyle w:val="Hyperlink"/>
            <w:noProof/>
          </w:rPr>
          <w:t>Diagrams</w:t>
        </w:r>
        <w:r w:rsidR="00555A94">
          <w:rPr>
            <w:noProof/>
            <w:webHidden/>
          </w:rPr>
          <w:tab/>
        </w:r>
        <w:r w:rsidR="00555A94">
          <w:rPr>
            <w:noProof/>
            <w:webHidden/>
          </w:rPr>
          <w:fldChar w:fldCharType="begin"/>
        </w:r>
        <w:r w:rsidR="00555A94">
          <w:rPr>
            <w:noProof/>
            <w:webHidden/>
          </w:rPr>
          <w:instrText xml:space="preserve"> PAGEREF _Toc474487025 \h </w:instrText>
        </w:r>
        <w:r w:rsidR="00555A94">
          <w:rPr>
            <w:noProof/>
            <w:webHidden/>
          </w:rPr>
        </w:r>
        <w:r w:rsidR="00555A94">
          <w:rPr>
            <w:noProof/>
            <w:webHidden/>
          </w:rPr>
          <w:fldChar w:fldCharType="separate"/>
        </w:r>
        <w:r w:rsidR="00555A94">
          <w:rPr>
            <w:noProof/>
            <w:webHidden/>
          </w:rPr>
          <w:t>6</w:t>
        </w:r>
        <w:r w:rsidR="00555A94">
          <w:rPr>
            <w:noProof/>
            <w:webHidden/>
          </w:rPr>
          <w:fldChar w:fldCharType="end"/>
        </w:r>
      </w:hyperlink>
    </w:p>
    <w:p w14:paraId="690CF296" w14:textId="6AE3B5B0" w:rsidR="00555A94" w:rsidRDefault="00F240E9">
      <w:pPr>
        <w:pStyle w:val="TOC1"/>
        <w:rPr>
          <w:rFonts w:asciiTheme="minorHAnsi" w:eastAsiaTheme="minorEastAsia" w:hAnsiTheme="minorHAnsi" w:cstheme="minorBidi"/>
          <w:b w:val="0"/>
          <w:caps w:val="0"/>
          <w:noProof/>
          <w:sz w:val="22"/>
          <w:szCs w:val="22"/>
        </w:rPr>
      </w:pPr>
      <w:hyperlink w:anchor="_Toc474487026" w:history="1">
        <w:r w:rsidR="00555A94" w:rsidRPr="00570EE2">
          <w:rPr>
            <w:rStyle w:val="Hyperlink"/>
            <w:noProof/>
          </w:rPr>
          <w:t>5.</w:t>
        </w:r>
        <w:r w:rsidR="00555A94">
          <w:rPr>
            <w:rFonts w:asciiTheme="minorHAnsi" w:eastAsiaTheme="minorEastAsia" w:hAnsiTheme="minorHAnsi" w:cstheme="minorBidi"/>
            <w:b w:val="0"/>
            <w:caps w:val="0"/>
            <w:noProof/>
            <w:sz w:val="22"/>
            <w:szCs w:val="22"/>
          </w:rPr>
          <w:tab/>
        </w:r>
        <w:r w:rsidR="00555A94" w:rsidRPr="00570EE2">
          <w:rPr>
            <w:rStyle w:val="Hyperlink"/>
            <w:noProof/>
          </w:rPr>
          <w:t>Overall business flow description</w:t>
        </w:r>
        <w:r w:rsidR="00555A94">
          <w:rPr>
            <w:noProof/>
            <w:webHidden/>
          </w:rPr>
          <w:tab/>
        </w:r>
        <w:r w:rsidR="00555A94">
          <w:rPr>
            <w:noProof/>
            <w:webHidden/>
          </w:rPr>
          <w:fldChar w:fldCharType="begin"/>
        </w:r>
        <w:r w:rsidR="00555A94">
          <w:rPr>
            <w:noProof/>
            <w:webHidden/>
          </w:rPr>
          <w:instrText xml:space="preserve"> PAGEREF _Toc474487026 \h </w:instrText>
        </w:r>
        <w:r w:rsidR="00555A94">
          <w:rPr>
            <w:noProof/>
            <w:webHidden/>
          </w:rPr>
        </w:r>
        <w:r w:rsidR="00555A94">
          <w:rPr>
            <w:noProof/>
            <w:webHidden/>
          </w:rPr>
          <w:fldChar w:fldCharType="separate"/>
        </w:r>
        <w:r w:rsidR="00555A94">
          <w:rPr>
            <w:noProof/>
            <w:webHidden/>
          </w:rPr>
          <w:t>6</w:t>
        </w:r>
        <w:r w:rsidR="00555A94">
          <w:rPr>
            <w:noProof/>
            <w:webHidden/>
          </w:rPr>
          <w:fldChar w:fldCharType="end"/>
        </w:r>
      </w:hyperlink>
    </w:p>
    <w:p w14:paraId="30C344B4" w14:textId="19747568" w:rsidR="00555A94" w:rsidRDefault="00F240E9">
      <w:pPr>
        <w:pStyle w:val="TOC2"/>
        <w:rPr>
          <w:rFonts w:asciiTheme="minorHAnsi" w:eastAsiaTheme="minorEastAsia" w:hAnsiTheme="minorHAnsi" w:cstheme="minorBidi"/>
          <w:bCs w:val="0"/>
          <w:smallCaps w:val="0"/>
          <w:noProof/>
          <w:sz w:val="22"/>
          <w:szCs w:val="22"/>
        </w:rPr>
      </w:pPr>
      <w:hyperlink w:anchor="_Toc474487027" w:history="1">
        <w:r w:rsidR="00555A94" w:rsidRPr="00570EE2">
          <w:rPr>
            <w:rStyle w:val="Hyperlink"/>
            <w:noProof/>
          </w:rPr>
          <w:t>5.1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For a user with Author/Approver and/or Draft Administrator role</w:t>
        </w:r>
        <w:r w:rsidR="00555A94">
          <w:rPr>
            <w:noProof/>
            <w:webHidden/>
          </w:rPr>
          <w:tab/>
        </w:r>
        <w:r w:rsidR="00555A94">
          <w:rPr>
            <w:noProof/>
            <w:webHidden/>
          </w:rPr>
          <w:fldChar w:fldCharType="begin"/>
        </w:r>
        <w:r w:rsidR="00555A94">
          <w:rPr>
            <w:noProof/>
            <w:webHidden/>
          </w:rPr>
          <w:instrText xml:space="preserve"> PAGEREF _Toc474487027 \h </w:instrText>
        </w:r>
        <w:r w:rsidR="00555A94">
          <w:rPr>
            <w:noProof/>
            <w:webHidden/>
          </w:rPr>
        </w:r>
        <w:r w:rsidR="00555A94">
          <w:rPr>
            <w:noProof/>
            <w:webHidden/>
          </w:rPr>
          <w:fldChar w:fldCharType="separate"/>
        </w:r>
        <w:r w:rsidR="00555A94">
          <w:rPr>
            <w:noProof/>
            <w:webHidden/>
          </w:rPr>
          <w:t>6</w:t>
        </w:r>
        <w:r w:rsidR="00555A94">
          <w:rPr>
            <w:noProof/>
            <w:webHidden/>
          </w:rPr>
          <w:fldChar w:fldCharType="end"/>
        </w:r>
      </w:hyperlink>
    </w:p>
    <w:p w14:paraId="4E2F698F" w14:textId="2915065D" w:rsidR="00555A94" w:rsidRDefault="00F240E9">
      <w:pPr>
        <w:pStyle w:val="TOC3"/>
        <w:rPr>
          <w:rFonts w:asciiTheme="minorHAnsi" w:eastAsiaTheme="minorEastAsia" w:hAnsiTheme="minorHAnsi" w:cstheme="minorBidi"/>
          <w:bCs w:val="0"/>
          <w:i w:val="0"/>
          <w:iCs w:val="0"/>
          <w:noProof/>
          <w:sz w:val="22"/>
          <w:szCs w:val="22"/>
        </w:rPr>
      </w:pPr>
      <w:hyperlink w:anchor="_Toc474487028" w:history="1">
        <w:r w:rsidR="00555A94" w:rsidRPr="00570EE2">
          <w:rPr>
            <w:rStyle w:val="Hyperlink"/>
            <w:noProof/>
          </w:rPr>
          <w:t>5.1.1</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Email to testers</w:t>
        </w:r>
        <w:r w:rsidR="00555A94">
          <w:rPr>
            <w:noProof/>
            <w:webHidden/>
          </w:rPr>
          <w:tab/>
        </w:r>
        <w:r w:rsidR="00555A94">
          <w:rPr>
            <w:noProof/>
            <w:webHidden/>
          </w:rPr>
          <w:fldChar w:fldCharType="begin"/>
        </w:r>
        <w:r w:rsidR="00555A94">
          <w:rPr>
            <w:noProof/>
            <w:webHidden/>
          </w:rPr>
          <w:instrText xml:space="preserve"> PAGEREF _Toc474487028 \h </w:instrText>
        </w:r>
        <w:r w:rsidR="00555A94">
          <w:rPr>
            <w:noProof/>
            <w:webHidden/>
          </w:rPr>
        </w:r>
        <w:r w:rsidR="00555A94">
          <w:rPr>
            <w:noProof/>
            <w:webHidden/>
          </w:rPr>
          <w:fldChar w:fldCharType="separate"/>
        </w:r>
        <w:r w:rsidR="00555A94">
          <w:rPr>
            <w:noProof/>
            <w:webHidden/>
          </w:rPr>
          <w:t>8</w:t>
        </w:r>
        <w:r w:rsidR="00555A94">
          <w:rPr>
            <w:noProof/>
            <w:webHidden/>
          </w:rPr>
          <w:fldChar w:fldCharType="end"/>
        </w:r>
      </w:hyperlink>
    </w:p>
    <w:p w14:paraId="0BF16752" w14:textId="2EFF6D67" w:rsidR="00555A94" w:rsidRDefault="00F240E9">
      <w:pPr>
        <w:pStyle w:val="TOC2"/>
        <w:rPr>
          <w:rFonts w:asciiTheme="minorHAnsi" w:eastAsiaTheme="minorEastAsia" w:hAnsiTheme="minorHAnsi" w:cstheme="minorBidi"/>
          <w:bCs w:val="0"/>
          <w:smallCaps w:val="0"/>
          <w:noProof/>
          <w:sz w:val="22"/>
          <w:szCs w:val="22"/>
        </w:rPr>
      </w:pPr>
      <w:hyperlink w:anchor="_Toc474487029" w:history="1">
        <w:r w:rsidR="00555A94" w:rsidRPr="00570EE2">
          <w:rPr>
            <w:rStyle w:val="Hyperlink"/>
            <w:noProof/>
          </w:rPr>
          <w:t>5.2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For a Tester</w:t>
        </w:r>
        <w:r w:rsidR="00555A94">
          <w:rPr>
            <w:noProof/>
            <w:webHidden/>
          </w:rPr>
          <w:tab/>
        </w:r>
        <w:r w:rsidR="00555A94">
          <w:rPr>
            <w:noProof/>
            <w:webHidden/>
          </w:rPr>
          <w:fldChar w:fldCharType="begin"/>
        </w:r>
        <w:r w:rsidR="00555A94">
          <w:rPr>
            <w:noProof/>
            <w:webHidden/>
          </w:rPr>
          <w:instrText xml:space="preserve"> PAGEREF _Toc474487029 \h </w:instrText>
        </w:r>
        <w:r w:rsidR="00555A94">
          <w:rPr>
            <w:noProof/>
            <w:webHidden/>
          </w:rPr>
        </w:r>
        <w:r w:rsidR="00555A94">
          <w:rPr>
            <w:noProof/>
            <w:webHidden/>
          </w:rPr>
          <w:fldChar w:fldCharType="separate"/>
        </w:r>
        <w:r w:rsidR="00555A94">
          <w:rPr>
            <w:noProof/>
            <w:webHidden/>
          </w:rPr>
          <w:t>9</w:t>
        </w:r>
        <w:r w:rsidR="00555A94">
          <w:rPr>
            <w:noProof/>
            <w:webHidden/>
          </w:rPr>
          <w:fldChar w:fldCharType="end"/>
        </w:r>
      </w:hyperlink>
    </w:p>
    <w:p w14:paraId="47157C7F" w14:textId="2C13872A" w:rsidR="00555A94" w:rsidRDefault="00F240E9">
      <w:pPr>
        <w:pStyle w:val="TOC1"/>
        <w:rPr>
          <w:rFonts w:asciiTheme="minorHAnsi" w:eastAsiaTheme="minorEastAsia" w:hAnsiTheme="minorHAnsi" w:cstheme="minorBidi"/>
          <w:b w:val="0"/>
          <w:caps w:val="0"/>
          <w:noProof/>
          <w:sz w:val="22"/>
          <w:szCs w:val="22"/>
        </w:rPr>
      </w:pPr>
      <w:hyperlink w:anchor="_Toc474487030" w:history="1">
        <w:r w:rsidR="00555A94" w:rsidRPr="00570EE2">
          <w:rPr>
            <w:rStyle w:val="Hyperlink"/>
            <w:noProof/>
          </w:rPr>
          <w:t>6.</w:t>
        </w:r>
        <w:r w:rsidR="00555A94">
          <w:rPr>
            <w:rFonts w:asciiTheme="minorHAnsi" w:eastAsiaTheme="minorEastAsia" w:hAnsiTheme="minorHAnsi" w:cstheme="minorBidi"/>
            <w:b w:val="0"/>
            <w:caps w:val="0"/>
            <w:noProof/>
            <w:sz w:val="22"/>
            <w:szCs w:val="22"/>
          </w:rPr>
          <w:tab/>
        </w:r>
        <w:r w:rsidR="00555A94" w:rsidRPr="00570EE2">
          <w:rPr>
            <w:rStyle w:val="Hyperlink"/>
            <w:noProof/>
          </w:rPr>
          <w:t>Accessing review functionality</w:t>
        </w:r>
        <w:r w:rsidR="00555A94">
          <w:rPr>
            <w:noProof/>
            <w:webHidden/>
          </w:rPr>
          <w:tab/>
        </w:r>
        <w:r w:rsidR="00555A94">
          <w:rPr>
            <w:noProof/>
            <w:webHidden/>
          </w:rPr>
          <w:fldChar w:fldCharType="begin"/>
        </w:r>
        <w:r w:rsidR="00555A94">
          <w:rPr>
            <w:noProof/>
            <w:webHidden/>
          </w:rPr>
          <w:instrText xml:space="preserve"> PAGEREF _Toc474487030 \h </w:instrText>
        </w:r>
        <w:r w:rsidR="00555A94">
          <w:rPr>
            <w:noProof/>
            <w:webHidden/>
          </w:rPr>
        </w:r>
        <w:r w:rsidR="00555A94">
          <w:rPr>
            <w:noProof/>
            <w:webHidden/>
          </w:rPr>
          <w:fldChar w:fldCharType="separate"/>
        </w:r>
        <w:r w:rsidR="00555A94">
          <w:rPr>
            <w:noProof/>
            <w:webHidden/>
          </w:rPr>
          <w:t>10</w:t>
        </w:r>
        <w:r w:rsidR="00555A94">
          <w:rPr>
            <w:noProof/>
            <w:webHidden/>
          </w:rPr>
          <w:fldChar w:fldCharType="end"/>
        </w:r>
      </w:hyperlink>
    </w:p>
    <w:p w14:paraId="1E55E776" w14:textId="0D4EF2E1" w:rsidR="00555A94" w:rsidRDefault="00F240E9">
      <w:pPr>
        <w:pStyle w:val="TOC2"/>
        <w:rPr>
          <w:rFonts w:asciiTheme="minorHAnsi" w:eastAsiaTheme="minorEastAsia" w:hAnsiTheme="minorHAnsi" w:cstheme="minorBidi"/>
          <w:bCs w:val="0"/>
          <w:smallCaps w:val="0"/>
          <w:noProof/>
          <w:sz w:val="22"/>
          <w:szCs w:val="22"/>
        </w:rPr>
      </w:pPr>
      <w:hyperlink w:anchor="_Toc474487031" w:history="1">
        <w:r w:rsidR="00555A94" w:rsidRPr="00570EE2">
          <w:rPr>
            <w:rStyle w:val="Hyperlink"/>
            <w:noProof/>
          </w:rPr>
          <w:t>6.1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Flow of events</w:t>
        </w:r>
        <w:r w:rsidR="00555A94">
          <w:rPr>
            <w:noProof/>
            <w:webHidden/>
          </w:rPr>
          <w:tab/>
        </w:r>
        <w:r w:rsidR="00555A94">
          <w:rPr>
            <w:noProof/>
            <w:webHidden/>
          </w:rPr>
          <w:fldChar w:fldCharType="begin"/>
        </w:r>
        <w:r w:rsidR="00555A94">
          <w:rPr>
            <w:noProof/>
            <w:webHidden/>
          </w:rPr>
          <w:instrText xml:space="preserve"> PAGEREF _Toc474487031 \h </w:instrText>
        </w:r>
        <w:r w:rsidR="00555A94">
          <w:rPr>
            <w:noProof/>
            <w:webHidden/>
          </w:rPr>
        </w:r>
        <w:r w:rsidR="00555A94">
          <w:rPr>
            <w:noProof/>
            <w:webHidden/>
          </w:rPr>
          <w:fldChar w:fldCharType="separate"/>
        </w:r>
        <w:r w:rsidR="00555A94">
          <w:rPr>
            <w:noProof/>
            <w:webHidden/>
          </w:rPr>
          <w:t>10</w:t>
        </w:r>
        <w:r w:rsidR="00555A94">
          <w:rPr>
            <w:noProof/>
            <w:webHidden/>
          </w:rPr>
          <w:fldChar w:fldCharType="end"/>
        </w:r>
      </w:hyperlink>
    </w:p>
    <w:p w14:paraId="609D4CBE" w14:textId="17926C08" w:rsidR="00555A94" w:rsidRDefault="00F240E9">
      <w:pPr>
        <w:pStyle w:val="TOC2"/>
        <w:rPr>
          <w:rFonts w:asciiTheme="minorHAnsi" w:eastAsiaTheme="minorEastAsia" w:hAnsiTheme="minorHAnsi" w:cstheme="minorBidi"/>
          <w:bCs w:val="0"/>
          <w:smallCaps w:val="0"/>
          <w:noProof/>
          <w:sz w:val="22"/>
          <w:szCs w:val="22"/>
        </w:rPr>
      </w:pPr>
      <w:hyperlink w:anchor="_Toc474487032" w:history="1">
        <w:r w:rsidR="00555A94" w:rsidRPr="00570EE2">
          <w:rPr>
            <w:rStyle w:val="Hyperlink"/>
            <w:noProof/>
          </w:rPr>
          <w:t>6.2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Mockup</w:t>
        </w:r>
        <w:r w:rsidR="00555A94">
          <w:rPr>
            <w:noProof/>
            <w:webHidden/>
          </w:rPr>
          <w:tab/>
        </w:r>
        <w:r w:rsidR="00555A94">
          <w:rPr>
            <w:noProof/>
            <w:webHidden/>
          </w:rPr>
          <w:fldChar w:fldCharType="begin"/>
        </w:r>
        <w:r w:rsidR="00555A94">
          <w:rPr>
            <w:noProof/>
            <w:webHidden/>
          </w:rPr>
          <w:instrText xml:space="preserve"> PAGEREF _Toc474487032 \h </w:instrText>
        </w:r>
        <w:r w:rsidR="00555A94">
          <w:rPr>
            <w:noProof/>
            <w:webHidden/>
          </w:rPr>
        </w:r>
        <w:r w:rsidR="00555A94">
          <w:rPr>
            <w:noProof/>
            <w:webHidden/>
          </w:rPr>
          <w:fldChar w:fldCharType="separate"/>
        </w:r>
        <w:r w:rsidR="00555A94">
          <w:rPr>
            <w:noProof/>
            <w:webHidden/>
          </w:rPr>
          <w:t>11</w:t>
        </w:r>
        <w:r w:rsidR="00555A94">
          <w:rPr>
            <w:noProof/>
            <w:webHidden/>
          </w:rPr>
          <w:fldChar w:fldCharType="end"/>
        </w:r>
      </w:hyperlink>
    </w:p>
    <w:p w14:paraId="0D95FBAE" w14:textId="3C018B23" w:rsidR="00555A94" w:rsidRDefault="00F240E9">
      <w:pPr>
        <w:pStyle w:val="TOC2"/>
        <w:rPr>
          <w:rFonts w:asciiTheme="minorHAnsi" w:eastAsiaTheme="minorEastAsia" w:hAnsiTheme="minorHAnsi" w:cstheme="minorBidi"/>
          <w:bCs w:val="0"/>
          <w:smallCaps w:val="0"/>
          <w:noProof/>
          <w:sz w:val="22"/>
          <w:szCs w:val="22"/>
        </w:rPr>
      </w:pPr>
      <w:hyperlink w:anchor="_Toc474487033" w:history="1">
        <w:r w:rsidR="00555A94" w:rsidRPr="00570EE2">
          <w:rPr>
            <w:rStyle w:val="Hyperlink"/>
            <w:noProof/>
          </w:rPr>
          <w:t>6.3</w:t>
        </w:r>
        <w:r w:rsidR="00555A94">
          <w:rPr>
            <w:rFonts w:asciiTheme="minorHAnsi" w:eastAsiaTheme="minorEastAsia" w:hAnsiTheme="minorHAnsi" w:cstheme="minorBidi"/>
            <w:bCs w:val="0"/>
            <w:smallCaps w:val="0"/>
            <w:noProof/>
            <w:sz w:val="22"/>
            <w:szCs w:val="22"/>
          </w:rPr>
          <w:tab/>
        </w:r>
        <w:r w:rsidR="00555A94" w:rsidRPr="00570EE2">
          <w:rPr>
            <w:rStyle w:val="Hyperlink"/>
            <w:noProof/>
          </w:rPr>
          <w:t>Data elements</w:t>
        </w:r>
        <w:r w:rsidR="00555A94">
          <w:rPr>
            <w:noProof/>
            <w:webHidden/>
          </w:rPr>
          <w:tab/>
        </w:r>
        <w:r w:rsidR="00555A94">
          <w:rPr>
            <w:noProof/>
            <w:webHidden/>
          </w:rPr>
          <w:fldChar w:fldCharType="begin"/>
        </w:r>
        <w:r w:rsidR="00555A94">
          <w:rPr>
            <w:noProof/>
            <w:webHidden/>
          </w:rPr>
          <w:instrText xml:space="preserve"> PAGEREF _Toc474487033 \h </w:instrText>
        </w:r>
        <w:r w:rsidR="00555A94">
          <w:rPr>
            <w:noProof/>
            <w:webHidden/>
          </w:rPr>
        </w:r>
        <w:r w:rsidR="00555A94">
          <w:rPr>
            <w:noProof/>
            <w:webHidden/>
          </w:rPr>
          <w:fldChar w:fldCharType="separate"/>
        </w:r>
        <w:r w:rsidR="00555A94">
          <w:rPr>
            <w:noProof/>
            <w:webHidden/>
          </w:rPr>
          <w:t>11</w:t>
        </w:r>
        <w:r w:rsidR="00555A94">
          <w:rPr>
            <w:noProof/>
            <w:webHidden/>
          </w:rPr>
          <w:fldChar w:fldCharType="end"/>
        </w:r>
      </w:hyperlink>
    </w:p>
    <w:p w14:paraId="4DE4EFD7" w14:textId="7F649E08" w:rsidR="00555A94" w:rsidRDefault="00F240E9">
      <w:pPr>
        <w:pStyle w:val="TOC1"/>
        <w:rPr>
          <w:rFonts w:asciiTheme="minorHAnsi" w:eastAsiaTheme="minorEastAsia" w:hAnsiTheme="minorHAnsi" w:cstheme="minorBidi"/>
          <w:b w:val="0"/>
          <w:caps w:val="0"/>
          <w:noProof/>
          <w:sz w:val="22"/>
          <w:szCs w:val="22"/>
        </w:rPr>
      </w:pPr>
      <w:hyperlink w:anchor="_Toc474487034" w:history="1">
        <w:r w:rsidR="00555A94" w:rsidRPr="00570EE2">
          <w:rPr>
            <w:rStyle w:val="Hyperlink"/>
            <w:noProof/>
          </w:rPr>
          <w:t>7.</w:t>
        </w:r>
        <w:r w:rsidR="00555A94">
          <w:rPr>
            <w:rFonts w:asciiTheme="minorHAnsi" w:eastAsiaTheme="minorEastAsia" w:hAnsiTheme="minorHAnsi" w:cstheme="minorBidi"/>
            <w:b w:val="0"/>
            <w:caps w:val="0"/>
            <w:noProof/>
            <w:sz w:val="22"/>
            <w:szCs w:val="22"/>
          </w:rPr>
          <w:tab/>
        </w:r>
        <w:r w:rsidR="00555A94" w:rsidRPr="00570EE2">
          <w:rPr>
            <w:rStyle w:val="Hyperlink"/>
            <w:noProof/>
          </w:rPr>
          <w:t>Review and Manage Module functionality</w:t>
        </w:r>
        <w:r w:rsidR="00555A94">
          <w:rPr>
            <w:noProof/>
            <w:webHidden/>
          </w:rPr>
          <w:tab/>
        </w:r>
        <w:r w:rsidR="00555A94">
          <w:rPr>
            <w:noProof/>
            <w:webHidden/>
          </w:rPr>
          <w:fldChar w:fldCharType="begin"/>
        </w:r>
        <w:r w:rsidR="00555A94">
          <w:rPr>
            <w:noProof/>
            <w:webHidden/>
          </w:rPr>
          <w:instrText xml:space="preserve"> PAGEREF _Toc474487034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62D1FCB2" w14:textId="673D8DC1" w:rsidR="00555A94" w:rsidRDefault="00F240E9">
      <w:pPr>
        <w:pStyle w:val="TOC2"/>
        <w:rPr>
          <w:rFonts w:asciiTheme="minorHAnsi" w:eastAsiaTheme="minorEastAsia" w:hAnsiTheme="minorHAnsi" w:cstheme="minorBidi"/>
          <w:bCs w:val="0"/>
          <w:smallCaps w:val="0"/>
          <w:noProof/>
          <w:sz w:val="22"/>
          <w:szCs w:val="22"/>
        </w:rPr>
      </w:pPr>
      <w:hyperlink w:anchor="_Toc474487035" w:history="1">
        <w:r w:rsidR="00555A94" w:rsidRPr="00570EE2">
          <w:rPr>
            <w:rStyle w:val="Hyperlink"/>
            <w:noProof/>
          </w:rPr>
          <w:t>7.1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Manage Module” flow of events</w:t>
        </w:r>
        <w:r w:rsidR="00555A94">
          <w:rPr>
            <w:noProof/>
            <w:webHidden/>
          </w:rPr>
          <w:tab/>
        </w:r>
        <w:r w:rsidR="00555A94">
          <w:rPr>
            <w:noProof/>
            <w:webHidden/>
          </w:rPr>
          <w:fldChar w:fldCharType="begin"/>
        </w:r>
        <w:r w:rsidR="00555A94">
          <w:rPr>
            <w:noProof/>
            <w:webHidden/>
          </w:rPr>
          <w:instrText xml:space="preserve"> PAGEREF _Toc474487035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2CD82097" w14:textId="0454B515" w:rsidR="00555A94" w:rsidRDefault="00F240E9">
      <w:pPr>
        <w:pStyle w:val="TOC2"/>
        <w:rPr>
          <w:rFonts w:asciiTheme="minorHAnsi" w:eastAsiaTheme="minorEastAsia" w:hAnsiTheme="minorHAnsi" w:cstheme="minorBidi"/>
          <w:bCs w:val="0"/>
          <w:smallCaps w:val="0"/>
          <w:noProof/>
          <w:sz w:val="22"/>
          <w:szCs w:val="22"/>
        </w:rPr>
      </w:pPr>
      <w:hyperlink w:anchor="_Toc474487036" w:history="1">
        <w:r w:rsidR="00555A94" w:rsidRPr="00570EE2">
          <w:rPr>
            <w:rStyle w:val="Hyperlink"/>
            <w:noProof/>
          </w:rPr>
          <w:t>7.2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Manage Module screens mockups</w:t>
        </w:r>
        <w:r w:rsidR="00555A94">
          <w:rPr>
            <w:noProof/>
            <w:webHidden/>
          </w:rPr>
          <w:tab/>
        </w:r>
        <w:r w:rsidR="00555A94">
          <w:rPr>
            <w:noProof/>
            <w:webHidden/>
          </w:rPr>
          <w:fldChar w:fldCharType="begin"/>
        </w:r>
        <w:r w:rsidR="00555A94">
          <w:rPr>
            <w:noProof/>
            <w:webHidden/>
          </w:rPr>
          <w:instrText xml:space="preserve"> PAGEREF _Toc474487036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7A671838" w14:textId="59826A68" w:rsidR="00555A94" w:rsidRDefault="00F240E9">
      <w:pPr>
        <w:pStyle w:val="TOC3"/>
        <w:rPr>
          <w:rFonts w:asciiTheme="minorHAnsi" w:eastAsiaTheme="minorEastAsia" w:hAnsiTheme="minorHAnsi" w:cstheme="minorBidi"/>
          <w:bCs w:val="0"/>
          <w:i w:val="0"/>
          <w:iCs w:val="0"/>
          <w:noProof/>
          <w:sz w:val="22"/>
          <w:szCs w:val="22"/>
        </w:rPr>
      </w:pPr>
      <w:hyperlink w:anchor="_Toc474487037" w:history="1">
        <w:r w:rsidR="00555A94" w:rsidRPr="00570EE2">
          <w:rPr>
            <w:rStyle w:val="Hyperlink"/>
            <w:noProof/>
          </w:rPr>
          <w:t>7.2.1</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General mockup for all modules, except Revision</w:t>
        </w:r>
        <w:r w:rsidR="00555A94">
          <w:rPr>
            <w:noProof/>
            <w:webHidden/>
          </w:rPr>
          <w:tab/>
        </w:r>
        <w:r w:rsidR="00555A94">
          <w:rPr>
            <w:noProof/>
            <w:webHidden/>
          </w:rPr>
          <w:fldChar w:fldCharType="begin"/>
        </w:r>
        <w:r w:rsidR="00555A94">
          <w:rPr>
            <w:noProof/>
            <w:webHidden/>
          </w:rPr>
          <w:instrText xml:space="preserve"> PAGEREF _Toc474487037 \h </w:instrText>
        </w:r>
        <w:r w:rsidR="00555A94">
          <w:rPr>
            <w:noProof/>
            <w:webHidden/>
          </w:rPr>
        </w:r>
        <w:r w:rsidR="00555A94">
          <w:rPr>
            <w:noProof/>
            <w:webHidden/>
          </w:rPr>
          <w:fldChar w:fldCharType="separate"/>
        </w:r>
        <w:r w:rsidR="00555A94">
          <w:rPr>
            <w:noProof/>
            <w:webHidden/>
          </w:rPr>
          <w:t>12</w:t>
        </w:r>
        <w:r w:rsidR="00555A94">
          <w:rPr>
            <w:noProof/>
            <w:webHidden/>
          </w:rPr>
          <w:fldChar w:fldCharType="end"/>
        </w:r>
      </w:hyperlink>
    </w:p>
    <w:p w14:paraId="6019149A" w14:textId="295CB363" w:rsidR="00555A94" w:rsidRDefault="00F240E9">
      <w:pPr>
        <w:pStyle w:val="TOC3"/>
        <w:rPr>
          <w:rFonts w:asciiTheme="minorHAnsi" w:eastAsiaTheme="minorEastAsia" w:hAnsiTheme="minorHAnsi" w:cstheme="minorBidi"/>
          <w:bCs w:val="0"/>
          <w:i w:val="0"/>
          <w:iCs w:val="0"/>
          <w:noProof/>
          <w:sz w:val="22"/>
          <w:szCs w:val="22"/>
        </w:rPr>
      </w:pPr>
      <w:hyperlink w:anchor="_Toc474487038" w:history="1">
        <w:r w:rsidR="00555A94" w:rsidRPr="00570EE2">
          <w:rPr>
            <w:rStyle w:val="Hyperlink"/>
            <w:noProof/>
          </w:rPr>
          <w:t>7.2.2</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“Existing Type/Mechanism combinations with no changes” section mockup</w:t>
        </w:r>
        <w:r w:rsidR="00555A94">
          <w:rPr>
            <w:noProof/>
            <w:webHidden/>
          </w:rPr>
          <w:tab/>
        </w:r>
        <w:r w:rsidR="00555A94">
          <w:rPr>
            <w:noProof/>
            <w:webHidden/>
          </w:rPr>
          <w:fldChar w:fldCharType="begin"/>
        </w:r>
        <w:r w:rsidR="00555A94">
          <w:rPr>
            <w:noProof/>
            <w:webHidden/>
          </w:rPr>
          <w:instrText xml:space="preserve"> PAGEREF _Toc474487038 \h </w:instrText>
        </w:r>
        <w:r w:rsidR="00555A94">
          <w:rPr>
            <w:noProof/>
            <w:webHidden/>
          </w:rPr>
        </w:r>
        <w:r w:rsidR="00555A94">
          <w:rPr>
            <w:noProof/>
            <w:webHidden/>
          </w:rPr>
          <w:fldChar w:fldCharType="separate"/>
        </w:r>
        <w:r w:rsidR="00555A94">
          <w:rPr>
            <w:noProof/>
            <w:webHidden/>
          </w:rPr>
          <w:t>13</w:t>
        </w:r>
        <w:r w:rsidR="00555A94">
          <w:rPr>
            <w:noProof/>
            <w:webHidden/>
          </w:rPr>
          <w:fldChar w:fldCharType="end"/>
        </w:r>
      </w:hyperlink>
    </w:p>
    <w:p w14:paraId="3D384651" w14:textId="57B353CA" w:rsidR="00555A94" w:rsidRDefault="00F240E9">
      <w:pPr>
        <w:pStyle w:val="TOC3"/>
        <w:rPr>
          <w:rFonts w:asciiTheme="minorHAnsi" w:eastAsiaTheme="minorEastAsia" w:hAnsiTheme="minorHAnsi" w:cstheme="minorBidi"/>
          <w:bCs w:val="0"/>
          <w:i w:val="0"/>
          <w:iCs w:val="0"/>
          <w:noProof/>
          <w:sz w:val="22"/>
          <w:szCs w:val="22"/>
        </w:rPr>
      </w:pPr>
      <w:hyperlink w:anchor="_Toc474487039" w:history="1">
        <w:r w:rsidR="00555A94" w:rsidRPr="00570EE2">
          <w:rPr>
            <w:rStyle w:val="Hyperlink"/>
            <w:noProof/>
          </w:rPr>
          <w:t>7.2.3</w:t>
        </w:r>
        <w:r w:rsidR="00555A94">
          <w:rPr>
            <w:rFonts w:asciiTheme="minorHAnsi" w:eastAsiaTheme="minorEastAsia" w:hAnsiTheme="minorHAnsi" w:cstheme="minorBidi"/>
            <w:bCs w:val="0"/>
            <w:i w:val="0"/>
            <w:iCs w:val="0"/>
            <w:noProof/>
            <w:sz w:val="22"/>
            <w:szCs w:val="22"/>
          </w:rPr>
          <w:tab/>
        </w:r>
        <w:r w:rsidR="00555A94" w:rsidRPr="00570EE2">
          <w:rPr>
            <w:rStyle w:val="Hyperlink"/>
            <w:noProof/>
          </w:rPr>
          <w:t>Revision module mockup</w:t>
        </w:r>
        <w:r w:rsidR="00555A94">
          <w:rPr>
            <w:noProof/>
            <w:webHidden/>
          </w:rPr>
          <w:tab/>
        </w:r>
        <w:r w:rsidR="00555A94">
          <w:rPr>
            <w:noProof/>
            <w:webHidden/>
          </w:rPr>
          <w:fldChar w:fldCharType="begin"/>
        </w:r>
        <w:r w:rsidR="00555A94">
          <w:rPr>
            <w:noProof/>
            <w:webHidden/>
          </w:rPr>
          <w:instrText xml:space="preserve"> PAGEREF _Toc474487039 \h </w:instrText>
        </w:r>
        <w:r w:rsidR="00555A94">
          <w:rPr>
            <w:noProof/>
            <w:webHidden/>
          </w:rPr>
        </w:r>
        <w:r w:rsidR="00555A94">
          <w:rPr>
            <w:noProof/>
            <w:webHidden/>
          </w:rPr>
          <w:fldChar w:fldCharType="separate"/>
        </w:r>
        <w:r w:rsidR="00555A94">
          <w:rPr>
            <w:noProof/>
            <w:webHidden/>
          </w:rPr>
          <w:t>13</w:t>
        </w:r>
        <w:r w:rsidR="00555A94">
          <w:rPr>
            <w:noProof/>
            <w:webHidden/>
          </w:rPr>
          <w:fldChar w:fldCharType="end"/>
        </w:r>
      </w:hyperlink>
    </w:p>
    <w:p w14:paraId="32EE5A42" w14:textId="34E05E60" w:rsidR="00555A94" w:rsidRDefault="00F240E9">
      <w:pPr>
        <w:pStyle w:val="TOC2"/>
        <w:rPr>
          <w:rFonts w:asciiTheme="minorHAnsi" w:eastAsiaTheme="minorEastAsia" w:hAnsiTheme="minorHAnsi" w:cstheme="minorBidi"/>
          <w:bCs w:val="0"/>
          <w:smallCaps w:val="0"/>
          <w:noProof/>
          <w:sz w:val="22"/>
          <w:szCs w:val="22"/>
        </w:rPr>
      </w:pPr>
      <w:hyperlink w:anchor="_Toc474487040" w:history="1">
        <w:r w:rsidR="00555A94" w:rsidRPr="00570EE2">
          <w:rPr>
            <w:rStyle w:val="Hyperlink"/>
            <w:noProof/>
          </w:rPr>
          <w:t>7.1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Test Module Screen Data elements</w:t>
        </w:r>
        <w:r w:rsidR="00555A94">
          <w:rPr>
            <w:noProof/>
            <w:webHidden/>
          </w:rPr>
          <w:tab/>
        </w:r>
        <w:r w:rsidR="00555A94">
          <w:rPr>
            <w:noProof/>
            <w:webHidden/>
          </w:rPr>
          <w:fldChar w:fldCharType="begin"/>
        </w:r>
        <w:r w:rsidR="00555A94">
          <w:rPr>
            <w:noProof/>
            <w:webHidden/>
          </w:rPr>
          <w:instrText xml:space="preserve"> PAGEREF _Toc474487040 \h </w:instrText>
        </w:r>
        <w:r w:rsidR="00555A94">
          <w:rPr>
            <w:noProof/>
            <w:webHidden/>
          </w:rPr>
        </w:r>
        <w:r w:rsidR="00555A94">
          <w:rPr>
            <w:noProof/>
            <w:webHidden/>
          </w:rPr>
          <w:fldChar w:fldCharType="separate"/>
        </w:r>
        <w:r w:rsidR="00555A94">
          <w:rPr>
            <w:noProof/>
            <w:webHidden/>
          </w:rPr>
          <w:t>13</w:t>
        </w:r>
        <w:r w:rsidR="00555A94">
          <w:rPr>
            <w:noProof/>
            <w:webHidden/>
          </w:rPr>
          <w:fldChar w:fldCharType="end"/>
        </w:r>
      </w:hyperlink>
    </w:p>
    <w:p w14:paraId="7D095EBB" w14:textId="1151BFF0" w:rsidR="00555A94" w:rsidRDefault="00F240E9">
      <w:pPr>
        <w:pStyle w:val="TOC1"/>
        <w:rPr>
          <w:rFonts w:asciiTheme="minorHAnsi" w:eastAsiaTheme="minorEastAsia" w:hAnsiTheme="minorHAnsi" w:cstheme="minorBidi"/>
          <w:b w:val="0"/>
          <w:caps w:val="0"/>
          <w:noProof/>
          <w:sz w:val="22"/>
          <w:szCs w:val="22"/>
        </w:rPr>
      </w:pPr>
      <w:hyperlink w:anchor="_Toc474487041" w:history="1">
        <w:r w:rsidR="00555A94" w:rsidRPr="00570EE2">
          <w:rPr>
            <w:rStyle w:val="Hyperlink"/>
            <w:noProof/>
          </w:rPr>
          <w:t>8.</w:t>
        </w:r>
        <w:r w:rsidR="00555A94">
          <w:rPr>
            <w:rFonts w:asciiTheme="minorHAnsi" w:eastAsiaTheme="minorEastAsia" w:hAnsiTheme="minorHAnsi" w:cstheme="minorBidi"/>
            <w:b w:val="0"/>
            <w:caps w:val="0"/>
            <w:noProof/>
            <w:sz w:val="22"/>
            <w:szCs w:val="22"/>
          </w:rPr>
          <w:tab/>
        </w:r>
        <w:r w:rsidR="00555A94" w:rsidRPr="00570EE2">
          <w:rPr>
            <w:rStyle w:val="Hyperlink"/>
            <w:noProof/>
          </w:rPr>
          <w:t>Test Greensheet functionality</w:t>
        </w:r>
        <w:r w:rsidR="00555A94">
          <w:rPr>
            <w:noProof/>
            <w:webHidden/>
          </w:rPr>
          <w:tab/>
        </w:r>
        <w:r w:rsidR="00555A94">
          <w:rPr>
            <w:noProof/>
            <w:webHidden/>
          </w:rPr>
          <w:fldChar w:fldCharType="begin"/>
        </w:r>
        <w:r w:rsidR="00555A94">
          <w:rPr>
            <w:noProof/>
            <w:webHidden/>
          </w:rPr>
          <w:instrText xml:space="preserve"> PAGEREF _Toc474487041 \h </w:instrText>
        </w:r>
        <w:r w:rsidR="00555A94">
          <w:rPr>
            <w:noProof/>
            <w:webHidden/>
          </w:rPr>
        </w:r>
        <w:r w:rsidR="00555A94">
          <w:rPr>
            <w:noProof/>
            <w:webHidden/>
          </w:rPr>
          <w:fldChar w:fldCharType="separate"/>
        </w:r>
        <w:r w:rsidR="00555A94">
          <w:rPr>
            <w:noProof/>
            <w:webHidden/>
          </w:rPr>
          <w:t>16</w:t>
        </w:r>
        <w:r w:rsidR="00555A94">
          <w:rPr>
            <w:noProof/>
            <w:webHidden/>
          </w:rPr>
          <w:fldChar w:fldCharType="end"/>
        </w:r>
      </w:hyperlink>
    </w:p>
    <w:p w14:paraId="6B841415" w14:textId="7DD0015F" w:rsidR="00555A94" w:rsidRDefault="00F240E9">
      <w:pPr>
        <w:pStyle w:val="TOC2"/>
        <w:rPr>
          <w:rFonts w:asciiTheme="minorHAnsi" w:eastAsiaTheme="minorEastAsia" w:hAnsiTheme="minorHAnsi" w:cstheme="minorBidi"/>
          <w:bCs w:val="0"/>
          <w:smallCaps w:val="0"/>
          <w:noProof/>
          <w:sz w:val="22"/>
          <w:szCs w:val="22"/>
        </w:rPr>
      </w:pPr>
      <w:hyperlink w:anchor="_Toc474487042" w:history="1">
        <w:r w:rsidR="00555A94" w:rsidRPr="00570EE2">
          <w:rPr>
            <w:rStyle w:val="Hyperlink"/>
            <w:noProof/>
          </w:rPr>
          <w:t>8.1</w:t>
        </w:r>
        <w:r w:rsidR="00555A94">
          <w:rPr>
            <w:rFonts w:asciiTheme="minorHAnsi" w:eastAsiaTheme="minorEastAsia" w:hAnsiTheme="minorHAnsi" w:cstheme="minorBidi"/>
            <w:bCs w:val="0"/>
            <w:smallCaps w:val="0"/>
            <w:noProof/>
            <w:sz w:val="22"/>
            <w:szCs w:val="22"/>
          </w:rPr>
          <w:tab/>
        </w:r>
        <w:r w:rsidR="00555A94" w:rsidRPr="00570EE2">
          <w:rPr>
            <w:rStyle w:val="Hyperlink"/>
            <w:noProof/>
          </w:rPr>
          <w:t>“Test” flow of events</w:t>
        </w:r>
        <w:r w:rsidR="00555A94">
          <w:rPr>
            <w:noProof/>
            <w:webHidden/>
          </w:rPr>
          <w:tab/>
        </w:r>
        <w:r w:rsidR="00555A94">
          <w:rPr>
            <w:noProof/>
            <w:webHidden/>
          </w:rPr>
          <w:fldChar w:fldCharType="begin"/>
        </w:r>
        <w:r w:rsidR="00555A94">
          <w:rPr>
            <w:noProof/>
            <w:webHidden/>
          </w:rPr>
          <w:instrText xml:space="preserve"> PAGEREF _Toc474487042 \h </w:instrText>
        </w:r>
        <w:r w:rsidR="00555A94">
          <w:rPr>
            <w:noProof/>
            <w:webHidden/>
          </w:rPr>
        </w:r>
        <w:r w:rsidR="00555A94">
          <w:rPr>
            <w:noProof/>
            <w:webHidden/>
          </w:rPr>
          <w:fldChar w:fldCharType="separate"/>
        </w:r>
        <w:r w:rsidR="00555A94">
          <w:rPr>
            <w:noProof/>
            <w:webHidden/>
          </w:rPr>
          <w:t>16</w:t>
        </w:r>
        <w:r w:rsidR="00555A94">
          <w:rPr>
            <w:noProof/>
            <w:webHidden/>
          </w:rPr>
          <w:fldChar w:fldCharType="end"/>
        </w:r>
      </w:hyperlink>
    </w:p>
    <w:p w14:paraId="4503560D" w14:textId="7FB0F364" w:rsidR="00555A94" w:rsidRDefault="00F240E9">
      <w:pPr>
        <w:pStyle w:val="TOC2"/>
        <w:rPr>
          <w:rFonts w:asciiTheme="minorHAnsi" w:eastAsiaTheme="minorEastAsia" w:hAnsiTheme="minorHAnsi" w:cstheme="minorBidi"/>
          <w:bCs w:val="0"/>
          <w:smallCaps w:val="0"/>
          <w:noProof/>
          <w:sz w:val="22"/>
          <w:szCs w:val="22"/>
        </w:rPr>
      </w:pPr>
      <w:hyperlink w:anchor="_Toc474487043" w:history="1">
        <w:r w:rsidR="00555A94" w:rsidRPr="00570EE2">
          <w:rPr>
            <w:rStyle w:val="Hyperlink"/>
            <w:noProof/>
          </w:rPr>
          <w:t>8.2</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Test Greensheet Screen mockup</w:t>
        </w:r>
        <w:r w:rsidR="00555A94">
          <w:rPr>
            <w:noProof/>
            <w:webHidden/>
          </w:rPr>
          <w:tab/>
        </w:r>
        <w:r w:rsidR="00555A94">
          <w:rPr>
            <w:noProof/>
            <w:webHidden/>
          </w:rPr>
          <w:fldChar w:fldCharType="begin"/>
        </w:r>
        <w:r w:rsidR="00555A94">
          <w:rPr>
            <w:noProof/>
            <w:webHidden/>
          </w:rPr>
          <w:instrText xml:space="preserve"> PAGEREF _Toc474487043 \h </w:instrText>
        </w:r>
        <w:r w:rsidR="00555A94">
          <w:rPr>
            <w:noProof/>
            <w:webHidden/>
          </w:rPr>
        </w:r>
        <w:r w:rsidR="00555A94">
          <w:rPr>
            <w:noProof/>
            <w:webHidden/>
          </w:rPr>
          <w:fldChar w:fldCharType="separate"/>
        </w:r>
        <w:r w:rsidR="00555A94">
          <w:rPr>
            <w:noProof/>
            <w:webHidden/>
          </w:rPr>
          <w:t>17</w:t>
        </w:r>
        <w:r w:rsidR="00555A94">
          <w:rPr>
            <w:noProof/>
            <w:webHidden/>
          </w:rPr>
          <w:fldChar w:fldCharType="end"/>
        </w:r>
      </w:hyperlink>
    </w:p>
    <w:p w14:paraId="2C090445" w14:textId="3FE3915C" w:rsidR="00555A94" w:rsidRDefault="00F240E9">
      <w:pPr>
        <w:pStyle w:val="TOC2"/>
        <w:rPr>
          <w:rFonts w:asciiTheme="minorHAnsi" w:eastAsiaTheme="minorEastAsia" w:hAnsiTheme="minorHAnsi" w:cstheme="minorBidi"/>
          <w:bCs w:val="0"/>
          <w:smallCaps w:val="0"/>
          <w:noProof/>
          <w:sz w:val="22"/>
          <w:szCs w:val="22"/>
        </w:rPr>
      </w:pPr>
      <w:hyperlink w:anchor="_Toc474487044" w:history="1">
        <w:r w:rsidR="00555A94" w:rsidRPr="00570EE2">
          <w:rPr>
            <w:rStyle w:val="Hyperlink"/>
            <w:noProof/>
          </w:rPr>
          <w:t>8.3</w:t>
        </w:r>
        <w:r w:rsidR="00555A94">
          <w:rPr>
            <w:rFonts w:asciiTheme="minorHAnsi" w:eastAsiaTheme="minorEastAsia" w:hAnsiTheme="minorHAnsi" w:cstheme="minorBidi"/>
            <w:bCs w:val="0"/>
            <w:smallCaps w:val="0"/>
            <w:noProof/>
            <w:sz w:val="22"/>
            <w:szCs w:val="22"/>
          </w:rPr>
          <w:tab/>
        </w:r>
        <w:r w:rsidR="00555A94" w:rsidRPr="00570EE2">
          <w:rPr>
            <w:rStyle w:val="Hyperlink"/>
            <w:noProof/>
          </w:rPr>
          <w:t>Sub-questions</w:t>
        </w:r>
        <w:r w:rsidR="00555A94">
          <w:rPr>
            <w:noProof/>
            <w:webHidden/>
          </w:rPr>
          <w:tab/>
        </w:r>
        <w:r w:rsidR="00555A94">
          <w:rPr>
            <w:noProof/>
            <w:webHidden/>
          </w:rPr>
          <w:fldChar w:fldCharType="begin"/>
        </w:r>
        <w:r w:rsidR="00555A94">
          <w:rPr>
            <w:noProof/>
            <w:webHidden/>
          </w:rPr>
          <w:instrText xml:space="preserve"> PAGEREF _Toc474487044 \h </w:instrText>
        </w:r>
        <w:r w:rsidR="00555A94">
          <w:rPr>
            <w:noProof/>
            <w:webHidden/>
          </w:rPr>
        </w:r>
        <w:r w:rsidR="00555A94">
          <w:rPr>
            <w:noProof/>
            <w:webHidden/>
          </w:rPr>
          <w:fldChar w:fldCharType="separate"/>
        </w:r>
        <w:r w:rsidR="00555A94">
          <w:rPr>
            <w:noProof/>
            <w:webHidden/>
          </w:rPr>
          <w:t>17</w:t>
        </w:r>
        <w:r w:rsidR="00555A94">
          <w:rPr>
            <w:noProof/>
            <w:webHidden/>
          </w:rPr>
          <w:fldChar w:fldCharType="end"/>
        </w:r>
      </w:hyperlink>
    </w:p>
    <w:p w14:paraId="70F592D8" w14:textId="75788995" w:rsidR="00555A94" w:rsidRDefault="00F240E9">
      <w:pPr>
        <w:pStyle w:val="TOC2"/>
        <w:rPr>
          <w:rFonts w:asciiTheme="minorHAnsi" w:eastAsiaTheme="minorEastAsia" w:hAnsiTheme="minorHAnsi" w:cstheme="minorBidi"/>
          <w:bCs w:val="0"/>
          <w:smallCaps w:val="0"/>
          <w:noProof/>
          <w:sz w:val="22"/>
          <w:szCs w:val="22"/>
        </w:rPr>
      </w:pPr>
      <w:hyperlink w:anchor="_Toc474487045" w:history="1">
        <w:r w:rsidR="00555A94" w:rsidRPr="00570EE2">
          <w:rPr>
            <w:rStyle w:val="Hyperlink"/>
            <w:noProof/>
          </w:rPr>
          <w:t>8.4</w:t>
        </w:r>
        <w:r w:rsidR="00555A94">
          <w:rPr>
            <w:rFonts w:asciiTheme="minorHAnsi" w:eastAsiaTheme="minorEastAsia" w:hAnsiTheme="minorHAnsi" w:cstheme="minorBidi"/>
            <w:bCs w:val="0"/>
            <w:smallCaps w:val="0"/>
            <w:noProof/>
            <w:sz w:val="22"/>
            <w:szCs w:val="22"/>
          </w:rPr>
          <w:tab/>
        </w:r>
        <w:r w:rsidR="00555A94" w:rsidRPr="00570EE2">
          <w:rPr>
            <w:rStyle w:val="Hyperlink"/>
            <w:noProof/>
          </w:rPr>
          <w:t>Review and Test Greensheet Screen Data elements</w:t>
        </w:r>
        <w:r w:rsidR="00555A94">
          <w:rPr>
            <w:noProof/>
            <w:webHidden/>
          </w:rPr>
          <w:tab/>
        </w:r>
        <w:r w:rsidR="00555A94">
          <w:rPr>
            <w:noProof/>
            <w:webHidden/>
          </w:rPr>
          <w:fldChar w:fldCharType="begin"/>
        </w:r>
        <w:r w:rsidR="00555A94">
          <w:rPr>
            <w:noProof/>
            <w:webHidden/>
          </w:rPr>
          <w:instrText xml:space="preserve"> PAGEREF _Toc474487045 \h </w:instrText>
        </w:r>
        <w:r w:rsidR="00555A94">
          <w:rPr>
            <w:noProof/>
            <w:webHidden/>
          </w:rPr>
        </w:r>
        <w:r w:rsidR="00555A94">
          <w:rPr>
            <w:noProof/>
            <w:webHidden/>
          </w:rPr>
          <w:fldChar w:fldCharType="separate"/>
        </w:r>
        <w:r w:rsidR="00555A94">
          <w:rPr>
            <w:noProof/>
            <w:webHidden/>
          </w:rPr>
          <w:t>17</w:t>
        </w:r>
        <w:r w:rsidR="00555A94">
          <w:rPr>
            <w:noProof/>
            <w:webHidden/>
          </w:rPr>
          <w:fldChar w:fldCharType="end"/>
        </w:r>
      </w:hyperlink>
    </w:p>
    <w:p w14:paraId="180F6920" w14:textId="3A687685" w:rsidR="00555A94" w:rsidRDefault="00F240E9">
      <w:pPr>
        <w:pStyle w:val="TOC1"/>
        <w:rPr>
          <w:rFonts w:asciiTheme="minorHAnsi" w:eastAsiaTheme="minorEastAsia" w:hAnsiTheme="minorHAnsi" w:cstheme="minorBidi"/>
          <w:b w:val="0"/>
          <w:caps w:val="0"/>
          <w:noProof/>
          <w:sz w:val="22"/>
          <w:szCs w:val="22"/>
        </w:rPr>
      </w:pPr>
      <w:hyperlink w:anchor="_Toc474487046" w:history="1">
        <w:r w:rsidR="00555A94" w:rsidRPr="00570EE2">
          <w:rPr>
            <w:rStyle w:val="Hyperlink"/>
            <w:noProof/>
          </w:rPr>
          <w:t>9.</w:t>
        </w:r>
        <w:r w:rsidR="00555A94">
          <w:rPr>
            <w:rFonts w:asciiTheme="minorHAnsi" w:eastAsiaTheme="minorEastAsia" w:hAnsiTheme="minorHAnsi" w:cstheme="minorBidi"/>
            <w:b w:val="0"/>
            <w:caps w:val="0"/>
            <w:noProof/>
            <w:sz w:val="22"/>
            <w:szCs w:val="22"/>
          </w:rPr>
          <w:tab/>
        </w:r>
        <w:r w:rsidR="00555A94" w:rsidRPr="00570EE2">
          <w:rPr>
            <w:rStyle w:val="Hyperlink"/>
            <w:noProof/>
          </w:rPr>
          <w:t>Promote or Reject the module functionality</w:t>
        </w:r>
        <w:r w:rsidR="00555A94">
          <w:rPr>
            <w:noProof/>
            <w:webHidden/>
          </w:rPr>
          <w:tab/>
        </w:r>
        <w:r w:rsidR="00555A94">
          <w:rPr>
            <w:noProof/>
            <w:webHidden/>
          </w:rPr>
          <w:fldChar w:fldCharType="begin"/>
        </w:r>
        <w:r w:rsidR="00555A94">
          <w:rPr>
            <w:noProof/>
            <w:webHidden/>
          </w:rPr>
          <w:instrText xml:space="preserve"> PAGEREF _Toc474487046 \h </w:instrText>
        </w:r>
        <w:r w:rsidR="00555A94">
          <w:rPr>
            <w:noProof/>
            <w:webHidden/>
          </w:rPr>
        </w:r>
        <w:r w:rsidR="00555A94">
          <w:rPr>
            <w:noProof/>
            <w:webHidden/>
          </w:rPr>
          <w:fldChar w:fldCharType="separate"/>
        </w:r>
        <w:r w:rsidR="00555A94">
          <w:rPr>
            <w:noProof/>
            <w:webHidden/>
          </w:rPr>
          <w:t>20</w:t>
        </w:r>
        <w:r w:rsidR="00555A94">
          <w:rPr>
            <w:noProof/>
            <w:webHidden/>
          </w:rPr>
          <w:fldChar w:fldCharType="end"/>
        </w:r>
      </w:hyperlink>
    </w:p>
    <w:p w14:paraId="22409F75" w14:textId="73E082C3" w:rsidR="00555A94" w:rsidRDefault="00F240E9">
      <w:pPr>
        <w:pStyle w:val="TOC1"/>
        <w:rPr>
          <w:rFonts w:asciiTheme="minorHAnsi" w:eastAsiaTheme="minorEastAsia" w:hAnsiTheme="minorHAnsi" w:cstheme="minorBidi"/>
          <w:b w:val="0"/>
          <w:caps w:val="0"/>
          <w:noProof/>
          <w:sz w:val="22"/>
          <w:szCs w:val="22"/>
        </w:rPr>
      </w:pPr>
      <w:hyperlink w:anchor="_Toc474487047" w:history="1">
        <w:r w:rsidR="00555A94" w:rsidRPr="00570EE2">
          <w:rPr>
            <w:rStyle w:val="Hyperlink"/>
            <w:noProof/>
          </w:rPr>
          <w:t>10.</w:t>
        </w:r>
        <w:r w:rsidR="00555A94">
          <w:rPr>
            <w:rFonts w:asciiTheme="minorHAnsi" w:eastAsiaTheme="minorEastAsia" w:hAnsiTheme="minorHAnsi" w:cstheme="minorBidi"/>
            <w:b w:val="0"/>
            <w:caps w:val="0"/>
            <w:noProof/>
            <w:sz w:val="22"/>
            <w:szCs w:val="22"/>
          </w:rPr>
          <w:tab/>
        </w:r>
        <w:r w:rsidR="00555A94" w:rsidRPr="00570EE2">
          <w:rPr>
            <w:rStyle w:val="Hyperlink"/>
            <w:noProof/>
          </w:rPr>
          <w:t>Import templates from GS Form Builder</w:t>
        </w:r>
        <w:r w:rsidR="00555A94">
          <w:rPr>
            <w:noProof/>
            <w:webHidden/>
          </w:rPr>
          <w:tab/>
        </w:r>
        <w:r w:rsidR="00555A94">
          <w:rPr>
            <w:noProof/>
            <w:webHidden/>
          </w:rPr>
          <w:fldChar w:fldCharType="begin"/>
        </w:r>
        <w:r w:rsidR="00555A94">
          <w:rPr>
            <w:noProof/>
            <w:webHidden/>
          </w:rPr>
          <w:instrText xml:space="preserve"> PAGEREF _Toc474487047 \h </w:instrText>
        </w:r>
        <w:r w:rsidR="00555A94">
          <w:rPr>
            <w:noProof/>
            <w:webHidden/>
          </w:rPr>
        </w:r>
        <w:r w:rsidR="00555A94">
          <w:rPr>
            <w:noProof/>
            <w:webHidden/>
          </w:rPr>
          <w:fldChar w:fldCharType="separate"/>
        </w:r>
        <w:r w:rsidR="00555A94">
          <w:rPr>
            <w:noProof/>
            <w:webHidden/>
          </w:rPr>
          <w:t>21</w:t>
        </w:r>
        <w:r w:rsidR="00555A94">
          <w:rPr>
            <w:noProof/>
            <w:webHidden/>
          </w:rPr>
          <w:fldChar w:fldCharType="end"/>
        </w:r>
      </w:hyperlink>
    </w:p>
    <w:p w14:paraId="24321323" w14:textId="481E19A7" w:rsidR="00555A94" w:rsidRDefault="00F240E9">
      <w:pPr>
        <w:pStyle w:val="TOC1"/>
        <w:rPr>
          <w:rFonts w:asciiTheme="minorHAnsi" w:eastAsiaTheme="minorEastAsia" w:hAnsiTheme="minorHAnsi" w:cstheme="minorBidi"/>
          <w:b w:val="0"/>
          <w:caps w:val="0"/>
          <w:noProof/>
          <w:sz w:val="22"/>
          <w:szCs w:val="22"/>
        </w:rPr>
      </w:pPr>
      <w:hyperlink w:anchor="_Toc474487048" w:history="1">
        <w:r w:rsidR="00555A94" w:rsidRPr="00570EE2">
          <w:rPr>
            <w:rStyle w:val="Hyperlink"/>
            <w:noProof/>
          </w:rPr>
          <w:t>11.</w:t>
        </w:r>
        <w:r w:rsidR="00555A94">
          <w:rPr>
            <w:rFonts w:asciiTheme="minorHAnsi" w:eastAsiaTheme="minorEastAsia" w:hAnsiTheme="minorHAnsi" w:cstheme="minorBidi"/>
            <w:b w:val="0"/>
            <w:caps w:val="0"/>
            <w:noProof/>
            <w:sz w:val="22"/>
            <w:szCs w:val="22"/>
          </w:rPr>
          <w:tab/>
        </w:r>
        <w:r w:rsidR="00555A94" w:rsidRPr="00570EE2">
          <w:rPr>
            <w:rStyle w:val="Hyperlink"/>
            <w:noProof/>
          </w:rPr>
          <w:t>Email Notifications about greensheets module deployment process.</w:t>
        </w:r>
        <w:r w:rsidR="00555A94">
          <w:rPr>
            <w:noProof/>
            <w:webHidden/>
          </w:rPr>
          <w:tab/>
        </w:r>
        <w:r w:rsidR="00555A94">
          <w:rPr>
            <w:noProof/>
            <w:webHidden/>
          </w:rPr>
          <w:fldChar w:fldCharType="begin"/>
        </w:r>
        <w:r w:rsidR="00555A94">
          <w:rPr>
            <w:noProof/>
            <w:webHidden/>
          </w:rPr>
          <w:instrText xml:space="preserve"> PAGEREF _Toc474487048 \h </w:instrText>
        </w:r>
        <w:r w:rsidR="00555A94">
          <w:rPr>
            <w:noProof/>
            <w:webHidden/>
          </w:rPr>
        </w:r>
        <w:r w:rsidR="00555A94">
          <w:rPr>
            <w:noProof/>
            <w:webHidden/>
          </w:rPr>
          <w:fldChar w:fldCharType="separate"/>
        </w:r>
        <w:r w:rsidR="00555A94">
          <w:rPr>
            <w:noProof/>
            <w:webHidden/>
          </w:rPr>
          <w:t>23</w:t>
        </w:r>
        <w:r w:rsidR="00555A94">
          <w:rPr>
            <w:noProof/>
            <w:webHidden/>
          </w:rPr>
          <w:fldChar w:fldCharType="end"/>
        </w:r>
      </w:hyperlink>
    </w:p>
    <w:p w14:paraId="3F9C9883" w14:textId="53C4BCD2" w:rsidR="007B2D8F" w:rsidRDefault="007D18F9" w:rsidP="002409CD">
      <w:pPr>
        <w:pStyle w:val="BodyText"/>
      </w:pPr>
      <w:r>
        <w:fldChar w:fldCharType="end"/>
      </w:r>
    </w:p>
    <w:p w14:paraId="7593BB85" w14:textId="77777777" w:rsidR="006768A5" w:rsidRDefault="00320F9D" w:rsidP="002409CD">
      <w:pPr>
        <w:pStyle w:val="Heading1"/>
      </w:pPr>
      <w:r>
        <w:br w:type="page"/>
      </w:r>
      <w:bookmarkStart w:id="0" w:name="_Toc474487020"/>
      <w:r w:rsidR="000D5B80">
        <w:lastRenderedPageBreak/>
        <w:t>Document scope</w:t>
      </w:r>
      <w:bookmarkEnd w:id="0"/>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2409CD">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C289478" w:rsidR="00324661" w:rsidRDefault="00324661" w:rsidP="002409CD">
      <w:pPr>
        <w:pStyle w:val="Heading1"/>
      </w:pPr>
      <w:bookmarkStart w:id="1" w:name="_Toc474487021"/>
      <w:r>
        <w:t>Business Need Description</w:t>
      </w:r>
      <w:bookmarkEnd w:id="1"/>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2409CD">
      <w:pPr>
        <w:pStyle w:val="BodyText"/>
      </w:pPr>
    </w:p>
    <w:p w14:paraId="13D48577" w14:textId="77777777" w:rsidR="0037448A" w:rsidRDefault="0037448A" w:rsidP="002409CD">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217.45pt" o:ole="">
            <v:imagedata r:id="rId15" o:title=""/>
          </v:shape>
          <o:OLEObject Type="Embed" ProgID="Visio.Drawing.11" ShapeID="_x0000_i1025" DrawAspect="Content" ObjectID="_1548232674" r:id="rId16"/>
        </w:object>
      </w:r>
    </w:p>
    <w:p w14:paraId="17712B6A" w14:textId="22221AA5" w:rsidR="0037448A" w:rsidRDefault="0037448A" w:rsidP="002409CD">
      <w:pPr>
        <w:pStyle w:val="BodyText"/>
      </w:pPr>
      <w:r>
        <w:t>When a new module is exported, all forms are available in the draft area that serves two major purposes:</w:t>
      </w:r>
    </w:p>
    <w:p w14:paraId="3776DDC8" w14:textId="31364ED0" w:rsidR="006E2B8B" w:rsidRDefault="0037448A" w:rsidP="002409CD">
      <w:pPr>
        <w:pStyle w:val="BodyText"/>
        <w:numPr>
          <w:ilvl w:val="0"/>
          <w:numId w:val="18"/>
        </w:numPr>
      </w:pPr>
      <w:r>
        <w:t xml:space="preserve">Proving ability to test forms before </w:t>
      </w:r>
      <w:r w:rsidR="008A1DED">
        <w:t>promot</w:t>
      </w:r>
      <w:r>
        <w:t>ing them into production</w:t>
      </w:r>
    </w:p>
    <w:p w14:paraId="46745F38" w14:textId="12E1CF88" w:rsidR="0037448A" w:rsidRDefault="0037448A" w:rsidP="002409CD">
      <w:pPr>
        <w:pStyle w:val="BodyText"/>
        <w:numPr>
          <w:ilvl w:val="0"/>
          <w:numId w:val="18"/>
        </w:numPr>
      </w:pPr>
      <w:r>
        <w:t>Proving ability to promote/reject all forms in the module into production</w:t>
      </w:r>
    </w:p>
    <w:p w14:paraId="7BE354FE" w14:textId="0F980E2A" w:rsidR="0037448A" w:rsidRDefault="0037448A" w:rsidP="002409CD">
      <w:pPr>
        <w:pStyle w:val="BodyText"/>
      </w:pPr>
      <w:r>
        <w:t xml:space="preserve">For more information about Form Builder see </w:t>
      </w:r>
      <w:hyperlink r:id="rId17" w:history="1">
        <w:r w:rsidRPr="008F5E15">
          <w:rPr>
            <w:rStyle w:val="Hyperlink"/>
          </w:rPr>
          <w:t>https://ncisvn.nci.nih.gov/svn/iscs/greensheets/Requirements/Specs/GreenSheets%20Redesign%20Project%20Scope.docx</w:t>
        </w:r>
      </w:hyperlink>
      <w:r>
        <w:t xml:space="preserve">, sec. </w:t>
      </w:r>
      <w:bookmarkStart w:id="2" w:name="_Toc464140073"/>
      <w:r>
        <w:t>Dependencies with other systems</w:t>
      </w:r>
      <w:bookmarkEnd w:id="2"/>
      <w:r>
        <w:t xml:space="preserve"> =&gt; </w:t>
      </w:r>
      <w:bookmarkStart w:id="3" w:name="_Toc464140074"/>
      <w:r>
        <w:t>Significant dependencies</w:t>
      </w:r>
      <w:bookmarkEnd w:id="3"/>
      <w:r>
        <w:t xml:space="preserve"> =&gt; </w:t>
      </w:r>
      <w:bookmarkStart w:id="4" w:name="_Toc464140075"/>
      <w:r>
        <w:t>Form Builder – changes for re-design</w:t>
      </w:r>
      <w:bookmarkEnd w:id="4"/>
    </w:p>
    <w:p w14:paraId="4D7ACCF3" w14:textId="3B514D33" w:rsidR="005967AF" w:rsidRPr="00324661" w:rsidRDefault="005967AF" w:rsidP="002409CD">
      <w:pPr>
        <w:pStyle w:val="BodyText"/>
      </w:pPr>
    </w:p>
    <w:p w14:paraId="282B2D12" w14:textId="47917401" w:rsidR="0037448A" w:rsidRDefault="0037448A" w:rsidP="002409CD">
      <w:pPr>
        <w:pStyle w:val="Heading1"/>
      </w:pPr>
      <w:bookmarkStart w:id="5" w:name="_Toc474487022"/>
      <w:r>
        <w:t>User roles</w:t>
      </w:r>
      <w:bookmarkEnd w:id="5"/>
    </w:p>
    <w:p w14:paraId="1A73BFDC" w14:textId="0128B547" w:rsidR="00335E7C" w:rsidRDefault="00335E7C" w:rsidP="002409CD">
      <w:pPr>
        <w:pStyle w:val="Heading2"/>
      </w:pPr>
      <w:bookmarkStart w:id="6" w:name="_Toc474487023"/>
      <w:r>
        <w:t>Before re-design:</w:t>
      </w:r>
      <w:bookmarkEnd w:id="6"/>
      <w:r>
        <w:t xml:space="preserve"> </w:t>
      </w:r>
    </w:p>
    <w:p w14:paraId="040574DF" w14:textId="0E399D1B" w:rsidR="00335E7C" w:rsidRDefault="00335E7C" w:rsidP="002409CD">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2409CD">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2409CD">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2409CD">
      <w:pPr>
        <w:pStyle w:val="BodyText"/>
        <w:numPr>
          <w:ilvl w:val="0"/>
          <w:numId w:val="20"/>
        </w:numPr>
      </w:pPr>
      <w:r>
        <w:lastRenderedPageBreak/>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2409CD">
      <w:pPr>
        <w:pStyle w:val="BodyText"/>
        <w:numPr>
          <w:ilvl w:val="0"/>
          <w:numId w:val="20"/>
        </w:numPr>
      </w:pPr>
      <w:r>
        <w:t>Promote module from Form Builder</w:t>
      </w:r>
    </w:p>
    <w:p w14:paraId="7A1D0B86" w14:textId="48BA4977" w:rsidR="00335E7C" w:rsidRDefault="00335E7C" w:rsidP="002409CD">
      <w:pPr>
        <w:pStyle w:val="BodyText"/>
        <w:numPr>
          <w:ilvl w:val="0"/>
          <w:numId w:val="20"/>
        </w:numPr>
      </w:pPr>
      <w:r>
        <w:t>Reject module from Form Builder</w:t>
      </w:r>
    </w:p>
    <w:p w14:paraId="0918CC41" w14:textId="69651717" w:rsidR="00335E7C" w:rsidRDefault="00335E7C" w:rsidP="002409CD">
      <w:pPr>
        <w:pStyle w:val="Heading2"/>
      </w:pPr>
      <w:bookmarkStart w:id="7" w:name="_Toc474487024"/>
      <w:r>
        <w:t xml:space="preserve">Changes </w:t>
      </w:r>
      <w:r w:rsidR="00AE0D5F">
        <w:t>for</w:t>
      </w:r>
      <w:r>
        <w:t xml:space="preserve"> re-design:</w:t>
      </w:r>
      <w:bookmarkEnd w:id="7"/>
    </w:p>
    <w:p w14:paraId="0E0EB570" w14:textId="7B575D5C" w:rsidR="0037448A" w:rsidRDefault="0037448A" w:rsidP="002409CD">
      <w:pPr>
        <w:pStyle w:val="BodyText"/>
      </w:pPr>
      <w:r>
        <w:t xml:space="preserve">Form Builder (FB) user roles have direct impact on user roles in Draft area. </w:t>
      </w:r>
    </w:p>
    <w:p w14:paraId="41BBFF0E" w14:textId="3F215440" w:rsidR="0037448A" w:rsidRDefault="0037448A" w:rsidP="002409CD">
      <w:pPr>
        <w:pStyle w:val="BodyText"/>
      </w:pPr>
      <w:r w:rsidRPr="00686AEF">
        <w:t>(FB) user roles</w:t>
      </w:r>
      <w:r>
        <w:t>:</w:t>
      </w:r>
    </w:p>
    <w:p w14:paraId="7CA9F0E4" w14:textId="7C8511E5" w:rsidR="0037448A" w:rsidRDefault="002F31F9" w:rsidP="002409CD">
      <w:pPr>
        <w:pStyle w:val="BodyText"/>
        <w:numPr>
          <w:ilvl w:val="0"/>
          <w:numId w:val="19"/>
        </w:numPr>
      </w:pPr>
      <w:r>
        <w:t>Author – create and edit modules, forms, sections and questions</w:t>
      </w:r>
    </w:p>
    <w:p w14:paraId="180C8B6F" w14:textId="481A7924" w:rsidR="002F31F9" w:rsidRDefault="002F31F9" w:rsidP="002409CD">
      <w:pPr>
        <w:pStyle w:val="BodyText"/>
        <w:numPr>
          <w:ilvl w:val="0"/>
          <w:numId w:val="19"/>
        </w:numPr>
      </w:pPr>
      <w:r>
        <w:t xml:space="preserve">Approver – review and approve forms </w:t>
      </w:r>
    </w:p>
    <w:p w14:paraId="3AA63065" w14:textId="67F1B4F7" w:rsidR="002F31F9" w:rsidRDefault="002F31F9" w:rsidP="002409CD">
      <w:pPr>
        <w:pStyle w:val="BodyText"/>
        <w:numPr>
          <w:ilvl w:val="0"/>
          <w:numId w:val="19"/>
        </w:numPr>
      </w:pPr>
      <w:r>
        <w:t>System Administrator – can perform all form builder actions and assign roles to users</w:t>
      </w:r>
    </w:p>
    <w:p w14:paraId="3EB84FCC" w14:textId="3691BCCA" w:rsidR="002F31F9" w:rsidRDefault="002F31F9" w:rsidP="002409CD">
      <w:pPr>
        <w:pStyle w:val="BodyText"/>
        <w:numPr>
          <w:ilvl w:val="0"/>
          <w:numId w:val="19"/>
        </w:numPr>
      </w:pPr>
      <w:r>
        <w:t>Librarian – manage and create QUESTION and FORM libraries</w:t>
      </w:r>
    </w:p>
    <w:p w14:paraId="100453A0" w14:textId="5D05AA24" w:rsidR="002F31F9" w:rsidRDefault="002F31F9" w:rsidP="002409CD">
      <w:pPr>
        <w:pStyle w:val="BodyText"/>
        <w:numPr>
          <w:ilvl w:val="0"/>
          <w:numId w:val="19"/>
        </w:numPr>
      </w:pPr>
      <w:proofErr w:type="spellStart"/>
      <w:r>
        <w:t>Deployer</w:t>
      </w:r>
      <w:proofErr w:type="spellEnd"/>
      <w:r>
        <w:t xml:space="preserve"> – Deploy module to </w:t>
      </w:r>
      <w:proofErr w:type="spellStart"/>
      <w:r>
        <w:t>Greensheets</w:t>
      </w:r>
      <w:proofErr w:type="spellEnd"/>
      <w:r>
        <w:t xml:space="preserve"> system</w:t>
      </w:r>
    </w:p>
    <w:p w14:paraId="3D5CFDFF" w14:textId="088051F6" w:rsidR="002F31F9" w:rsidRDefault="00843318" w:rsidP="002409CD">
      <w:pPr>
        <w:pStyle w:val="BodyText"/>
      </w:pPr>
      <w:r>
        <w:t xml:space="preserve">For more </w:t>
      </w:r>
      <w:r w:rsidR="004B7281">
        <w:t>information,</w:t>
      </w:r>
      <w:r>
        <w:t xml:space="preserve"> please refer to </w:t>
      </w:r>
      <w:hyperlink r:id="rId18" w:history="1">
        <w:r w:rsidRPr="008F5E15">
          <w:rPr>
            <w:rStyle w:val="Hyperlink"/>
          </w:rPr>
          <w:t>https://i2e-test.nci.nih.gov/documentation/application/GSFB_User_guide.pdf</w:t>
        </w:r>
      </w:hyperlink>
      <w:r>
        <w:t xml:space="preserve"> </w:t>
      </w:r>
    </w:p>
    <w:p w14:paraId="2826B5CC" w14:textId="77777777" w:rsidR="002F31F9" w:rsidRPr="000238F8" w:rsidRDefault="002F31F9" w:rsidP="002409CD">
      <w:pPr>
        <w:pStyle w:val="BodyText"/>
      </w:pPr>
      <w:proofErr w:type="spellStart"/>
      <w:r w:rsidRPr="000238F8">
        <w:t>Greensheets</w:t>
      </w:r>
      <w:proofErr w:type="spellEnd"/>
      <w:r w:rsidRPr="000238F8">
        <w:t xml:space="preserve"> Draft Area roles requirements: </w:t>
      </w:r>
    </w:p>
    <w:p w14:paraId="3E405382" w14:textId="7805C899" w:rsidR="002F31F9" w:rsidRDefault="00AE0D5F" w:rsidP="002409CD">
      <w:r>
        <w:t xml:space="preserve">Separate Draft Viewer role is no longer needed. </w:t>
      </w:r>
      <w:r w:rsidR="002F31F9">
        <w:t xml:space="preserve">Access to </w:t>
      </w:r>
      <w:proofErr w:type="spellStart"/>
      <w:r w:rsidR="002F31F9">
        <w:t>Greensheets</w:t>
      </w:r>
      <w:proofErr w:type="spellEnd"/>
      <w:r w:rsidR="002F31F9">
        <w:t xml:space="preserve"> Draft Area (</w:t>
      </w:r>
      <w:r w:rsidR="002F31F9" w:rsidRPr="002F31F9">
        <w:t xml:space="preserve">Review Draft </w:t>
      </w:r>
      <w:proofErr w:type="spellStart"/>
      <w:r w:rsidR="002F31F9" w:rsidRPr="002F31F9">
        <w:t>Greensheets</w:t>
      </w:r>
      <w:proofErr w:type="spellEnd"/>
      <w:r w:rsidR="002F31F9" w:rsidRPr="002F31F9">
        <w:t xml:space="preserve"> link in GS system</w:t>
      </w:r>
      <w:r w:rsidR="002F31F9">
        <w:t>)</w:t>
      </w:r>
      <w:r w:rsidR="002F31F9" w:rsidRPr="002F31F9">
        <w:t xml:space="preserve"> should be provided to all users of GS system who have Author or Approver role in Form Builder</w:t>
      </w:r>
      <w:r w:rsidR="00686AEF">
        <w:t xml:space="preserve"> </w:t>
      </w:r>
    </w:p>
    <w:p w14:paraId="37CE5C16" w14:textId="0C270168" w:rsidR="002F31F9" w:rsidRDefault="002F31F9" w:rsidP="002409CD">
      <w:pPr>
        <w:pStyle w:val="BodyText"/>
      </w:pPr>
      <w:r>
        <w:rPr>
          <w:noProof/>
        </w:rPr>
        <mc:AlternateContent>
          <mc:Choice Requires="wps">
            <w:drawing>
              <wp:anchor distT="0" distB="0" distL="114300" distR="114300" simplePos="0" relativeHeight="251657728" behindDoc="0" locked="0" layoutInCell="1" allowOverlap="1" wp14:anchorId="008C8A88" wp14:editId="5D26D977">
                <wp:simplePos x="0" y="0"/>
                <wp:positionH relativeFrom="margin">
                  <wp:posOffset>3104535</wp:posOffset>
                </wp:positionH>
                <wp:positionV relativeFrom="paragraph">
                  <wp:posOffset>359349</wp:posOffset>
                </wp:positionV>
                <wp:extent cx="1209368" cy="289560"/>
                <wp:effectExtent l="0" t="0" r="10160" b="15240"/>
                <wp:wrapNone/>
                <wp:docPr id="6" name="Rectangle 6"/>
                <wp:cNvGraphicFramePr/>
                <a:graphic xmlns:a="http://schemas.openxmlformats.org/drawingml/2006/main">
                  <a:graphicData uri="http://schemas.microsoft.com/office/word/2010/wordprocessingShape">
                    <wps:wsp>
                      <wps:cNvSpPr/>
                      <wps:spPr>
                        <a:xfrm>
                          <a:off x="0" y="0"/>
                          <a:ext cx="1209368" cy="2895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430FE5C" id="Rectangle 6" o:spid="_x0000_s1026" style="position:absolute;margin-left:244.45pt;margin-top:28.3pt;width:95.25pt;height:22.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" filled="f" strokecolor="red" strokeweight="2pt">
                <w10:wrap anchorx="margin"/>
              </v:rect>
            </w:pict>
          </mc:Fallback>
        </mc:AlternateContent>
      </w:r>
      <w:r>
        <w:rPr>
          <w:noProof/>
        </w:rPr>
        <w:drawing>
          <wp:inline distT="0" distB="0" distL="0" distR="0" wp14:anchorId="697218A5" wp14:editId="36718831">
            <wp:extent cx="5250426" cy="2489091"/>
            <wp:effectExtent l="0" t="0" r="762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7066" cy="2549128"/>
                    </a:xfrm>
                    <a:prstGeom prst="rect">
                      <a:avLst/>
                    </a:prstGeom>
                    <a:noFill/>
                    <a:ln>
                      <a:noFill/>
                    </a:ln>
                  </pic:spPr>
                </pic:pic>
              </a:graphicData>
            </a:graphic>
          </wp:inline>
        </w:drawing>
      </w:r>
    </w:p>
    <w:p w14:paraId="01C194EA" w14:textId="77777777" w:rsidR="00335E7C" w:rsidRDefault="00335E7C" w:rsidP="002409CD"/>
    <w:p w14:paraId="21551695" w14:textId="6F88583D" w:rsidR="003A5A55" w:rsidRDefault="002F31F9" w:rsidP="002409CD">
      <w:r w:rsidRPr="000238F8">
        <w:t xml:space="preserve">These users </w:t>
      </w:r>
      <w:r w:rsidR="00686AEF">
        <w:t xml:space="preserve">(Author/Approver) </w:t>
      </w:r>
      <w:r w:rsidRPr="000238F8">
        <w:t xml:space="preserve">will have access to the </w:t>
      </w:r>
      <w:r w:rsidR="00335E7C">
        <w:t xml:space="preserve">“Review and Test Module” </w:t>
      </w:r>
      <w:r w:rsidRPr="000238F8">
        <w:t xml:space="preserve">screen </w:t>
      </w:r>
      <w:r w:rsidR="00335E7C">
        <w:t xml:space="preserve">(mockup </w:t>
      </w:r>
      <w:r w:rsidRPr="000238F8">
        <w:t>below</w:t>
      </w:r>
      <w:r w:rsidR="00335E7C">
        <w:t>)</w:t>
      </w:r>
      <w:r w:rsidR="003A5A55">
        <w:t>, where they will have ability to:</w:t>
      </w:r>
    </w:p>
    <w:p w14:paraId="4076343C" w14:textId="608CC524" w:rsidR="002F31F9" w:rsidRDefault="003A5A55" w:rsidP="002409CD">
      <w:pPr>
        <w:pStyle w:val="ListParagraph"/>
        <w:numPr>
          <w:ilvl w:val="0"/>
          <w:numId w:val="21"/>
        </w:numPr>
      </w:pPr>
      <w:r>
        <w:t>View changes to the module (just view the screen)</w:t>
      </w:r>
    </w:p>
    <w:p w14:paraId="1373D491" w14:textId="7CB431CF" w:rsidR="003A5A55" w:rsidRDefault="00644CC3" w:rsidP="002409CD">
      <w:pPr>
        <w:pStyle w:val="ListParagraph"/>
        <w:numPr>
          <w:ilvl w:val="0"/>
          <w:numId w:val="21"/>
        </w:numPr>
      </w:pPr>
      <w:r>
        <w:t>T</w:t>
      </w:r>
      <w:r w:rsidR="003A5A55">
        <w:t xml:space="preserve">est </w:t>
      </w:r>
      <w:r w:rsidR="00686AEF">
        <w:t>any forms</w:t>
      </w:r>
    </w:p>
    <w:p w14:paraId="7D5CA09E" w14:textId="56ACC75F" w:rsidR="00686AEF" w:rsidRPr="00686AEF" w:rsidRDefault="00686AEF" w:rsidP="002409CD">
      <w:pPr>
        <w:pStyle w:val="ListParagraph"/>
        <w:numPr>
          <w:ilvl w:val="0"/>
          <w:numId w:val="21"/>
        </w:numPr>
        <w:rPr>
          <w:rFonts w:ascii="Arial" w:hAnsi="Arial"/>
          <w:sz w:val="20"/>
          <w:szCs w:val="20"/>
        </w:rPr>
      </w:pPr>
      <w:r>
        <w:t>Select form(s) and send email to testers</w:t>
      </w:r>
    </w:p>
    <w:p w14:paraId="0961DDC6" w14:textId="77777777" w:rsidR="00E15CCA" w:rsidRDefault="00E15CCA" w:rsidP="002409CD">
      <w:pPr>
        <w:rPr>
          <w:rFonts w:ascii="Arial Narrow" w:hAnsi="Arial Narrow"/>
        </w:rPr>
      </w:pPr>
      <w:r>
        <w:object w:dxaOrig="9348" w:dyaOrig="6192" w14:anchorId="7F23EA23">
          <v:shape id="_x0000_i1026" type="#_x0000_t75" style="width:404.9pt;height:42.05pt" o:ole="">
            <v:imagedata r:id="rId20" o:title="" cropbottom="55254f"/>
          </v:shape>
          <o:OLEObject Type="Embed" ProgID="PBrush" ShapeID="_x0000_i1026" DrawAspect="Content" ObjectID="_1548232675" r:id="rId21"/>
        </w:objec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5CCA" w:rsidRPr="00614B78" w14:paraId="4D4D77CE" w14:textId="77777777" w:rsidTr="00A20307">
        <w:trPr>
          <w:trHeight w:val="210"/>
        </w:trPr>
        <w:tc>
          <w:tcPr>
            <w:tcW w:w="956" w:type="pct"/>
            <w:shd w:val="clear" w:color="auto" w:fill="DBE5F1" w:themeFill="accent1" w:themeFillTint="33"/>
          </w:tcPr>
          <w:p w14:paraId="12CA9405" w14:textId="77777777" w:rsidR="00E15CCA" w:rsidRPr="00614B78" w:rsidRDefault="00E15CCA" w:rsidP="002409CD">
            <w:r w:rsidRPr="00614B78">
              <w:t xml:space="preserve">                                                                                                                                            </w:t>
            </w:r>
          </w:p>
        </w:tc>
        <w:tc>
          <w:tcPr>
            <w:tcW w:w="931" w:type="pct"/>
            <w:shd w:val="clear" w:color="auto" w:fill="DBE5F1" w:themeFill="accent1" w:themeFillTint="33"/>
          </w:tcPr>
          <w:p w14:paraId="009D2D1B" w14:textId="77777777" w:rsidR="00E15CCA" w:rsidRPr="00614B78" w:rsidRDefault="00E15CCA" w:rsidP="002409CD">
            <w:r w:rsidRPr="00614B78">
              <w:t>Related type/mechanism</w:t>
            </w:r>
          </w:p>
        </w:tc>
        <w:tc>
          <w:tcPr>
            <w:tcW w:w="243" w:type="pct"/>
            <w:shd w:val="clear" w:color="auto" w:fill="DBE5F1" w:themeFill="accent1" w:themeFillTint="33"/>
          </w:tcPr>
          <w:p w14:paraId="28D81B82" w14:textId="77777777" w:rsidR="00E15CCA" w:rsidRPr="00614B78" w:rsidRDefault="00E15CCA" w:rsidP="002409CD"/>
        </w:tc>
        <w:tc>
          <w:tcPr>
            <w:tcW w:w="635" w:type="pct"/>
            <w:shd w:val="clear" w:color="auto" w:fill="DBE5F1" w:themeFill="accent1" w:themeFillTint="33"/>
          </w:tcPr>
          <w:p w14:paraId="05A414A3" w14:textId="77777777" w:rsidR="00E15CCA" w:rsidRPr="00614B78" w:rsidRDefault="00E15CCA" w:rsidP="002409CD">
            <w:r>
              <w:t>Sent for testing</w:t>
            </w:r>
          </w:p>
        </w:tc>
        <w:tc>
          <w:tcPr>
            <w:tcW w:w="863" w:type="pct"/>
            <w:shd w:val="clear" w:color="auto" w:fill="DBE5F1" w:themeFill="accent1" w:themeFillTint="33"/>
          </w:tcPr>
          <w:p w14:paraId="02B857FF" w14:textId="77777777" w:rsidR="00E15CCA" w:rsidRPr="00614B78" w:rsidRDefault="00E15CCA" w:rsidP="002409CD">
            <w:r w:rsidRPr="00614B78">
              <w:t>Form Name</w:t>
            </w:r>
          </w:p>
        </w:tc>
        <w:tc>
          <w:tcPr>
            <w:tcW w:w="611" w:type="pct"/>
            <w:shd w:val="clear" w:color="auto" w:fill="DBE5F1" w:themeFill="accent1" w:themeFillTint="33"/>
          </w:tcPr>
          <w:p w14:paraId="751471E4" w14:textId="77777777" w:rsidR="00E15CCA" w:rsidRPr="00614B78" w:rsidRDefault="00E15CCA" w:rsidP="002409CD">
            <w:r w:rsidRPr="00614B78">
              <w:t>Form type</w:t>
            </w:r>
          </w:p>
        </w:tc>
        <w:tc>
          <w:tcPr>
            <w:tcW w:w="761" w:type="pct"/>
            <w:shd w:val="clear" w:color="auto" w:fill="DBE5F1" w:themeFill="accent1" w:themeFillTint="33"/>
          </w:tcPr>
          <w:p w14:paraId="2C622C62" w14:textId="77777777" w:rsidR="00E15CCA" w:rsidRPr="00614B78" w:rsidRDefault="00E15CCA" w:rsidP="002409CD">
            <w:r w:rsidRPr="00614B78">
              <w:t>Tested?</w:t>
            </w:r>
          </w:p>
        </w:tc>
      </w:tr>
      <w:tr w:rsidR="00E15CCA" w:rsidRPr="00614B78" w14:paraId="6F8B3653" w14:textId="77777777" w:rsidTr="00A20307">
        <w:trPr>
          <w:trHeight w:val="210"/>
        </w:trPr>
        <w:tc>
          <w:tcPr>
            <w:tcW w:w="956" w:type="pct"/>
            <w:vMerge w:val="restart"/>
          </w:tcPr>
          <w:p w14:paraId="2FF9E943" w14:textId="77777777" w:rsidR="00E15CCA" w:rsidRPr="00047CD9" w:rsidRDefault="00E15CCA" w:rsidP="002409CD">
            <w:r w:rsidRPr="00047CD9">
              <w:rPr>
                <w:rFonts w:eastAsia="Calibri"/>
              </w:rPr>
              <w:object w:dxaOrig="156" w:dyaOrig="144" w14:anchorId="0A85BC0A">
                <v:shape id="_x0000_i1027" type="#_x0000_t75" style="width:14.95pt;height:14.95pt" o:ole="">
                  <v:imagedata r:id="rId22" o:title=""/>
                </v:shape>
                <o:OLEObject Type="Embed" ProgID="PBrush" ShapeID="_x0000_i1027" DrawAspect="Content" ObjectID="_1548232676" r:id="rId23"/>
              </w:object>
            </w:r>
            <w:r w:rsidRPr="00047CD9">
              <w:t xml:space="preserve"> New Type/Mechanism combinations added:</w:t>
            </w:r>
          </w:p>
        </w:tc>
        <w:tc>
          <w:tcPr>
            <w:tcW w:w="931" w:type="pct"/>
            <w:vMerge w:val="restart"/>
          </w:tcPr>
          <w:p w14:paraId="2176777F" w14:textId="77777777" w:rsidR="00E15CCA" w:rsidRPr="00047CD9" w:rsidRDefault="00E15CCA" w:rsidP="002409CD">
            <w:pPr>
              <w:rPr>
                <w:color w:val="0070C0"/>
                <w:u w:val="single"/>
              </w:rPr>
            </w:pPr>
            <w:r w:rsidRPr="00047CD9">
              <w:t>1/T21; 2/K23</w:t>
            </w:r>
          </w:p>
        </w:tc>
        <w:tc>
          <w:tcPr>
            <w:tcW w:w="243" w:type="pct"/>
          </w:tcPr>
          <w:p w14:paraId="58D319E7" w14:textId="77777777" w:rsidR="00E15CCA" w:rsidRPr="00047CD9" w:rsidRDefault="00E15CCA" w:rsidP="002409CD">
            <w:pPr>
              <w:rPr>
                <w:color w:val="0070C0"/>
                <w:u w:val="single"/>
              </w:rPr>
            </w:pPr>
            <w:r>
              <w:rPr>
                <w:rFonts w:eastAsia="Calibri"/>
              </w:rPr>
              <w:object w:dxaOrig="372" w:dyaOrig="372" w14:anchorId="478B8D92">
                <v:shape id="_x0000_i1028" type="#_x0000_t75" style="width:12.85pt;height:12.85pt" o:ole="">
                  <v:imagedata r:id="rId24" o:title=""/>
                </v:shape>
                <o:OLEObject Type="Embed" ProgID="PBrush" ShapeID="_x0000_i1028" DrawAspect="Content" ObjectID="_1548232677" r:id="rId25"/>
              </w:object>
            </w:r>
          </w:p>
        </w:tc>
        <w:tc>
          <w:tcPr>
            <w:tcW w:w="635" w:type="pct"/>
          </w:tcPr>
          <w:p w14:paraId="359599CC" w14:textId="77777777" w:rsidR="00E15CCA" w:rsidRPr="002A10FE" w:rsidRDefault="00E15CCA" w:rsidP="002409CD">
            <w:pPr>
              <w:rPr>
                <w:color w:val="0070C0"/>
              </w:rPr>
            </w:pPr>
            <w:r w:rsidRPr="002A10FE">
              <w:t>10/20/2016</w:t>
            </w:r>
          </w:p>
        </w:tc>
        <w:tc>
          <w:tcPr>
            <w:tcW w:w="863" w:type="pct"/>
          </w:tcPr>
          <w:p w14:paraId="4739E9A5" w14:textId="77777777" w:rsidR="00E15CCA" w:rsidRPr="00047CD9" w:rsidRDefault="00E15CCA" w:rsidP="002409CD">
            <w:r w:rsidRPr="00047CD9">
              <w:t xml:space="preserve">&lt;form name 1&gt;   </w:t>
            </w:r>
          </w:p>
        </w:tc>
        <w:tc>
          <w:tcPr>
            <w:tcW w:w="611" w:type="pct"/>
          </w:tcPr>
          <w:p w14:paraId="13C5442C" w14:textId="77777777" w:rsidR="00E15CCA" w:rsidRPr="00047CD9" w:rsidRDefault="00E15CCA" w:rsidP="002409CD">
            <w:r w:rsidRPr="00047CD9">
              <w:t>Program</w:t>
            </w:r>
          </w:p>
        </w:tc>
        <w:tc>
          <w:tcPr>
            <w:tcW w:w="761" w:type="pct"/>
          </w:tcPr>
          <w:p w14:paraId="11D50EAC" w14:textId="77777777" w:rsidR="00E15CCA" w:rsidRDefault="00E15CCA" w:rsidP="002409CD">
            <w:r w:rsidRPr="00047CD9">
              <w:t>Y</w:t>
            </w:r>
            <w:r>
              <w:t xml:space="preserve"> (John Doe)</w:t>
            </w:r>
          </w:p>
          <w:p w14:paraId="35A0A949" w14:textId="77777777" w:rsidR="00E15CCA" w:rsidRPr="00047CD9" w:rsidRDefault="00E15CCA" w:rsidP="002409CD">
            <w:r>
              <w:t>Y (Bill Smith)</w:t>
            </w:r>
          </w:p>
        </w:tc>
      </w:tr>
      <w:tr w:rsidR="00E15CCA" w:rsidRPr="00614B78" w14:paraId="745968A2" w14:textId="77777777" w:rsidTr="00A20307">
        <w:trPr>
          <w:trHeight w:val="210"/>
        </w:trPr>
        <w:tc>
          <w:tcPr>
            <w:tcW w:w="956" w:type="pct"/>
            <w:vMerge/>
          </w:tcPr>
          <w:p w14:paraId="4AB00211" w14:textId="77777777" w:rsidR="00E15CCA" w:rsidRPr="00047CD9" w:rsidRDefault="00E15CCA" w:rsidP="002409CD"/>
        </w:tc>
        <w:tc>
          <w:tcPr>
            <w:tcW w:w="931" w:type="pct"/>
            <w:vMerge/>
          </w:tcPr>
          <w:p w14:paraId="5D4C2003" w14:textId="77777777" w:rsidR="00E15CCA" w:rsidRPr="00047CD9" w:rsidRDefault="00E15CCA" w:rsidP="002409CD"/>
        </w:tc>
        <w:tc>
          <w:tcPr>
            <w:tcW w:w="243" w:type="pct"/>
          </w:tcPr>
          <w:p w14:paraId="4C750B20" w14:textId="77777777" w:rsidR="00E15CCA" w:rsidRPr="00047CD9" w:rsidRDefault="00E15CCA" w:rsidP="002409CD">
            <w:pPr>
              <w:rPr>
                <w:color w:val="7C17A9"/>
                <w:u w:val="single"/>
              </w:rPr>
            </w:pPr>
            <w:r>
              <w:rPr>
                <w:rFonts w:eastAsia="Calibri"/>
              </w:rPr>
              <w:object w:dxaOrig="360" w:dyaOrig="372" w14:anchorId="4FC2EDE2">
                <v:shape id="_x0000_i1029" type="#_x0000_t75" style="width:12.1pt;height:12.85pt" o:ole="">
                  <v:imagedata r:id="rId26" o:title=""/>
                </v:shape>
                <o:OLEObject Type="Embed" ProgID="PBrush" ShapeID="_x0000_i1029" DrawAspect="Content" ObjectID="_1548232678" r:id="rId27"/>
              </w:object>
            </w:r>
          </w:p>
        </w:tc>
        <w:tc>
          <w:tcPr>
            <w:tcW w:w="635" w:type="pct"/>
          </w:tcPr>
          <w:p w14:paraId="4138A404" w14:textId="77777777" w:rsidR="00E15CCA" w:rsidRPr="00047CD9" w:rsidRDefault="00E15CCA" w:rsidP="002409CD"/>
        </w:tc>
        <w:tc>
          <w:tcPr>
            <w:tcW w:w="863" w:type="pct"/>
          </w:tcPr>
          <w:p w14:paraId="34F8FBAE" w14:textId="77777777" w:rsidR="00E15CCA" w:rsidRPr="00047CD9" w:rsidRDefault="00E15CCA" w:rsidP="002409CD">
            <w:pPr>
              <w:rPr>
                <w:color w:val="0070C0"/>
              </w:rPr>
            </w:pPr>
            <w:r w:rsidRPr="00047CD9">
              <w:t>&lt;form name 2&gt;</w:t>
            </w:r>
          </w:p>
        </w:tc>
        <w:tc>
          <w:tcPr>
            <w:tcW w:w="611" w:type="pct"/>
          </w:tcPr>
          <w:p w14:paraId="4EDC0DF6" w14:textId="77777777" w:rsidR="00E15CCA" w:rsidRPr="00047CD9" w:rsidRDefault="00E15CCA" w:rsidP="002409CD">
            <w:r w:rsidRPr="00047CD9">
              <w:t>Specialist</w:t>
            </w:r>
          </w:p>
        </w:tc>
        <w:tc>
          <w:tcPr>
            <w:tcW w:w="761" w:type="pct"/>
          </w:tcPr>
          <w:p w14:paraId="6B1088B5" w14:textId="77777777" w:rsidR="00E15CCA" w:rsidRPr="00047CD9" w:rsidRDefault="00E15CCA" w:rsidP="002409CD"/>
        </w:tc>
      </w:tr>
      <w:tr w:rsidR="00643B13" w:rsidRPr="00614B78" w14:paraId="12B23318" w14:textId="77777777" w:rsidTr="00A20307">
        <w:trPr>
          <w:trHeight w:val="210"/>
        </w:trPr>
        <w:tc>
          <w:tcPr>
            <w:tcW w:w="956" w:type="pct"/>
            <w:vMerge/>
          </w:tcPr>
          <w:p w14:paraId="251009D0" w14:textId="77777777" w:rsidR="00643B13" w:rsidRPr="00047CD9" w:rsidRDefault="00643B13" w:rsidP="002409CD"/>
        </w:tc>
        <w:tc>
          <w:tcPr>
            <w:tcW w:w="931" w:type="pct"/>
          </w:tcPr>
          <w:p w14:paraId="735526E2" w14:textId="77777777" w:rsidR="00643B13" w:rsidRPr="00047CD9" w:rsidRDefault="00643B13" w:rsidP="002409CD">
            <w:pPr>
              <w:rPr>
                <w:color w:val="7C17A9"/>
                <w:u w:val="single"/>
              </w:rPr>
            </w:pPr>
            <w:r w:rsidRPr="00047CD9">
              <w:t>2/K18</w:t>
            </w:r>
            <w:r w:rsidRPr="00047CD9">
              <w:rPr>
                <w:color w:val="0070C0"/>
              </w:rPr>
              <w:t xml:space="preserve">   </w:t>
            </w:r>
          </w:p>
        </w:tc>
        <w:tc>
          <w:tcPr>
            <w:tcW w:w="243" w:type="pct"/>
          </w:tcPr>
          <w:p w14:paraId="24C1A064" w14:textId="77777777" w:rsidR="00643B13" w:rsidRPr="00047CD9" w:rsidRDefault="00643B13" w:rsidP="002409CD">
            <w:pPr>
              <w:rPr>
                <w:color w:val="7C17A9"/>
                <w:u w:val="single"/>
              </w:rPr>
            </w:pPr>
            <w:r>
              <w:rPr>
                <w:rFonts w:eastAsia="Calibri"/>
              </w:rPr>
              <w:object w:dxaOrig="360" w:dyaOrig="372" w14:anchorId="042CDAC3">
                <v:shape id="_x0000_i1030" type="#_x0000_t75" style="width:12.1pt;height:12.85pt" o:ole="">
                  <v:imagedata r:id="rId26" o:title=""/>
                </v:shape>
                <o:OLEObject Type="Embed" ProgID="PBrush" ShapeID="_x0000_i1030" DrawAspect="Content" ObjectID="_1548232679" r:id="rId28"/>
              </w:object>
            </w:r>
          </w:p>
        </w:tc>
        <w:tc>
          <w:tcPr>
            <w:tcW w:w="635" w:type="pct"/>
          </w:tcPr>
          <w:p w14:paraId="3332F292" w14:textId="5106B034" w:rsidR="00643B13" w:rsidRPr="00047CD9" w:rsidRDefault="00643B13" w:rsidP="002409CD">
            <w:pPr>
              <w:rPr>
                <w:color w:val="7C17A9"/>
                <w:u w:val="single"/>
              </w:rPr>
            </w:pPr>
            <w:r w:rsidRPr="00643B13">
              <w:t>11/01/2016</w:t>
            </w:r>
          </w:p>
        </w:tc>
        <w:tc>
          <w:tcPr>
            <w:tcW w:w="863" w:type="pct"/>
          </w:tcPr>
          <w:p w14:paraId="4490A780" w14:textId="617B2CBB" w:rsidR="00643B13" w:rsidRPr="00047CD9" w:rsidRDefault="00643B13" w:rsidP="002409CD">
            <w:r w:rsidRPr="00047CD9">
              <w:t>&lt;form name M&gt;</w:t>
            </w:r>
          </w:p>
        </w:tc>
        <w:tc>
          <w:tcPr>
            <w:tcW w:w="611" w:type="pct"/>
          </w:tcPr>
          <w:p w14:paraId="7C76B8E1" w14:textId="5AF54292" w:rsidR="00643B13" w:rsidRPr="00047CD9" w:rsidRDefault="00643B13" w:rsidP="002409CD">
            <w:r w:rsidRPr="00047CD9">
              <w:t>Program</w:t>
            </w:r>
          </w:p>
        </w:tc>
        <w:tc>
          <w:tcPr>
            <w:tcW w:w="761" w:type="pct"/>
          </w:tcPr>
          <w:p w14:paraId="719F98B4" w14:textId="5923085D" w:rsidR="00643B13" w:rsidRPr="00047CD9" w:rsidRDefault="00643B13" w:rsidP="002409CD">
            <w:r w:rsidRPr="00047CD9">
              <w:t>Y</w:t>
            </w:r>
            <w:r>
              <w:t xml:space="preserve"> (Mary Kay)</w:t>
            </w:r>
          </w:p>
        </w:tc>
      </w:tr>
      <w:tr w:rsidR="00E15CCA" w:rsidRPr="00614B78" w14:paraId="621DD5E5" w14:textId="77777777" w:rsidTr="00A20307">
        <w:trPr>
          <w:trHeight w:val="629"/>
        </w:trPr>
        <w:tc>
          <w:tcPr>
            <w:tcW w:w="956" w:type="pct"/>
          </w:tcPr>
          <w:p w14:paraId="595EE361" w14:textId="77777777" w:rsidR="00E15CCA" w:rsidRPr="00047CD9" w:rsidRDefault="00E15CCA" w:rsidP="002409CD">
            <w:r w:rsidRPr="00047CD9">
              <w:rPr>
                <w:rFonts w:eastAsia="Calibri"/>
              </w:rPr>
              <w:object w:dxaOrig="156" w:dyaOrig="144" w14:anchorId="47D10E48">
                <v:shape id="_x0000_i1031" type="#_x0000_t75" style="width:16.4pt;height:14.95pt" o:ole="">
                  <v:imagedata r:id="rId22" o:title=""/>
                </v:shape>
                <o:OLEObject Type="Embed" ProgID="PBrush" ShapeID="_x0000_i1031" DrawAspect="Content" ObjectID="_1548232680" r:id="rId29"/>
              </w:object>
            </w:r>
            <w:r w:rsidRPr="00047CD9">
              <w:t>Existing Type/Mechanism combinations deleted:</w:t>
            </w:r>
          </w:p>
        </w:tc>
        <w:tc>
          <w:tcPr>
            <w:tcW w:w="931" w:type="pct"/>
          </w:tcPr>
          <w:p w14:paraId="2845DAE7" w14:textId="77777777" w:rsidR="00E15CCA" w:rsidRPr="00047CD9" w:rsidRDefault="00E15CCA" w:rsidP="002409CD">
            <w:pPr>
              <w:rPr>
                <w:b/>
              </w:rPr>
            </w:pPr>
            <w:r w:rsidRPr="00047CD9">
              <w:t>3/T24</w:t>
            </w:r>
          </w:p>
        </w:tc>
        <w:tc>
          <w:tcPr>
            <w:tcW w:w="243" w:type="pct"/>
          </w:tcPr>
          <w:p w14:paraId="1AEBA184" w14:textId="77777777" w:rsidR="00E15CCA" w:rsidRPr="00047CD9" w:rsidRDefault="00E15CCA" w:rsidP="002409CD"/>
        </w:tc>
        <w:tc>
          <w:tcPr>
            <w:tcW w:w="635" w:type="pct"/>
          </w:tcPr>
          <w:p w14:paraId="5CA0175F" w14:textId="77777777" w:rsidR="00E15CCA" w:rsidRPr="00047CD9" w:rsidRDefault="00E15CCA" w:rsidP="002409CD"/>
        </w:tc>
        <w:tc>
          <w:tcPr>
            <w:tcW w:w="863" w:type="pct"/>
          </w:tcPr>
          <w:p w14:paraId="04AD903A" w14:textId="77777777" w:rsidR="00E15CCA" w:rsidRPr="00047CD9" w:rsidRDefault="00E15CCA" w:rsidP="002409CD"/>
        </w:tc>
        <w:tc>
          <w:tcPr>
            <w:tcW w:w="611" w:type="pct"/>
          </w:tcPr>
          <w:p w14:paraId="1182A617" w14:textId="77777777" w:rsidR="00E15CCA" w:rsidRPr="00047CD9" w:rsidRDefault="00E15CCA" w:rsidP="002409CD"/>
        </w:tc>
        <w:tc>
          <w:tcPr>
            <w:tcW w:w="761" w:type="pct"/>
          </w:tcPr>
          <w:p w14:paraId="5C2A697D" w14:textId="77777777" w:rsidR="00E15CCA" w:rsidRPr="00047CD9" w:rsidRDefault="00E15CCA" w:rsidP="002409CD"/>
        </w:tc>
      </w:tr>
      <w:tr w:rsidR="00E15CCA" w:rsidRPr="00614B78" w14:paraId="5CAAF971" w14:textId="77777777" w:rsidTr="00A20307">
        <w:trPr>
          <w:trHeight w:val="422"/>
        </w:trPr>
        <w:tc>
          <w:tcPr>
            <w:tcW w:w="956" w:type="pct"/>
            <w:vMerge w:val="restart"/>
          </w:tcPr>
          <w:p w14:paraId="2DA3AB34" w14:textId="77777777" w:rsidR="00E15CCA" w:rsidRPr="00047CD9" w:rsidRDefault="00E15CCA" w:rsidP="002409CD">
            <w:r w:rsidRPr="00047CD9">
              <w:rPr>
                <w:rFonts w:eastAsia="Calibri"/>
              </w:rPr>
              <w:object w:dxaOrig="156" w:dyaOrig="144" w14:anchorId="3A1DB6C6">
                <v:shape id="_x0000_i1032" type="#_x0000_t75" style="width:16.4pt;height:14.95pt" o:ole="">
                  <v:imagedata r:id="rId22" o:title=""/>
                </v:shape>
                <o:OLEObject Type="Embed" ProgID="PBrush" ShapeID="_x0000_i1032" DrawAspect="Content" ObjectID="_1548232681" r:id="rId30"/>
              </w:object>
            </w:r>
            <w:r w:rsidRPr="00047CD9">
              <w:t>Existing Type/Mechanism combinations where questionnaire is updated:</w:t>
            </w:r>
          </w:p>
        </w:tc>
        <w:tc>
          <w:tcPr>
            <w:tcW w:w="931" w:type="pct"/>
          </w:tcPr>
          <w:p w14:paraId="7AEBAAC6" w14:textId="77777777" w:rsidR="00E15CCA" w:rsidRPr="00047CD9" w:rsidRDefault="00E15CCA" w:rsidP="002409CD">
            <w:pPr>
              <w:rPr>
                <w:color w:val="7C17A9"/>
                <w:u w:val="single"/>
              </w:rPr>
            </w:pPr>
            <w:r w:rsidRPr="00047CD9">
              <w:t>1/R21; 3/U15</w:t>
            </w:r>
          </w:p>
        </w:tc>
        <w:tc>
          <w:tcPr>
            <w:tcW w:w="243" w:type="pct"/>
          </w:tcPr>
          <w:p w14:paraId="3E0379AC" w14:textId="77777777" w:rsidR="00E15CCA" w:rsidRPr="00047CD9" w:rsidRDefault="00E15CCA" w:rsidP="002409CD">
            <w:pPr>
              <w:rPr>
                <w:color w:val="7C17A9"/>
                <w:u w:val="single"/>
              </w:rPr>
            </w:pPr>
            <w:r>
              <w:rPr>
                <w:rFonts w:eastAsia="Calibri"/>
              </w:rPr>
              <w:object w:dxaOrig="372" w:dyaOrig="372" w14:anchorId="20F9A2DF">
                <v:shape id="_x0000_i1033" type="#_x0000_t75" style="width:12.85pt;height:12.85pt" o:ole="">
                  <v:imagedata r:id="rId24" o:title=""/>
                </v:shape>
                <o:OLEObject Type="Embed" ProgID="PBrush" ShapeID="_x0000_i1033" DrawAspect="Content" ObjectID="_1548232682" r:id="rId31"/>
              </w:object>
            </w:r>
          </w:p>
        </w:tc>
        <w:tc>
          <w:tcPr>
            <w:tcW w:w="635" w:type="pct"/>
          </w:tcPr>
          <w:p w14:paraId="265F8C2F" w14:textId="423058F2" w:rsidR="00E15CCA" w:rsidRPr="00047CD9" w:rsidRDefault="00643B13" w:rsidP="002409CD">
            <w:pPr>
              <w:rPr>
                <w:color w:val="7C17A9"/>
                <w:u w:val="single"/>
              </w:rPr>
            </w:pPr>
            <w:r w:rsidRPr="00643B13">
              <w:t>11/0</w:t>
            </w:r>
            <w:r>
              <w:t>3</w:t>
            </w:r>
            <w:r w:rsidRPr="00643B13">
              <w:t>/2016</w:t>
            </w:r>
          </w:p>
        </w:tc>
        <w:tc>
          <w:tcPr>
            <w:tcW w:w="863" w:type="pct"/>
          </w:tcPr>
          <w:p w14:paraId="3A91B29A" w14:textId="77777777" w:rsidR="00E15CCA" w:rsidRPr="00047CD9" w:rsidRDefault="00E15CCA" w:rsidP="002409CD">
            <w:r w:rsidRPr="00047CD9">
              <w:t>&lt;form name 3&gt;</w:t>
            </w:r>
          </w:p>
        </w:tc>
        <w:tc>
          <w:tcPr>
            <w:tcW w:w="611" w:type="pct"/>
          </w:tcPr>
          <w:p w14:paraId="027D9B63" w14:textId="77777777" w:rsidR="00E15CCA" w:rsidRPr="00047CD9" w:rsidRDefault="00E15CCA" w:rsidP="002409CD">
            <w:r w:rsidRPr="00047CD9">
              <w:t>Program</w:t>
            </w:r>
          </w:p>
        </w:tc>
        <w:tc>
          <w:tcPr>
            <w:tcW w:w="761" w:type="pct"/>
          </w:tcPr>
          <w:p w14:paraId="27BEC57C" w14:textId="125A072C" w:rsidR="00E15CCA" w:rsidRPr="00047CD9" w:rsidRDefault="00E15CCA" w:rsidP="002409CD">
            <w:r w:rsidRPr="00047CD9">
              <w:t>Y</w:t>
            </w:r>
            <w:r w:rsidR="002C33B9">
              <w:t xml:space="preserve"> (Brad Pitt)</w:t>
            </w:r>
          </w:p>
        </w:tc>
      </w:tr>
      <w:tr w:rsidR="00E15CCA" w:rsidRPr="00614B78" w14:paraId="450526C8" w14:textId="77777777" w:rsidTr="00A20307">
        <w:trPr>
          <w:trHeight w:val="350"/>
        </w:trPr>
        <w:tc>
          <w:tcPr>
            <w:tcW w:w="956" w:type="pct"/>
            <w:vMerge/>
          </w:tcPr>
          <w:p w14:paraId="26305B43" w14:textId="77777777" w:rsidR="00E15CCA" w:rsidRPr="00047CD9" w:rsidRDefault="00E15CCA" w:rsidP="002409CD"/>
        </w:tc>
        <w:tc>
          <w:tcPr>
            <w:tcW w:w="931" w:type="pct"/>
          </w:tcPr>
          <w:p w14:paraId="2829F2CE" w14:textId="77777777" w:rsidR="00E15CCA" w:rsidRPr="00047CD9" w:rsidRDefault="00E15CCA" w:rsidP="002409CD">
            <w:pPr>
              <w:rPr>
                <w:color w:val="0070C0"/>
                <w:u w:val="single"/>
              </w:rPr>
            </w:pPr>
            <w:r w:rsidRPr="00047CD9">
              <w:t>2/R44</w:t>
            </w:r>
          </w:p>
        </w:tc>
        <w:tc>
          <w:tcPr>
            <w:tcW w:w="243" w:type="pct"/>
          </w:tcPr>
          <w:p w14:paraId="6C549E07" w14:textId="77777777" w:rsidR="00E15CCA" w:rsidRPr="00047CD9" w:rsidRDefault="00E15CCA" w:rsidP="002409CD">
            <w:pPr>
              <w:rPr>
                <w:color w:val="0070C0"/>
                <w:u w:val="single"/>
              </w:rPr>
            </w:pPr>
            <w:r>
              <w:rPr>
                <w:rFonts w:eastAsia="Calibri"/>
              </w:rPr>
              <w:object w:dxaOrig="360" w:dyaOrig="372" w14:anchorId="23EA0FCB">
                <v:shape id="_x0000_i1034" type="#_x0000_t75" style="width:12.1pt;height:12.85pt" o:ole="">
                  <v:imagedata r:id="rId26" o:title=""/>
                </v:shape>
                <o:OLEObject Type="Embed" ProgID="PBrush" ShapeID="_x0000_i1034" DrawAspect="Content" ObjectID="_1548232683" r:id="rId32"/>
              </w:object>
            </w:r>
          </w:p>
        </w:tc>
        <w:tc>
          <w:tcPr>
            <w:tcW w:w="635" w:type="pct"/>
          </w:tcPr>
          <w:p w14:paraId="053F608B" w14:textId="77777777" w:rsidR="00E15CCA" w:rsidRPr="00047CD9" w:rsidRDefault="00E15CCA" w:rsidP="002409CD"/>
        </w:tc>
        <w:tc>
          <w:tcPr>
            <w:tcW w:w="863" w:type="pct"/>
          </w:tcPr>
          <w:p w14:paraId="6B675A7B" w14:textId="77777777" w:rsidR="00E15CCA" w:rsidRPr="00047CD9" w:rsidRDefault="00E15CCA" w:rsidP="002409CD">
            <w:pPr>
              <w:rPr>
                <w:color w:val="7C17A9"/>
              </w:rPr>
            </w:pPr>
            <w:r w:rsidRPr="00047CD9">
              <w:t>&lt;form name A&gt;</w:t>
            </w:r>
          </w:p>
        </w:tc>
        <w:tc>
          <w:tcPr>
            <w:tcW w:w="611" w:type="pct"/>
          </w:tcPr>
          <w:p w14:paraId="77072468" w14:textId="77777777" w:rsidR="00E15CCA" w:rsidRPr="00047CD9" w:rsidRDefault="00E15CCA" w:rsidP="002409CD">
            <w:r w:rsidRPr="00047CD9">
              <w:t>Specialist</w:t>
            </w:r>
          </w:p>
        </w:tc>
        <w:tc>
          <w:tcPr>
            <w:tcW w:w="761" w:type="pct"/>
          </w:tcPr>
          <w:p w14:paraId="680C9035" w14:textId="77777777" w:rsidR="00E15CCA" w:rsidRPr="00047CD9" w:rsidRDefault="00E15CCA" w:rsidP="002409CD"/>
        </w:tc>
      </w:tr>
      <w:tr w:rsidR="00E15CCA" w:rsidRPr="00614B78" w14:paraId="197759E3" w14:textId="77777777" w:rsidTr="00A20307">
        <w:trPr>
          <w:trHeight w:val="350"/>
        </w:trPr>
        <w:tc>
          <w:tcPr>
            <w:tcW w:w="956" w:type="pct"/>
          </w:tcPr>
          <w:p w14:paraId="71ADA537" w14:textId="77777777" w:rsidR="00E15CCA" w:rsidRPr="00047CD9" w:rsidRDefault="00E15CCA" w:rsidP="002409CD">
            <w:r w:rsidRPr="00047CD9">
              <w:rPr>
                <w:rFonts w:eastAsia="Calibri"/>
              </w:rPr>
              <w:object w:dxaOrig="156" w:dyaOrig="144" w14:anchorId="656C9CDC">
                <v:shape id="_x0000_i1035" type="#_x0000_t75" style="width:14.95pt;height:14.95pt" o:ole="">
                  <v:imagedata r:id="rId33" o:title=""/>
                </v:shape>
                <o:OLEObject Type="Embed" ProgID="PBrush" ShapeID="_x0000_i1035" DrawAspect="Content" ObjectID="_1548232684" r:id="rId34"/>
              </w:object>
            </w:r>
            <w:r w:rsidRPr="00047CD9">
              <w:t>Existing Type/Mechanism combinations with no changes:</w:t>
            </w:r>
          </w:p>
        </w:tc>
        <w:tc>
          <w:tcPr>
            <w:tcW w:w="931" w:type="pct"/>
          </w:tcPr>
          <w:p w14:paraId="2DA811AA" w14:textId="77777777" w:rsidR="00E15CCA" w:rsidRPr="00047CD9" w:rsidRDefault="00E15CCA" w:rsidP="002409CD"/>
        </w:tc>
        <w:tc>
          <w:tcPr>
            <w:tcW w:w="243" w:type="pct"/>
          </w:tcPr>
          <w:p w14:paraId="23BA62C7" w14:textId="77777777" w:rsidR="00E15CCA" w:rsidRPr="00047CD9" w:rsidRDefault="00E15CCA" w:rsidP="002409CD"/>
        </w:tc>
        <w:tc>
          <w:tcPr>
            <w:tcW w:w="635" w:type="pct"/>
          </w:tcPr>
          <w:p w14:paraId="406C32BA" w14:textId="77777777" w:rsidR="00E15CCA" w:rsidRPr="00047CD9" w:rsidRDefault="00E15CCA" w:rsidP="002409CD"/>
        </w:tc>
        <w:tc>
          <w:tcPr>
            <w:tcW w:w="863" w:type="pct"/>
          </w:tcPr>
          <w:p w14:paraId="11E2D986" w14:textId="77777777" w:rsidR="00E15CCA" w:rsidRPr="00047CD9" w:rsidRDefault="00E15CCA" w:rsidP="002409CD"/>
        </w:tc>
        <w:tc>
          <w:tcPr>
            <w:tcW w:w="611" w:type="pct"/>
          </w:tcPr>
          <w:p w14:paraId="46BF95E3" w14:textId="77777777" w:rsidR="00E15CCA" w:rsidRPr="00047CD9" w:rsidRDefault="00E15CCA" w:rsidP="002409CD"/>
        </w:tc>
        <w:tc>
          <w:tcPr>
            <w:tcW w:w="761" w:type="pct"/>
          </w:tcPr>
          <w:p w14:paraId="3EE605C0" w14:textId="77777777" w:rsidR="00E15CCA" w:rsidRPr="00047CD9" w:rsidRDefault="00E15CCA" w:rsidP="002409CD"/>
        </w:tc>
      </w:tr>
    </w:tbl>
    <w:p w14:paraId="5C0EDAF2" w14:textId="0FB7631C" w:rsidR="002F31F9" w:rsidRDefault="002F31F9" w:rsidP="002409CD"/>
    <w:p w14:paraId="40F26FE6" w14:textId="042C359E" w:rsidR="002F31F9" w:rsidRPr="000238F8" w:rsidRDefault="008B64E5" w:rsidP="002409CD">
      <w:r>
        <w:t>Draft Administrator role is still needed. In addition to all functionality, provided to Author/Approver, Draft Administrator will be able to promote/reject module</w:t>
      </w:r>
      <w:r w:rsidR="002F31F9" w:rsidRPr="000238F8">
        <w:t xml:space="preserve"> (buttons are displayed only for </w:t>
      </w:r>
      <w:r w:rsidR="00AC3562">
        <w:t>the user with this role</w:t>
      </w:r>
      <w:r w:rsidR="002F31F9" w:rsidRPr="000238F8">
        <w:t>)</w:t>
      </w:r>
      <w:r>
        <w:t xml:space="preserve">. </w:t>
      </w:r>
    </w:p>
    <w:p w14:paraId="2FBB994E" w14:textId="77777777" w:rsidR="002F31F9" w:rsidRDefault="002F31F9" w:rsidP="002409CD">
      <w:pPr>
        <w:rPr>
          <w:rFonts w:ascii="Arial Narrow" w:hAnsi="Arial Narrow"/>
        </w:rPr>
      </w:pPr>
      <w:r>
        <w:rPr>
          <w:noProof/>
        </w:rPr>
        <w:drawing>
          <wp:inline distT="0" distB="0" distL="0" distR="0" wp14:anchorId="0AF6FC0A" wp14:editId="3C829119">
            <wp:extent cx="4275660" cy="929149"/>
            <wp:effectExtent l="0" t="0" r="0"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4305543" cy="935643"/>
                    </a:xfrm>
                    <a:prstGeom prst="rect">
                      <a:avLst/>
                    </a:prstGeom>
                    <a:ln>
                      <a:noFill/>
                    </a:ln>
                    <a:extLst>
                      <a:ext uri="{53640926-AAD7-44D8-BBD7-CCE9431645EC}">
                        <a14:shadowObscured xmlns:a14="http://schemas.microsoft.com/office/drawing/2010/main"/>
                      </a:ext>
                    </a:extLst>
                  </pic:spPr>
                </pic:pic>
              </a:graphicData>
            </a:graphic>
          </wp:inline>
        </w:drawing>
      </w:r>
    </w:p>
    <w:p w14:paraId="56DDCF59" w14:textId="0533D800" w:rsidR="00686AEF" w:rsidRDefault="002F31F9" w:rsidP="002409CD">
      <w:r w:rsidRPr="000238F8">
        <w:t xml:space="preserve">Users, who can access “Review and Test module”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36" w:history="1">
        <w:r w:rsidR="00686AEF" w:rsidRPr="008F5E15">
          <w:rPr>
            <w:rStyle w:val="Hyperlink"/>
          </w:rPr>
          <w:t>https://ncisvn.nci.nih.gov/svn/iscs/greensheets/Requirements/Specs/GreenSheets%20Redesign%20Project%20Scope.docx</w:t>
        </w:r>
      </w:hyperlink>
      <w:r w:rsidR="00686AEF">
        <w:t>, sec.</w:t>
      </w:r>
      <w:bookmarkStart w:id="8" w:name="_Toc464140061"/>
      <w:r w:rsidR="00686AEF" w:rsidRPr="00686AEF">
        <w:t xml:space="preserve"> </w:t>
      </w:r>
      <w:r w:rsidR="00686AEF">
        <w:t>GreenSheets users</w:t>
      </w:r>
      <w:bookmarkEnd w:id="8"/>
      <w:r w:rsidR="00686AEF">
        <w:t xml:space="preserve"> =&gt; </w:t>
      </w:r>
      <w:bookmarkStart w:id="9" w:name="_Toc464140062"/>
      <w:r w:rsidR="00686AEF">
        <w:t>User roles</w:t>
      </w:r>
      <w:bookmarkEnd w:id="9"/>
    </w:p>
    <w:p w14:paraId="4AF51B81" w14:textId="10E0DE64" w:rsidR="002F31F9" w:rsidRPr="000238F8" w:rsidRDefault="002F31F9" w:rsidP="002409CD">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Pr="000238F8">
        <w:t>grrensheet</w:t>
      </w:r>
      <w:proofErr w:type="spellEnd"/>
      <w:r w:rsidRPr="000238F8">
        <w:t xml:space="preserve">. OGA staff will be responsible for preventing such situations, but no system restrictions are needed. </w:t>
      </w:r>
    </w:p>
    <w:p w14:paraId="382CF95B" w14:textId="77777777" w:rsidR="002F31F9" w:rsidRPr="000238F8" w:rsidRDefault="002F31F9" w:rsidP="002409CD">
      <w:r w:rsidRPr="000238F8">
        <w:t xml:space="preserve">Tester will receive email with a link, and get access only to </w:t>
      </w:r>
      <w:proofErr w:type="spellStart"/>
      <w:r w:rsidRPr="000238F8">
        <w:t>greensheet</w:t>
      </w:r>
      <w:proofErr w:type="spellEnd"/>
      <w:r w:rsidRPr="000238F8">
        <w:t xml:space="preserve"> test page (no access to “Review and Test module” screen):</w:t>
      </w:r>
    </w:p>
    <w:p w14:paraId="3066FB91" w14:textId="6EB61A79" w:rsidR="002F31F9" w:rsidRDefault="00686AEF" w:rsidP="002409CD">
      <w:pPr>
        <w:rPr>
          <w:rFonts w:ascii="Arial Narrow" w:hAnsi="Arial Narrow"/>
        </w:rPr>
      </w:pPr>
      <w:r>
        <w:object w:dxaOrig="8676" w:dyaOrig="4764" w14:anchorId="1FDA4EAB">
          <v:shape id="_x0000_i1036" type="#_x0000_t75" style="width:436.3pt;height:240.25pt" o:ole="">
            <v:imagedata r:id="rId37" o:title=""/>
          </v:shape>
          <o:OLEObject Type="Embed" ProgID="PBrush" ShapeID="_x0000_i1036" DrawAspect="Content" ObjectID="_1548232685" r:id="rId38"/>
        </w:object>
      </w:r>
    </w:p>
    <w:p w14:paraId="4F6DB4F1" w14:textId="64B70E82" w:rsidR="002F31F9" w:rsidRPr="0037448A" w:rsidRDefault="002F31F9" w:rsidP="002409CD">
      <w:pPr>
        <w:pStyle w:val="BodyText"/>
      </w:pPr>
    </w:p>
    <w:p w14:paraId="06332512" w14:textId="1DD74D5B" w:rsidR="000A240A" w:rsidRDefault="000A240A" w:rsidP="002409CD">
      <w:pPr>
        <w:pStyle w:val="Heading1"/>
      </w:pPr>
      <w:bookmarkStart w:id="10" w:name="_Toc474487025"/>
      <w:r>
        <w:t>Diagrams</w:t>
      </w:r>
      <w:bookmarkEnd w:id="10"/>
    </w:p>
    <w:p w14:paraId="6E35D745" w14:textId="79588A49" w:rsidR="000A240A" w:rsidRDefault="000A240A" w:rsidP="002409CD">
      <w:pPr>
        <w:pStyle w:val="BodyText"/>
      </w:pPr>
      <w:r>
        <w:t xml:space="preserve">Please refer to </w:t>
      </w:r>
    </w:p>
    <w:p w14:paraId="54BE19EA" w14:textId="1BA74D83" w:rsidR="000A240A" w:rsidRPr="000A240A" w:rsidRDefault="000A240A" w:rsidP="002409CD">
      <w:pPr>
        <w:pStyle w:val="BodyText"/>
      </w:pPr>
      <w:r>
        <w:t xml:space="preserve">Sec. Diagrams =&gt; </w:t>
      </w:r>
      <w:bookmarkStart w:id="11" w:name="_Toc464140091"/>
      <w:r w:rsidRPr="00B52999">
        <w:t>User (real person) functionality</w:t>
      </w:r>
      <w:bookmarkEnd w:id="11"/>
      <w:r>
        <w:t xml:space="preserve"> =&gt; </w:t>
      </w:r>
      <w:proofErr w:type="spellStart"/>
      <w:r>
        <w:t>Greensheet</w:t>
      </w:r>
      <w:proofErr w:type="spellEnd"/>
      <w:r>
        <w:t xml:space="preserve"> Testing Functionality</w:t>
      </w:r>
    </w:p>
    <w:p w14:paraId="2D3B624E" w14:textId="756716E2" w:rsidR="005A4C3C" w:rsidRDefault="005A4C3C" w:rsidP="002409CD">
      <w:pPr>
        <w:pStyle w:val="Heading1"/>
      </w:pPr>
      <w:bookmarkStart w:id="12" w:name="_Toc474487026"/>
      <w:r>
        <w:t>Overall business flow description</w:t>
      </w:r>
      <w:bookmarkEnd w:id="12"/>
    </w:p>
    <w:p w14:paraId="4385BAB7" w14:textId="360507E6" w:rsidR="008065CD" w:rsidRDefault="008065CD" w:rsidP="002409CD">
      <w:pPr>
        <w:pStyle w:val="Heading2"/>
      </w:pPr>
      <w:bookmarkStart w:id="13" w:name="_Toc474487027"/>
      <w:r>
        <w:t xml:space="preserve">For </w:t>
      </w:r>
      <w:r w:rsidR="000A3BB1">
        <w:t xml:space="preserve">a </w:t>
      </w:r>
      <w:r>
        <w:t xml:space="preserve">user with Author/Approver </w:t>
      </w:r>
      <w:r w:rsidR="000A3BB1">
        <w:t>and/</w:t>
      </w:r>
      <w:r>
        <w:t>or Draft</w:t>
      </w:r>
      <w:r w:rsidRPr="009B76C6">
        <w:t xml:space="preserve"> Administrator </w:t>
      </w:r>
      <w:r>
        <w:t>role</w:t>
      </w:r>
      <w:bookmarkEnd w:id="13"/>
    </w:p>
    <w:p w14:paraId="5A3721B3" w14:textId="5A7A532B" w:rsidR="00835921" w:rsidRDefault="005A4C3C" w:rsidP="002409CD">
      <w:pPr>
        <w:pStyle w:val="BodyText"/>
      </w:pPr>
      <w:r>
        <w:t xml:space="preserve">User with </w:t>
      </w:r>
      <w:r w:rsidR="00A26EED">
        <w:t>Author/Approver</w:t>
      </w:r>
      <w:r>
        <w:t xml:space="preserve"> </w:t>
      </w:r>
      <w:r w:rsidR="00AC3562">
        <w:t>and/</w:t>
      </w:r>
      <w:r>
        <w:t>or Draft</w:t>
      </w:r>
      <w:r w:rsidRPr="009B76C6">
        <w:t xml:space="preserve"> Administrator </w:t>
      </w:r>
      <w:r>
        <w:t xml:space="preserve">role can </w:t>
      </w:r>
      <w:r w:rsidR="00A26EED">
        <w:t xml:space="preserve">have access to Draft Area (will have </w:t>
      </w:r>
      <w:r w:rsidRPr="002C13CE">
        <w:rPr>
          <w:color w:val="00B050"/>
          <w:u w:val="single"/>
        </w:rPr>
        <w:t xml:space="preserve">[Review Draft </w:t>
      </w:r>
      <w:proofErr w:type="spellStart"/>
      <w:r w:rsidRPr="002C13CE">
        <w:rPr>
          <w:color w:val="00B050"/>
          <w:u w:val="single"/>
        </w:rPr>
        <w:t>Greensheets</w:t>
      </w:r>
      <w:proofErr w:type="spellEnd"/>
      <w:r w:rsidRPr="002C13CE">
        <w:rPr>
          <w:color w:val="00B050"/>
          <w:u w:val="single"/>
        </w:rPr>
        <w:t>]</w:t>
      </w:r>
      <w:r>
        <w:t xml:space="preserve"> link</w:t>
      </w:r>
      <w:r w:rsidR="00A26EED">
        <w:t>)</w:t>
      </w:r>
      <w:r>
        <w:t xml:space="preserve">. </w:t>
      </w:r>
    </w:p>
    <w:p w14:paraId="20D4FB1E" w14:textId="3AC377F2" w:rsidR="00166952" w:rsidRDefault="00166952" w:rsidP="002409CD">
      <w:pPr>
        <w:pStyle w:val="BodyText"/>
      </w:pPr>
    </w:p>
    <w:p w14:paraId="25B25EAE" w14:textId="07EEF715" w:rsidR="00166952" w:rsidRDefault="00166952" w:rsidP="002409CD">
      <w:pPr>
        <w:pStyle w:val="Caption"/>
      </w:pPr>
      <w:r>
        <w:t xml:space="preserve">Figure: </w:t>
      </w:r>
      <w:r w:rsidR="00A26EED">
        <w:t>Access to Draft Area mockup</w:t>
      </w:r>
    </w:p>
    <w:p w14:paraId="1014C84A" w14:textId="77DD5228" w:rsidR="00835921" w:rsidRDefault="00166952" w:rsidP="002409CD">
      <w:pPr>
        <w:pStyle w:val="BodyText"/>
      </w:pPr>
      <w:r>
        <w:rPr>
          <w:noProof/>
        </w:rPr>
        <mc:AlternateContent>
          <mc:Choice Requires="wps">
            <w:drawing>
              <wp:anchor distT="0" distB="0" distL="114300" distR="114300" simplePos="0" relativeHeight="251654656" behindDoc="0" locked="0" layoutInCell="1" allowOverlap="1" wp14:anchorId="71E29CC1" wp14:editId="575A4C23">
                <wp:simplePos x="0" y="0"/>
                <wp:positionH relativeFrom="column">
                  <wp:posOffset>3811803</wp:posOffset>
                </wp:positionH>
                <wp:positionV relativeFrom="paragraph">
                  <wp:posOffset>497840</wp:posOffset>
                </wp:positionV>
                <wp:extent cx="1125415" cy="234315"/>
                <wp:effectExtent l="0" t="0" r="17780" b="13335"/>
                <wp:wrapNone/>
                <wp:docPr id="82" name="Rectangle 82"/>
                <wp:cNvGraphicFramePr/>
                <a:graphic xmlns:a="http://schemas.openxmlformats.org/drawingml/2006/main">
                  <a:graphicData uri="http://schemas.microsoft.com/office/word/2010/wordprocessingShape">
                    <wps:wsp>
                      <wps:cNvSpPr/>
                      <wps:spPr>
                        <a:xfrm>
                          <a:off x="0" y="0"/>
                          <a:ext cx="1125415" cy="2343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8BDE8F7" id="Rectangle 82" o:spid="_x0000_s1026" style="position:absolute;margin-left:300.15pt;margin-top:39.2pt;width:88.6pt;height:18.45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" filled="f" strokecolor="red" strokeweight="2pt"/>
            </w:pict>
          </mc:Fallback>
        </mc:AlternateContent>
      </w:r>
      <w:r w:rsidR="00835921">
        <w:rPr>
          <w:noProof/>
        </w:rPr>
        <w:drawing>
          <wp:inline distT="0" distB="0" distL="0" distR="0" wp14:anchorId="49F4C300" wp14:editId="2F79CF8D">
            <wp:extent cx="5943600" cy="2461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61260"/>
                    </a:xfrm>
                    <a:prstGeom prst="rect">
                      <a:avLst/>
                    </a:prstGeom>
                  </pic:spPr>
                </pic:pic>
              </a:graphicData>
            </a:graphic>
          </wp:inline>
        </w:drawing>
      </w:r>
    </w:p>
    <w:p w14:paraId="201D6776" w14:textId="7300EAE9" w:rsidR="008065CD" w:rsidRDefault="005A4C3C" w:rsidP="002409CD">
      <w:pPr>
        <w:pStyle w:val="BodyText"/>
      </w:pPr>
      <w:r>
        <w:lastRenderedPageBreak/>
        <w:t xml:space="preserve">On click, the system displays </w:t>
      </w:r>
      <w:r w:rsidRPr="002C13CE">
        <w:t xml:space="preserve">Review Draft </w:t>
      </w:r>
      <w:proofErr w:type="spellStart"/>
      <w:r w:rsidRPr="002C13CE">
        <w:t>Greensheets</w:t>
      </w:r>
      <w:proofErr w:type="spellEnd"/>
      <w:r w:rsidRPr="002C13CE">
        <w:t xml:space="preserve"> screen</w:t>
      </w:r>
      <w:r>
        <w:t xml:space="preserve"> </w:t>
      </w:r>
    </w:p>
    <w:p w14:paraId="0F60DEC1" w14:textId="43A58FAC" w:rsidR="00EA00A3" w:rsidRDefault="002F3F8A" w:rsidP="002409CD">
      <w:r>
        <w:rPr>
          <w:noProof/>
        </w:rPr>
        <w:drawing>
          <wp:inline distT="0" distB="0" distL="0" distR="0" wp14:anchorId="413D812E" wp14:editId="4E31C216">
            <wp:extent cx="5340927" cy="25319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71077" cy="2546288"/>
                    </a:xfrm>
                    <a:prstGeom prst="rect">
                      <a:avLst/>
                    </a:prstGeom>
                    <a:noFill/>
                    <a:ln>
                      <a:noFill/>
                    </a:ln>
                  </pic:spPr>
                </pic:pic>
              </a:graphicData>
            </a:graphic>
          </wp:inline>
        </w:drawing>
      </w:r>
    </w:p>
    <w:p w14:paraId="088E5640" w14:textId="01765710" w:rsidR="0088569A" w:rsidRDefault="0088569A" w:rsidP="002409CD">
      <w:pPr>
        <w:pStyle w:val="BodyText"/>
      </w:pPr>
      <w:r>
        <w:t xml:space="preserve">User selects a module and requests to review it (clicks “Review and Test </w:t>
      </w:r>
      <w:proofErr w:type="spellStart"/>
      <w:r>
        <w:t>Greensheets</w:t>
      </w:r>
      <w:proofErr w:type="spellEnd"/>
      <w:r>
        <w:t>” button)</w:t>
      </w:r>
    </w:p>
    <w:p w14:paraId="33F6B989" w14:textId="47486C3A" w:rsidR="0088569A" w:rsidRDefault="0088569A" w:rsidP="002409CD">
      <w:pPr>
        <w:pStyle w:val="BodyText"/>
      </w:pPr>
      <w:r>
        <w:t xml:space="preserve">The system displays </w:t>
      </w:r>
      <w:r w:rsidR="00EF5641">
        <w:t xml:space="preserve">“Review and Test Module” </w:t>
      </w:r>
      <w:r>
        <w:t>screen</w:t>
      </w:r>
      <w:r w:rsidR="00EF5641">
        <w:t>:</w:t>
      </w:r>
      <w:r>
        <w:t xml:space="preserve"> </w:t>
      </w:r>
    </w:p>
    <w:p w14:paraId="04A5C1F5" w14:textId="736B3075" w:rsidR="00E17754" w:rsidRDefault="00E17754" w:rsidP="002409CD">
      <w:pPr>
        <w:pStyle w:val="BodyText"/>
      </w:pPr>
      <w:r>
        <w:object w:dxaOrig="9348" w:dyaOrig="6192" w14:anchorId="1BC22028">
          <v:shape id="_x0000_i1037" type="#_x0000_t75" style="width:473.35pt;height:51.35pt" o:ole="">
            <v:imagedata r:id="rId20" o:title="" cropbottom="54845f"/>
          </v:shape>
          <o:OLEObject Type="Embed" ProgID="PBrush" ShapeID="_x0000_i1037" DrawAspect="Content" ObjectID="_1548232686" r:id="rId41"/>
        </w:object>
      </w:r>
      <w:r w:rsidR="0000619C" w:rsidRPr="0000619C">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0C229162" w14:textId="77777777" w:rsidTr="00A20307">
        <w:trPr>
          <w:trHeight w:val="210"/>
        </w:trPr>
        <w:tc>
          <w:tcPr>
            <w:tcW w:w="956" w:type="pct"/>
            <w:shd w:val="clear" w:color="auto" w:fill="DBE5F1" w:themeFill="accent1" w:themeFillTint="33"/>
          </w:tcPr>
          <w:p w14:paraId="1F351A77" w14:textId="77777777" w:rsidR="00E17754" w:rsidRPr="00E17754" w:rsidRDefault="00E17754" w:rsidP="002409CD">
            <w:r w:rsidRPr="00E17754">
              <w:t xml:space="preserve">                                                                                                                                            </w:t>
            </w:r>
          </w:p>
        </w:tc>
        <w:tc>
          <w:tcPr>
            <w:tcW w:w="931" w:type="pct"/>
            <w:shd w:val="clear" w:color="auto" w:fill="DBE5F1" w:themeFill="accent1" w:themeFillTint="33"/>
          </w:tcPr>
          <w:p w14:paraId="53451A54" w14:textId="77777777" w:rsidR="00E17754" w:rsidRPr="00E17754" w:rsidRDefault="00E17754" w:rsidP="002409CD">
            <w:r w:rsidRPr="00E17754">
              <w:t>Related type/mechanism</w:t>
            </w:r>
          </w:p>
        </w:tc>
        <w:tc>
          <w:tcPr>
            <w:tcW w:w="243" w:type="pct"/>
            <w:shd w:val="clear" w:color="auto" w:fill="DBE5F1" w:themeFill="accent1" w:themeFillTint="33"/>
          </w:tcPr>
          <w:p w14:paraId="1D0FE3DB" w14:textId="77777777" w:rsidR="00E17754" w:rsidRPr="00E17754" w:rsidRDefault="00E17754" w:rsidP="002409CD"/>
        </w:tc>
        <w:tc>
          <w:tcPr>
            <w:tcW w:w="635" w:type="pct"/>
            <w:shd w:val="clear" w:color="auto" w:fill="DBE5F1" w:themeFill="accent1" w:themeFillTint="33"/>
          </w:tcPr>
          <w:p w14:paraId="05A50C26" w14:textId="77777777" w:rsidR="00E17754" w:rsidRPr="00E17754" w:rsidRDefault="00E17754" w:rsidP="002409CD">
            <w:r w:rsidRPr="00E17754">
              <w:t>Sent for testing</w:t>
            </w:r>
          </w:p>
        </w:tc>
        <w:tc>
          <w:tcPr>
            <w:tcW w:w="863" w:type="pct"/>
            <w:shd w:val="clear" w:color="auto" w:fill="DBE5F1" w:themeFill="accent1" w:themeFillTint="33"/>
          </w:tcPr>
          <w:p w14:paraId="27CFBB23" w14:textId="77777777" w:rsidR="00E17754" w:rsidRPr="00E17754" w:rsidRDefault="00E17754" w:rsidP="002409CD">
            <w:r w:rsidRPr="00E17754">
              <w:t>Form Name</w:t>
            </w:r>
          </w:p>
        </w:tc>
        <w:tc>
          <w:tcPr>
            <w:tcW w:w="611" w:type="pct"/>
            <w:shd w:val="clear" w:color="auto" w:fill="DBE5F1" w:themeFill="accent1" w:themeFillTint="33"/>
          </w:tcPr>
          <w:p w14:paraId="674B036E" w14:textId="77777777" w:rsidR="00E17754" w:rsidRPr="00E17754" w:rsidRDefault="00E17754" w:rsidP="002409CD">
            <w:r w:rsidRPr="00E17754">
              <w:t>Form type</w:t>
            </w:r>
          </w:p>
        </w:tc>
        <w:tc>
          <w:tcPr>
            <w:tcW w:w="761" w:type="pct"/>
            <w:shd w:val="clear" w:color="auto" w:fill="DBE5F1" w:themeFill="accent1" w:themeFillTint="33"/>
          </w:tcPr>
          <w:p w14:paraId="43CF8B5F" w14:textId="77777777" w:rsidR="00E17754" w:rsidRPr="00E17754" w:rsidRDefault="00E17754" w:rsidP="002409CD">
            <w:r w:rsidRPr="00E17754">
              <w:t>Tested?</w:t>
            </w:r>
          </w:p>
        </w:tc>
      </w:tr>
      <w:tr w:rsidR="00E17754" w:rsidRPr="00E17754" w14:paraId="2F8B5C6D" w14:textId="77777777" w:rsidTr="00A20307">
        <w:trPr>
          <w:trHeight w:val="210"/>
        </w:trPr>
        <w:tc>
          <w:tcPr>
            <w:tcW w:w="956" w:type="pct"/>
            <w:vMerge w:val="restart"/>
          </w:tcPr>
          <w:p w14:paraId="25301639" w14:textId="77777777" w:rsidR="00E17754" w:rsidRPr="00E17754" w:rsidRDefault="00E17754" w:rsidP="002409CD">
            <w:r w:rsidRPr="00E17754">
              <w:rPr>
                <w:rFonts w:eastAsia="Calibri"/>
              </w:rPr>
              <w:object w:dxaOrig="156" w:dyaOrig="144" w14:anchorId="660E88C0">
                <v:shape id="_x0000_i1038" type="#_x0000_t75" style="width:14.95pt;height:14.95pt" o:ole="">
                  <v:imagedata r:id="rId22" o:title=""/>
                </v:shape>
                <o:OLEObject Type="Embed" ProgID="PBrush" ShapeID="_x0000_i1038" DrawAspect="Content" ObjectID="_1548232687" r:id="rId42"/>
              </w:object>
            </w:r>
            <w:r w:rsidRPr="00E17754">
              <w:t xml:space="preserve"> New Type/Mechanism combinations added:</w:t>
            </w:r>
          </w:p>
        </w:tc>
        <w:tc>
          <w:tcPr>
            <w:tcW w:w="931" w:type="pct"/>
            <w:vMerge w:val="restart"/>
          </w:tcPr>
          <w:p w14:paraId="40D15655" w14:textId="77777777" w:rsidR="00E17754" w:rsidRPr="00E17754" w:rsidRDefault="00E17754" w:rsidP="002409CD">
            <w:pPr>
              <w:rPr>
                <w:color w:val="0070C0"/>
                <w:u w:val="single"/>
              </w:rPr>
            </w:pPr>
            <w:r w:rsidRPr="00E17754">
              <w:t>1/T21; 2/K23</w:t>
            </w:r>
          </w:p>
        </w:tc>
        <w:tc>
          <w:tcPr>
            <w:tcW w:w="243" w:type="pct"/>
          </w:tcPr>
          <w:p w14:paraId="39E9DB9D" w14:textId="77777777" w:rsidR="00E17754" w:rsidRPr="00E17754" w:rsidRDefault="00E17754" w:rsidP="002409CD">
            <w:pPr>
              <w:rPr>
                <w:color w:val="0070C0"/>
                <w:u w:val="single"/>
              </w:rPr>
            </w:pPr>
            <w:r w:rsidRPr="00E17754">
              <w:rPr>
                <w:rFonts w:eastAsia="Calibri"/>
              </w:rPr>
              <w:object w:dxaOrig="372" w:dyaOrig="372" w14:anchorId="56A12928">
                <v:shape id="_x0000_i1039" type="#_x0000_t75" style="width:12.85pt;height:12.85pt" o:ole="">
                  <v:imagedata r:id="rId24" o:title=""/>
                </v:shape>
                <o:OLEObject Type="Embed" ProgID="PBrush" ShapeID="_x0000_i1039" DrawAspect="Content" ObjectID="_1548232688" r:id="rId43"/>
              </w:object>
            </w:r>
          </w:p>
        </w:tc>
        <w:tc>
          <w:tcPr>
            <w:tcW w:w="635" w:type="pct"/>
          </w:tcPr>
          <w:p w14:paraId="5B9ADC9E" w14:textId="77777777" w:rsidR="00E17754" w:rsidRPr="00E17754" w:rsidRDefault="00E17754" w:rsidP="002409CD">
            <w:pPr>
              <w:rPr>
                <w:color w:val="0070C0"/>
              </w:rPr>
            </w:pPr>
            <w:r w:rsidRPr="00E17754">
              <w:t>10/20/2016</w:t>
            </w:r>
          </w:p>
        </w:tc>
        <w:tc>
          <w:tcPr>
            <w:tcW w:w="863" w:type="pct"/>
          </w:tcPr>
          <w:p w14:paraId="5F0E7748" w14:textId="77777777" w:rsidR="00E17754" w:rsidRPr="00E17754" w:rsidRDefault="00E17754" w:rsidP="002409CD">
            <w:r w:rsidRPr="00E17754">
              <w:t xml:space="preserve">&lt;form name 1&gt;   </w:t>
            </w:r>
          </w:p>
        </w:tc>
        <w:tc>
          <w:tcPr>
            <w:tcW w:w="611" w:type="pct"/>
          </w:tcPr>
          <w:p w14:paraId="4902F5D9" w14:textId="77777777" w:rsidR="00E17754" w:rsidRPr="00E17754" w:rsidRDefault="00E17754" w:rsidP="002409CD">
            <w:r w:rsidRPr="00E17754">
              <w:t>Program</w:t>
            </w:r>
          </w:p>
        </w:tc>
        <w:tc>
          <w:tcPr>
            <w:tcW w:w="761" w:type="pct"/>
          </w:tcPr>
          <w:p w14:paraId="119E66DE" w14:textId="77777777" w:rsidR="00E17754" w:rsidRPr="00E17754" w:rsidRDefault="00E17754" w:rsidP="002409CD">
            <w:r w:rsidRPr="00E17754">
              <w:t>Y (John Doe)</w:t>
            </w:r>
          </w:p>
          <w:p w14:paraId="04DD0EBF" w14:textId="77777777" w:rsidR="00E17754" w:rsidRPr="00E17754" w:rsidRDefault="00E17754" w:rsidP="002409CD">
            <w:r w:rsidRPr="00E17754">
              <w:t>Y (Bill Smith)</w:t>
            </w:r>
          </w:p>
        </w:tc>
      </w:tr>
      <w:tr w:rsidR="00E17754" w:rsidRPr="00E17754" w14:paraId="60CA2CF9" w14:textId="77777777" w:rsidTr="00A20307">
        <w:trPr>
          <w:trHeight w:val="210"/>
        </w:trPr>
        <w:tc>
          <w:tcPr>
            <w:tcW w:w="956" w:type="pct"/>
            <w:vMerge/>
          </w:tcPr>
          <w:p w14:paraId="10658D6E" w14:textId="77777777" w:rsidR="00E17754" w:rsidRPr="00E17754" w:rsidRDefault="00E17754" w:rsidP="002409CD"/>
        </w:tc>
        <w:tc>
          <w:tcPr>
            <w:tcW w:w="931" w:type="pct"/>
            <w:vMerge/>
          </w:tcPr>
          <w:p w14:paraId="22EF618C" w14:textId="77777777" w:rsidR="00E17754" w:rsidRPr="00E17754" w:rsidRDefault="00E17754" w:rsidP="002409CD"/>
        </w:tc>
        <w:tc>
          <w:tcPr>
            <w:tcW w:w="243" w:type="pct"/>
          </w:tcPr>
          <w:p w14:paraId="547DEE42" w14:textId="77777777" w:rsidR="00E17754" w:rsidRPr="00E17754" w:rsidRDefault="00E17754" w:rsidP="002409CD">
            <w:pPr>
              <w:rPr>
                <w:color w:val="7C17A9"/>
                <w:u w:val="single"/>
              </w:rPr>
            </w:pPr>
            <w:r w:rsidRPr="00E17754">
              <w:rPr>
                <w:rFonts w:eastAsia="Calibri"/>
              </w:rPr>
              <w:object w:dxaOrig="360" w:dyaOrig="372" w14:anchorId="7FB4C396">
                <v:shape id="_x0000_i1040" type="#_x0000_t75" style="width:12.1pt;height:12.85pt" o:ole="">
                  <v:imagedata r:id="rId26" o:title=""/>
                </v:shape>
                <o:OLEObject Type="Embed" ProgID="PBrush" ShapeID="_x0000_i1040" DrawAspect="Content" ObjectID="_1548232689" r:id="rId44"/>
              </w:object>
            </w:r>
          </w:p>
        </w:tc>
        <w:tc>
          <w:tcPr>
            <w:tcW w:w="635" w:type="pct"/>
          </w:tcPr>
          <w:p w14:paraId="7E2A2EDE" w14:textId="77777777" w:rsidR="00E17754" w:rsidRPr="00E17754" w:rsidRDefault="00E17754" w:rsidP="002409CD"/>
        </w:tc>
        <w:tc>
          <w:tcPr>
            <w:tcW w:w="863" w:type="pct"/>
          </w:tcPr>
          <w:p w14:paraId="3354F322" w14:textId="77777777" w:rsidR="00E17754" w:rsidRPr="00E17754" w:rsidRDefault="00E17754" w:rsidP="002409CD">
            <w:pPr>
              <w:rPr>
                <w:color w:val="0070C0"/>
              </w:rPr>
            </w:pPr>
            <w:r w:rsidRPr="00E17754">
              <w:t>&lt;form name 2&gt;</w:t>
            </w:r>
          </w:p>
        </w:tc>
        <w:tc>
          <w:tcPr>
            <w:tcW w:w="611" w:type="pct"/>
          </w:tcPr>
          <w:p w14:paraId="5D003C30" w14:textId="77777777" w:rsidR="00E17754" w:rsidRPr="00E17754" w:rsidRDefault="00E17754" w:rsidP="002409CD">
            <w:r w:rsidRPr="00E17754">
              <w:t>Specialist</w:t>
            </w:r>
          </w:p>
        </w:tc>
        <w:tc>
          <w:tcPr>
            <w:tcW w:w="761" w:type="pct"/>
          </w:tcPr>
          <w:p w14:paraId="6D11D94C" w14:textId="77777777" w:rsidR="00E17754" w:rsidRPr="00E17754" w:rsidRDefault="00E17754" w:rsidP="002409CD"/>
        </w:tc>
      </w:tr>
      <w:tr w:rsidR="00E17754" w:rsidRPr="00E17754" w14:paraId="0D7841FF" w14:textId="77777777" w:rsidTr="00A20307">
        <w:trPr>
          <w:trHeight w:val="210"/>
        </w:trPr>
        <w:tc>
          <w:tcPr>
            <w:tcW w:w="956" w:type="pct"/>
            <w:vMerge/>
          </w:tcPr>
          <w:p w14:paraId="472C29BE" w14:textId="77777777" w:rsidR="00E17754" w:rsidRPr="00E17754" w:rsidRDefault="00E17754" w:rsidP="002409CD"/>
        </w:tc>
        <w:tc>
          <w:tcPr>
            <w:tcW w:w="931" w:type="pct"/>
          </w:tcPr>
          <w:p w14:paraId="044A3D56"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F1FC184" w14:textId="77777777" w:rsidR="00E17754" w:rsidRPr="00E17754" w:rsidRDefault="00E17754" w:rsidP="002409CD">
            <w:pPr>
              <w:rPr>
                <w:color w:val="7C17A9"/>
                <w:u w:val="single"/>
              </w:rPr>
            </w:pPr>
            <w:r w:rsidRPr="00E17754">
              <w:rPr>
                <w:rFonts w:eastAsia="Calibri"/>
              </w:rPr>
              <w:object w:dxaOrig="360" w:dyaOrig="372" w14:anchorId="54C04C73">
                <v:shape id="_x0000_i1041" type="#_x0000_t75" style="width:12.1pt;height:12.85pt" o:ole="">
                  <v:imagedata r:id="rId26" o:title=""/>
                </v:shape>
                <o:OLEObject Type="Embed" ProgID="PBrush" ShapeID="_x0000_i1041" DrawAspect="Content" ObjectID="_1548232690" r:id="rId45"/>
              </w:object>
            </w:r>
          </w:p>
        </w:tc>
        <w:tc>
          <w:tcPr>
            <w:tcW w:w="635" w:type="pct"/>
          </w:tcPr>
          <w:p w14:paraId="704FC469" w14:textId="77777777" w:rsidR="00E17754" w:rsidRPr="00E17754" w:rsidRDefault="00E17754" w:rsidP="002409CD">
            <w:pPr>
              <w:rPr>
                <w:color w:val="7C17A9"/>
                <w:u w:val="single"/>
              </w:rPr>
            </w:pPr>
            <w:r w:rsidRPr="00E17754">
              <w:t>11/01/2016</w:t>
            </w:r>
          </w:p>
        </w:tc>
        <w:tc>
          <w:tcPr>
            <w:tcW w:w="863" w:type="pct"/>
          </w:tcPr>
          <w:p w14:paraId="3F2ED9B8" w14:textId="77777777" w:rsidR="00E17754" w:rsidRPr="00E17754" w:rsidRDefault="00E17754" w:rsidP="002409CD">
            <w:r w:rsidRPr="00E17754">
              <w:t>&lt;form name M&gt;</w:t>
            </w:r>
          </w:p>
        </w:tc>
        <w:tc>
          <w:tcPr>
            <w:tcW w:w="611" w:type="pct"/>
          </w:tcPr>
          <w:p w14:paraId="03633F24" w14:textId="77777777" w:rsidR="00E17754" w:rsidRPr="00E17754" w:rsidRDefault="00E17754" w:rsidP="002409CD">
            <w:r w:rsidRPr="00E17754">
              <w:t>Program</w:t>
            </w:r>
          </w:p>
        </w:tc>
        <w:tc>
          <w:tcPr>
            <w:tcW w:w="761" w:type="pct"/>
          </w:tcPr>
          <w:p w14:paraId="1179ECA5" w14:textId="77777777" w:rsidR="00E17754" w:rsidRPr="00E17754" w:rsidRDefault="00E17754" w:rsidP="002409CD">
            <w:r w:rsidRPr="00E17754">
              <w:t>Y (Mary Kay)</w:t>
            </w:r>
          </w:p>
        </w:tc>
      </w:tr>
      <w:tr w:rsidR="00E17754" w:rsidRPr="00E17754" w14:paraId="5BC88667" w14:textId="77777777" w:rsidTr="00A20307">
        <w:trPr>
          <w:trHeight w:val="629"/>
        </w:trPr>
        <w:tc>
          <w:tcPr>
            <w:tcW w:w="956" w:type="pct"/>
          </w:tcPr>
          <w:p w14:paraId="5988951F" w14:textId="77777777" w:rsidR="00E17754" w:rsidRPr="00E17754" w:rsidRDefault="00E17754" w:rsidP="002409CD">
            <w:r w:rsidRPr="00E17754">
              <w:rPr>
                <w:rFonts w:eastAsia="Calibri"/>
              </w:rPr>
              <w:object w:dxaOrig="156" w:dyaOrig="144" w14:anchorId="7041B476">
                <v:shape id="_x0000_i1042" type="#_x0000_t75" style="width:16.4pt;height:14.95pt" o:ole="">
                  <v:imagedata r:id="rId22" o:title=""/>
                </v:shape>
                <o:OLEObject Type="Embed" ProgID="PBrush" ShapeID="_x0000_i1042" DrawAspect="Content" ObjectID="_1548232691" r:id="rId46"/>
              </w:object>
            </w:r>
            <w:r w:rsidRPr="00E17754">
              <w:t>Existing Type/Mechanism combinations deleted:</w:t>
            </w:r>
          </w:p>
        </w:tc>
        <w:tc>
          <w:tcPr>
            <w:tcW w:w="931" w:type="pct"/>
          </w:tcPr>
          <w:p w14:paraId="67CDBD05" w14:textId="77777777" w:rsidR="00E17754" w:rsidRPr="00E17754" w:rsidRDefault="00E17754" w:rsidP="002409CD">
            <w:pPr>
              <w:rPr>
                <w:b/>
              </w:rPr>
            </w:pPr>
            <w:r w:rsidRPr="00E17754">
              <w:t>3/T24</w:t>
            </w:r>
          </w:p>
        </w:tc>
        <w:tc>
          <w:tcPr>
            <w:tcW w:w="243" w:type="pct"/>
          </w:tcPr>
          <w:p w14:paraId="5AD96532" w14:textId="77777777" w:rsidR="00E17754" w:rsidRPr="00E17754" w:rsidRDefault="00E17754" w:rsidP="002409CD"/>
        </w:tc>
        <w:tc>
          <w:tcPr>
            <w:tcW w:w="635" w:type="pct"/>
          </w:tcPr>
          <w:p w14:paraId="610C1D15" w14:textId="77777777" w:rsidR="00E17754" w:rsidRPr="00E17754" w:rsidRDefault="00E17754" w:rsidP="002409CD"/>
        </w:tc>
        <w:tc>
          <w:tcPr>
            <w:tcW w:w="863" w:type="pct"/>
          </w:tcPr>
          <w:p w14:paraId="28C49A61" w14:textId="77777777" w:rsidR="00E17754" w:rsidRPr="00E17754" w:rsidRDefault="00E17754" w:rsidP="002409CD"/>
        </w:tc>
        <w:tc>
          <w:tcPr>
            <w:tcW w:w="611" w:type="pct"/>
          </w:tcPr>
          <w:p w14:paraId="1963365C" w14:textId="77777777" w:rsidR="00E17754" w:rsidRPr="00E17754" w:rsidRDefault="00E17754" w:rsidP="002409CD"/>
        </w:tc>
        <w:tc>
          <w:tcPr>
            <w:tcW w:w="761" w:type="pct"/>
          </w:tcPr>
          <w:p w14:paraId="0E2926F7" w14:textId="77777777" w:rsidR="00E17754" w:rsidRPr="00E17754" w:rsidRDefault="00E17754" w:rsidP="002409CD"/>
        </w:tc>
      </w:tr>
      <w:tr w:rsidR="00E17754" w:rsidRPr="00E17754" w14:paraId="17C69F86" w14:textId="77777777" w:rsidTr="00A20307">
        <w:trPr>
          <w:trHeight w:val="422"/>
        </w:trPr>
        <w:tc>
          <w:tcPr>
            <w:tcW w:w="956" w:type="pct"/>
            <w:vMerge w:val="restart"/>
          </w:tcPr>
          <w:p w14:paraId="36D911DB" w14:textId="77777777" w:rsidR="00E17754" w:rsidRPr="00E17754" w:rsidRDefault="00E17754" w:rsidP="002409CD">
            <w:r w:rsidRPr="00E17754">
              <w:rPr>
                <w:rFonts w:eastAsia="Calibri"/>
              </w:rPr>
              <w:object w:dxaOrig="156" w:dyaOrig="144" w14:anchorId="23B50728">
                <v:shape id="_x0000_i1043" type="#_x0000_t75" style="width:16.4pt;height:14.95pt" o:ole="">
                  <v:imagedata r:id="rId22" o:title=""/>
                </v:shape>
                <o:OLEObject Type="Embed" ProgID="PBrush" ShapeID="_x0000_i1043" DrawAspect="Content" ObjectID="_1548232692" r:id="rId47"/>
              </w:object>
            </w:r>
            <w:r w:rsidRPr="00E17754">
              <w:t>Existing Type/Mechanism combinations where questionnaire is updated:</w:t>
            </w:r>
          </w:p>
        </w:tc>
        <w:tc>
          <w:tcPr>
            <w:tcW w:w="931" w:type="pct"/>
          </w:tcPr>
          <w:p w14:paraId="408EE2BD" w14:textId="77777777" w:rsidR="00E17754" w:rsidRPr="00E17754" w:rsidRDefault="00E17754" w:rsidP="002409CD">
            <w:pPr>
              <w:rPr>
                <w:color w:val="7C17A9"/>
                <w:u w:val="single"/>
              </w:rPr>
            </w:pPr>
            <w:r w:rsidRPr="00E17754">
              <w:t>1/R21; 3/U15</w:t>
            </w:r>
          </w:p>
        </w:tc>
        <w:tc>
          <w:tcPr>
            <w:tcW w:w="243" w:type="pct"/>
          </w:tcPr>
          <w:p w14:paraId="449D40E1" w14:textId="77777777" w:rsidR="00E17754" w:rsidRPr="00E17754" w:rsidRDefault="00E17754" w:rsidP="002409CD">
            <w:pPr>
              <w:rPr>
                <w:color w:val="7C17A9"/>
                <w:u w:val="single"/>
              </w:rPr>
            </w:pPr>
            <w:r w:rsidRPr="00E17754">
              <w:rPr>
                <w:rFonts w:eastAsia="Calibri"/>
              </w:rPr>
              <w:object w:dxaOrig="372" w:dyaOrig="372" w14:anchorId="72E05FC5">
                <v:shape id="_x0000_i1044" type="#_x0000_t75" style="width:12.85pt;height:12.85pt" o:ole="">
                  <v:imagedata r:id="rId24" o:title=""/>
                </v:shape>
                <o:OLEObject Type="Embed" ProgID="PBrush" ShapeID="_x0000_i1044" DrawAspect="Content" ObjectID="_1548232693" r:id="rId48"/>
              </w:object>
            </w:r>
          </w:p>
        </w:tc>
        <w:tc>
          <w:tcPr>
            <w:tcW w:w="635" w:type="pct"/>
          </w:tcPr>
          <w:p w14:paraId="5FCED7DF" w14:textId="77777777" w:rsidR="00E17754" w:rsidRPr="00E17754" w:rsidRDefault="00E17754" w:rsidP="002409CD">
            <w:pPr>
              <w:rPr>
                <w:color w:val="7C17A9"/>
                <w:u w:val="single"/>
              </w:rPr>
            </w:pPr>
            <w:r w:rsidRPr="00E17754">
              <w:t>11/03/2016</w:t>
            </w:r>
          </w:p>
        </w:tc>
        <w:tc>
          <w:tcPr>
            <w:tcW w:w="863" w:type="pct"/>
          </w:tcPr>
          <w:p w14:paraId="1D3C6194" w14:textId="77777777" w:rsidR="00E17754" w:rsidRPr="00E17754" w:rsidRDefault="00E17754" w:rsidP="002409CD">
            <w:r w:rsidRPr="00E17754">
              <w:t>&lt;form name 3&gt;</w:t>
            </w:r>
          </w:p>
        </w:tc>
        <w:tc>
          <w:tcPr>
            <w:tcW w:w="611" w:type="pct"/>
          </w:tcPr>
          <w:p w14:paraId="30781CE5" w14:textId="77777777" w:rsidR="00E17754" w:rsidRPr="00E17754" w:rsidRDefault="00E17754" w:rsidP="002409CD">
            <w:r w:rsidRPr="00E17754">
              <w:t>Program</w:t>
            </w:r>
          </w:p>
        </w:tc>
        <w:tc>
          <w:tcPr>
            <w:tcW w:w="761" w:type="pct"/>
          </w:tcPr>
          <w:p w14:paraId="0AF94487" w14:textId="77777777" w:rsidR="00E17754" w:rsidRPr="00E17754" w:rsidRDefault="00E17754" w:rsidP="002409CD">
            <w:r w:rsidRPr="00E17754">
              <w:t>Y (Brad Pitt)</w:t>
            </w:r>
          </w:p>
        </w:tc>
      </w:tr>
      <w:tr w:rsidR="00E17754" w:rsidRPr="00E17754" w14:paraId="245D1DF0" w14:textId="77777777" w:rsidTr="00A20307">
        <w:trPr>
          <w:trHeight w:val="350"/>
        </w:trPr>
        <w:tc>
          <w:tcPr>
            <w:tcW w:w="956" w:type="pct"/>
            <w:vMerge/>
          </w:tcPr>
          <w:p w14:paraId="39E29F29" w14:textId="77777777" w:rsidR="00E17754" w:rsidRPr="00E17754" w:rsidRDefault="00E17754" w:rsidP="002409CD"/>
        </w:tc>
        <w:tc>
          <w:tcPr>
            <w:tcW w:w="931" w:type="pct"/>
          </w:tcPr>
          <w:p w14:paraId="4600CCAC" w14:textId="77777777" w:rsidR="00E17754" w:rsidRPr="00E17754" w:rsidRDefault="00E17754" w:rsidP="002409CD">
            <w:pPr>
              <w:rPr>
                <w:color w:val="0070C0"/>
                <w:u w:val="single"/>
              </w:rPr>
            </w:pPr>
            <w:r w:rsidRPr="00E17754">
              <w:t>2/R44</w:t>
            </w:r>
          </w:p>
        </w:tc>
        <w:tc>
          <w:tcPr>
            <w:tcW w:w="243" w:type="pct"/>
          </w:tcPr>
          <w:p w14:paraId="27B8C817" w14:textId="77777777" w:rsidR="00E17754" w:rsidRPr="00E17754" w:rsidRDefault="00E17754" w:rsidP="002409CD">
            <w:pPr>
              <w:rPr>
                <w:color w:val="0070C0"/>
                <w:u w:val="single"/>
              </w:rPr>
            </w:pPr>
            <w:r w:rsidRPr="00E17754">
              <w:rPr>
                <w:rFonts w:eastAsia="Calibri"/>
              </w:rPr>
              <w:object w:dxaOrig="360" w:dyaOrig="372" w14:anchorId="24C70B65">
                <v:shape id="_x0000_i1045" type="#_x0000_t75" style="width:12.1pt;height:12.85pt" o:ole="">
                  <v:imagedata r:id="rId26" o:title=""/>
                </v:shape>
                <o:OLEObject Type="Embed" ProgID="PBrush" ShapeID="_x0000_i1045" DrawAspect="Content" ObjectID="_1548232694" r:id="rId49"/>
              </w:object>
            </w:r>
          </w:p>
        </w:tc>
        <w:tc>
          <w:tcPr>
            <w:tcW w:w="635" w:type="pct"/>
          </w:tcPr>
          <w:p w14:paraId="76E0D984" w14:textId="77777777" w:rsidR="00E17754" w:rsidRPr="00E17754" w:rsidRDefault="00E17754" w:rsidP="002409CD"/>
        </w:tc>
        <w:tc>
          <w:tcPr>
            <w:tcW w:w="863" w:type="pct"/>
          </w:tcPr>
          <w:p w14:paraId="2B05A1E1" w14:textId="77777777" w:rsidR="00E17754" w:rsidRPr="00E17754" w:rsidRDefault="00E17754" w:rsidP="002409CD">
            <w:pPr>
              <w:rPr>
                <w:color w:val="7C17A9"/>
              </w:rPr>
            </w:pPr>
            <w:r w:rsidRPr="00E17754">
              <w:t>&lt;form name A&gt;</w:t>
            </w:r>
          </w:p>
        </w:tc>
        <w:tc>
          <w:tcPr>
            <w:tcW w:w="611" w:type="pct"/>
          </w:tcPr>
          <w:p w14:paraId="121FF135" w14:textId="77777777" w:rsidR="00E17754" w:rsidRPr="00E17754" w:rsidRDefault="00E17754" w:rsidP="002409CD">
            <w:r w:rsidRPr="00E17754">
              <w:t>Specialist</w:t>
            </w:r>
          </w:p>
        </w:tc>
        <w:tc>
          <w:tcPr>
            <w:tcW w:w="761" w:type="pct"/>
          </w:tcPr>
          <w:p w14:paraId="6E754821" w14:textId="77777777" w:rsidR="00E17754" w:rsidRPr="00E17754" w:rsidRDefault="00E17754" w:rsidP="002409CD"/>
        </w:tc>
      </w:tr>
      <w:tr w:rsidR="00E17754" w:rsidRPr="00E17754" w14:paraId="71EF240D" w14:textId="77777777" w:rsidTr="00A20307">
        <w:trPr>
          <w:trHeight w:val="350"/>
        </w:trPr>
        <w:tc>
          <w:tcPr>
            <w:tcW w:w="956" w:type="pct"/>
          </w:tcPr>
          <w:p w14:paraId="23525515" w14:textId="77777777" w:rsidR="00E17754" w:rsidRPr="00E17754" w:rsidRDefault="00E17754" w:rsidP="002409CD">
            <w:r w:rsidRPr="00E17754">
              <w:rPr>
                <w:rFonts w:eastAsia="Calibri"/>
              </w:rPr>
              <w:object w:dxaOrig="156" w:dyaOrig="144" w14:anchorId="030CDADE">
                <v:shape id="_x0000_i1046" type="#_x0000_t75" style="width:14.95pt;height:14.95pt" o:ole="">
                  <v:imagedata r:id="rId33" o:title=""/>
                </v:shape>
                <o:OLEObject Type="Embed" ProgID="PBrush" ShapeID="_x0000_i1046" DrawAspect="Content" ObjectID="_1548232695" r:id="rId50"/>
              </w:object>
            </w:r>
            <w:r w:rsidRPr="00E17754">
              <w:t>Existing Type/Mechanism combinations with no changes:</w:t>
            </w:r>
          </w:p>
        </w:tc>
        <w:tc>
          <w:tcPr>
            <w:tcW w:w="931" w:type="pct"/>
          </w:tcPr>
          <w:p w14:paraId="2896D8C1" w14:textId="77777777" w:rsidR="00E17754" w:rsidRPr="00E17754" w:rsidRDefault="00E17754" w:rsidP="002409CD"/>
        </w:tc>
        <w:tc>
          <w:tcPr>
            <w:tcW w:w="243" w:type="pct"/>
          </w:tcPr>
          <w:p w14:paraId="3E061A96" w14:textId="77777777" w:rsidR="00E17754" w:rsidRPr="00E17754" w:rsidRDefault="00E17754" w:rsidP="002409CD"/>
        </w:tc>
        <w:tc>
          <w:tcPr>
            <w:tcW w:w="635" w:type="pct"/>
          </w:tcPr>
          <w:p w14:paraId="0B36C85C" w14:textId="77777777" w:rsidR="00E17754" w:rsidRPr="00E17754" w:rsidRDefault="00E17754" w:rsidP="002409CD"/>
        </w:tc>
        <w:tc>
          <w:tcPr>
            <w:tcW w:w="863" w:type="pct"/>
          </w:tcPr>
          <w:p w14:paraId="4FB1190F" w14:textId="77777777" w:rsidR="00E17754" w:rsidRPr="00E17754" w:rsidRDefault="00E17754" w:rsidP="002409CD"/>
        </w:tc>
        <w:tc>
          <w:tcPr>
            <w:tcW w:w="611" w:type="pct"/>
          </w:tcPr>
          <w:p w14:paraId="581B31A9" w14:textId="77777777" w:rsidR="00E17754" w:rsidRPr="00E17754" w:rsidRDefault="00E17754" w:rsidP="002409CD"/>
        </w:tc>
        <w:tc>
          <w:tcPr>
            <w:tcW w:w="761" w:type="pct"/>
          </w:tcPr>
          <w:p w14:paraId="264CF8BD" w14:textId="77777777" w:rsidR="00E17754" w:rsidRPr="00E17754" w:rsidRDefault="00E17754" w:rsidP="002409CD"/>
        </w:tc>
      </w:tr>
    </w:tbl>
    <w:p w14:paraId="0D3594B1" w14:textId="77777777" w:rsidR="0088569A" w:rsidRDefault="0088569A" w:rsidP="002409CD">
      <w:pPr>
        <w:rPr>
          <w:rFonts w:ascii="Arial Narrow" w:hAnsi="Arial Narrow"/>
        </w:rPr>
      </w:pPr>
      <w:r>
        <w:lastRenderedPageBreak/>
        <w:t xml:space="preserve">Note: </w:t>
      </w:r>
      <w:r w:rsidRPr="0088569A">
        <w:t>Only user(s) with Draft Admin role (Rob) will have ability to Promote and Reject module (buttons are displayed only for them)</w:t>
      </w:r>
    </w:p>
    <w:p w14:paraId="5B95F203" w14:textId="77777777" w:rsidR="0088569A" w:rsidRDefault="0088569A" w:rsidP="002409CD">
      <w:pPr>
        <w:rPr>
          <w:rFonts w:ascii="Arial Narrow" w:hAnsi="Arial Narrow"/>
        </w:rPr>
      </w:pPr>
      <w:r>
        <w:rPr>
          <w:noProof/>
        </w:rPr>
        <w:drawing>
          <wp:inline distT="0" distB="0" distL="0" distR="0" wp14:anchorId="22724145" wp14:editId="31802A19">
            <wp:extent cx="5772231" cy="125437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57557" r="25897" b="24428"/>
                    <a:stretch/>
                  </pic:blipFill>
                  <pic:spPr bwMode="auto">
                    <a:xfrm>
                      <a:off x="0" y="0"/>
                      <a:ext cx="5867109" cy="1274988"/>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358A8883" w:rsidR="0088569A" w:rsidRDefault="0088569A" w:rsidP="002409CD">
      <w:pPr>
        <w:pStyle w:val="BodyText"/>
      </w:pPr>
      <w:r w:rsidRPr="00736C4F">
        <w:rPr>
          <w:u w:val="single"/>
        </w:rPr>
        <w:t>Functio</w:t>
      </w:r>
      <w:r w:rsidR="00BB163C" w:rsidRPr="00736C4F">
        <w:rPr>
          <w:u w:val="single"/>
        </w:rPr>
        <w:t>nality, provided on Review and T</w:t>
      </w:r>
      <w:r w:rsidRPr="00736C4F">
        <w:rPr>
          <w:u w:val="single"/>
        </w:rPr>
        <w:t xml:space="preserve">est </w:t>
      </w:r>
      <w:r w:rsidR="00BB163C" w:rsidRPr="00736C4F">
        <w:rPr>
          <w:u w:val="single"/>
        </w:rPr>
        <w:t>Module</w:t>
      </w:r>
      <w:r w:rsidRPr="00736C4F">
        <w:rPr>
          <w:u w:val="single"/>
        </w:rPr>
        <w:t xml:space="preserve"> screen</w:t>
      </w:r>
      <w:r>
        <w:t>:</w:t>
      </w:r>
    </w:p>
    <w:p w14:paraId="741FA4E6" w14:textId="2F52AD73" w:rsidR="0088569A" w:rsidRPr="0088569A" w:rsidRDefault="0088569A" w:rsidP="002409CD">
      <w:pPr>
        <w:pStyle w:val="ListParagraph"/>
        <w:numPr>
          <w:ilvl w:val="0"/>
          <w:numId w:val="22"/>
        </w:numPr>
      </w:pPr>
      <w:r w:rsidRPr="0088569A">
        <w:t>Ability to see form type, name and related type/</w:t>
      </w:r>
      <w:proofErr w:type="spellStart"/>
      <w:r w:rsidRPr="0088569A">
        <w:t>mechs</w:t>
      </w:r>
      <w:proofErr w:type="spellEnd"/>
      <w:r w:rsidRPr="0088569A">
        <w:t xml:space="preserve"> </w:t>
      </w:r>
    </w:p>
    <w:p w14:paraId="7D060CF4" w14:textId="2997F878" w:rsidR="0088569A" w:rsidRPr="0088569A" w:rsidRDefault="0088569A" w:rsidP="002409CD">
      <w:pPr>
        <w:pStyle w:val="ListParagraph"/>
        <w:numPr>
          <w:ilvl w:val="0"/>
          <w:numId w:val="22"/>
        </w:numPr>
      </w:pPr>
      <w:r w:rsidRPr="0088569A">
        <w:t>Ability to view what changed in the module (type/</w:t>
      </w:r>
      <w:proofErr w:type="spellStart"/>
      <w:r w:rsidRPr="0088569A">
        <w:t>mechs</w:t>
      </w:r>
      <w:proofErr w:type="spellEnd"/>
      <w:r w:rsidRPr="0088569A">
        <w:t xml:space="preserve"> added/deleted and forms changed) </w:t>
      </w:r>
    </w:p>
    <w:p w14:paraId="6C2BE127" w14:textId="33A09559" w:rsidR="0088569A" w:rsidRPr="0088569A" w:rsidRDefault="0088569A" w:rsidP="002409CD">
      <w:pPr>
        <w:pStyle w:val="ListParagraph"/>
        <w:numPr>
          <w:ilvl w:val="0"/>
          <w:numId w:val="22"/>
        </w:numPr>
      </w:pPr>
      <w:r w:rsidRPr="0088569A">
        <w:t>Ability to select forms and send email to tester(s), requesting to test selected forms. The system should capture the date when such email has been send</w:t>
      </w:r>
    </w:p>
    <w:p w14:paraId="334EEE1D" w14:textId="45DBB92A" w:rsidR="0088569A" w:rsidRPr="0088569A" w:rsidRDefault="0088569A" w:rsidP="002409CD">
      <w:pPr>
        <w:pStyle w:val="ListParagraph"/>
        <w:numPr>
          <w:ilvl w:val="0"/>
          <w:numId w:val="22"/>
        </w:numPr>
      </w:pPr>
      <w:r w:rsidRPr="0088569A">
        <w:t xml:space="preserve">Ability to see the name of who marked the form as ‘tested’ </w:t>
      </w:r>
    </w:p>
    <w:p w14:paraId="7611A513" w14:textId="07CB91AB" w:rsidR="0088569A" w:rsidRPr="0088569A" w:rsidRDefault="0088569A" w:rsidP="002409CD">
      <w:pPr>
        <w:pStyle w:val="ListParagraph"/>
        <w:numPr>
          <w:ilvl w:val="0"/>
          <w:numId w:val="22"/>
        </w:numPr>
      </w:pPr>
      <w:r w:rsidRPr="0088569A">
        <w:t xml:space="preserve">Ability to </w:t>
      </w:r>
      <w:r w:rsidR="00BB163C">
        <w:t xml:space="preserve">navigate to </w:t>
      </w:r>
      <w:r w:rsidR="00EB3FC5">
        <w:t>“</w:t>
      </w:r>
      <w:r w:rsidR="00BB163C">
        <w:t xml:space="preserve">Review and Test </w:t>
      </w:r>
      <w:proofErr w:type="spellStart"/>
      <w:r w:rsidR="00BB163C">
        <w:t>Greensheet</w:t>
      </w:r>
      <w:proofErr w:type="spellEnd"/>
      <w:r w:rsidR="00EB3FC5">
        <w:t>”</w:t>
      </w:r>
      <w:r w:rsidR="00BB163C">
        <w:t xml:space="preserve"> page for </w:t>
      </w:r>
      <w:r w:rsidRPr="0088569A">
        <w:t xml:space="preserve">a form </w:t>
      </w:r>
    </w:p>
    <w:p w14:paraId="328E5512" w14:textId="160D4B00" w:rsidR="0088569A" w:rsidRPr="0088569A" w:rsidRDefault="0088569A" w:rsidP="002409CD">
      <w:pPr>
        <w:pStyle w:val="ListParagraph"/>
        <w:numPr>
          <w:ilvl w:val="0"/>
          <w:numId w:val="22"/>
        </w:numPr>
      </w:pPr>
      <w:r w:rsidRPr="0088569A">
        <w:t xml:space="preserve">Ability to promote/reject </w:t>
      </w:r>
      <w:r w:rsidR="00EB3FC5">
        <w:t xml:space="preserve">a </w:t>
      </w:r>
      <w:r w:rsidRPr="0088569A">
        <w:t xml:space="preserve">module should be provided to </w:t>
      </w:r>
      <w:r w:rsidR="00EB3FC5">
        <w:t xml:space="preserve">Draft </w:t>
      </w:r>
      <w:r w:rsidRPr="0088569A">
        <w:t xml:space="preserve">Admin only. NOTE: </w:t>
      </w:r>
      <w:r w:rsidR="00EB3FC5">
        <w:t>When Draft Admin requests to promote/reject a module, t</w:t>
      </w:r>
      <w:r w:rsidRPr="0088569A">
        <w:t xml:space="preserve">he system should NOT provide a warning, if </w:t>
      </w:r>
      <w:proofErr w:type="spellStart"/>
      <w:r w:rsidRPr="0088569A">
        <w:t>form(s</w:t>
      </w:r>
      <w:proofErr w:type="spellEnd"/>
      <w:r w:rsidRPr="0088569A">
        <w:t>) are not tested.</w:t>
      </w:r>
    </w:p>
    <w:p w14:paraId="49BE7225" w14:textId="5346E0FB" w:rsidR="0088569A" w:rsidRDefault="00B00310" w:rsidP="002409CD">
      <w:pPr>
        <w:pStyle w:val="BodyText"/>
      </w:pPr>
      <w:r>
        <w:t xml:space="preserve">Note: </w:t>
      </w:r>
      <w:r w:rsidRPr="00B00310">
        <w:t>Separate “Review and Test module” screen is still need for Revision module. User will send email to a tester who will test revision form.</w:t>
      </w:r>
    </w:p>
    <w:p w14:paraId="502364E0" w14:textId="11969689" w:rsidR="0088569A" w:rsidRDefault="008B64E5" w:rsidP="002409CD">
      <w:pPr>
        <w:pStyle w:val="Heading3"/>
      </w:pPr>
      <w:bookmarkStart w:id="14" w:name="_Toc474487028"/>
      <w:r>
        <w:t>Email to testers</w:t>
      </w:r>
      <w:bookmarkEnd w:id="14"/>
    </w:p>
    <w:p w14:paraId="50E76926" w14:textId="36134EBC" w:rsidR="00066D7F" w:rsidRDefault="00B00310" w:rsidP="002409CD">
      <w:pPr>
        <w:pStyle w:val="BodyText"/>
      </w:pPr>
      <w:r>
        <w:t xml:space="preserve">When Author/Approver or </w:t>
      </w:r>
      <w:r w:rsidRPr="00B00310">
        <w:t>Draft Admin</w:t>
      </w:r>
      <w:r>
        <w:t xml:space="preserve"> select </w:t>
      </w:r>
      <w:proofErr w:type="spellStart"/>
      <w:r>
        <w:t>form(s</w:t>
      </w:r>
      <w:proofErr w:type="spellEnd"/>
      <w:r>
        <w:t>) on “Review and Test Module” screen and click “Send email to Testers” button, the system will</w:t>
      </w:r>
      <w:r w:rsidR="00066D7F">
        <w:t>:</w:t>
      </w:r>
    </w:p>
    <w:p w14:paraId="1DC0437D" w14:textId="17AC285F" w:rsidR="00066D7F" w:rsidRDefault="00066D7F" w:rsidP="002409CD">
      <w:pPr>
        <w:pStyle w:val="BodyText"/>
        <w:numPr>
          <w:ilvl w:val="0"/>
          <w:numId w:val="32"/>
        </w:numPr>
      </w:pPr>
      <w:r>
        <w:t>Check if Actor selected any checkboxes for the form(s)</w:t>
      </w:r>
    </w:p>
    <w:p w14:paraId="4295931D" w14:textId="3744EFE3" w:rsidR="00066D7F" w:rsidRDefault="00066D7F" w:rsidP="002409CD">
      <w:pPr>
        <w:pStyle w:val="BodyText"/>
        <w:numPr>
          <w:ilvl w:val="1"/>
          <w:numId w:val="32"/>
        </w:numPr>
      </w:pPr>
      <w:r>
        <w:t>If selected checkbox is NOT found, the system will provide an error message: “</w:t>
      </w:r>
      <w:r w:rsidRPr="00C14916">
        <w:rPr>
          <w:i/>
        </w:rPr>
        <w:t xml:space="preserve">Please select at least one form </w:t>
      </w:r>
      <w:proofErr w:type="gramStart"/>
      <w:r w:rsidRPr="00C14916">
        <w:rPr>
          <w:i/>
        </w:rPr>
        <w:t>in order to</w:t>
      </w:r>
      <w:proofErr w:type="gramEnd"/>
      <w:r w:rsidRPr="00C14916">
        <w:rPr>
          <w:i/>
        </w:rPr>
        <w:t xml:space="preserve"> send email to testers</w:t>
      </w:r>
      <w:r>
        <w:t>”</w:t>
      </w:r>
    </w:p>
    <w:p w14:paraId="3EF9B7B9" w14:textId="77777777" w:rsidR="00066D7F" w:rsidRDefault="00066D7F" w:rsidP="002409CD">
      <w:pPr>
        <w:pStyle w:val="BodyText"/>
        <w:numPr>
          <w:ilvl w:val="1"/>
          <w:numId w:val="32"/>
        </w:numPr>
      </w:pPr>
      <w:r>
        <w:t>If selected checkbox IS found, the system will:</w:t>
      </w:r>
    </w:p>
    <w:p w14:paraId="33EBB3A9" w14:textId="17F04667" w:rsidR="00066D7F" w:rsidRDefault="00066D7F" w:rsidP="002409CD">
      <w:pPr>
        <w:pStyle w:val="BodyText"/>
        <w:numPr>
          <w:ilvl w:val="2"/>
          <w:numId w:val="32"/>
        </w:numPr>
      </w:pPr>
      <w:r>
        <w:t xml:space="preserve">Generate URL(s) to “Review and Test </w:t>
      </w:r>
      <w:proofErr w:type="spellStart"/>
      <w:r>
        <w:t>Greensheet</w:t>
      </w:r>
      <w:proofErr w:type="spellEnd"/>
      <w:r w:rsidR="00EB3FC5">
        <w:t>”</w:t>
      </w:r>
      <w:r>
        <w:t xml:space="preserve"> screen for each selected form</w:t>
      </w:r>
    </w:p>
    <w:p w14:paraId="2B086D34" w14:textId="453C998B" w:rsidR="00C14916" w:rsidRDefault="00C14916" w:rsidP="002409CD">
      <w:pPr>
        <w:pStyle w:val="BodyText"/>
        <w:numPr>
          <w:ilvl w:val="2"/>
          <w:numId w:val="32"/>
        </w:numPr>
      </w:pPr>
      <w:r>
        <w:t>Record the date when user clicked “Send email to Testers” button and display it on the screen</w:t>
      </w:r>
    </w:p>
    <w:p w14:paraId="408F356F" w14:textId="355C17F5" w:rsidR="00B00310" w:rsidRDefault="00C14916" w:rsidP="002409CD">
      <w:pPr>
        <w:pStyle w:val="BodyText"/>
        <w:numPr>
          <w:ilvl w:val="2"/>
          <w:numId w:val="32"/>
        </w:numPr>
      </w:pPr>
      <w:r>
        <w:t>O</w:t>
      </w:r>
      <w:r w:rsidR="00B00310">
        <w:t>pen user’s email client with pre-populated email. Something like:</w:t>
      </w:r>
    </w:p>
    <w:p w14:paraId="3111FDE7" w14:textId="30F52B3D" w:rsidR="00B00310" w:rsidRDefault="00B00310" w:rsidP="002409CD">
      <w:r w:rsidRPr="00CF260C">
        <w:t>TO:</w:t>
      </w:r>
      <w:r>
        <w:t xml:space="preserve"> </w:t>
      </w:r>
    </w:p>
    <w:p w14:paraId="1A465A51" w14:textId="56977CC9" w:rsidR="00B00310" w:rsidRDefault="00B00310" w:rsidP="002409CD">
      <w:r w:rsidRPr="00CF260C">
        <w:rPr>
          <w:b/>
        </w:rPr>
        <w:t>SUBJECT:</w:t>
      </w:r>
      <w:r>
        <w:t xml:space="preserve"> Request to test the new </w:t>
      </w:r>
      <w:proofErr w:type="spellStart"/>
      <w:r>
        <w:t>greensheet</w:t>
      </w:r>
      <w:proofErr w:type="spellEnd"/>
      <w:r>
        <w:t xml:space="preserve"> form</w:t>
      </w:r>
      <w:r w:rsidR="00350B08">
        <w:t>(s)</w:t>
      </w:r>
    </w:p>
    <w:p w14:paraId="18038F46" w14:textId="77777777" w:rsidR="00B00310" w:rsidRDefault="00B00310" w:rsidP="002409CD">
      <w:r w:rsidRPr="00CF260C">
        <w:rPr>
          <w:b/>
        </w:rPr>
        <w:t>BODY:</w:t>
      </w:r>
      <w:r>
        <w:t xml:space="preserve"> Please click:</w:t>
      </w:r>
    </w:p>
    <w:p w14:paraId="5B9C2C99" w14:textId="39A2166E" w:rsidR="00B00310" w:rsidRDefault="00B00310" w:rsidP="002409CD">
      <w:r w:rsidRPr="00CF260C">
        <w:rPr>
          <w:u w:val="single"/>
        </w:rPr>
        <w:lastRenderedPageBreak/>
        <w:t>link</w:t>
      </w:r>
      <w:r>
        <w:t xml:space="preserve"> to test </w:t>
      </w:r>
      <w:r w:rsidRPr="00947EDE">
        <w:rPr>
          <w:u w:val="single"/>
        </w:rPr>
        <w:t>&lt;</w:t>
      </w:r>
      <w:r>
        <w:rPr>
          <w:u w:val="single"/>
        </w:rPr>
        <w:t xml:space="preserve">New </w:t>
      </w:r>
      <w:r w:rsidRPr="00947EDE">
        <w:rPr>
          <w:u w:val="single"/>
        </w:rPr>
        <w:t>form name 1&gt;</w:t>
      </w:r>
      <w:r w:rsidRPr="00947EDE">
        <w:t xml:space="preserve"> </w:t>
      </w:r>
      <w:r>
        <w:t>-</w:t>
      </w:r>
      <w:r w:rsidRPr="00947EDE">
        <w:t xml:space="preserve"> </w:t>
      </w:r>
      <w:r w:rsidR="00E132CF">
        <w:t>&lt;</w:t>
      </w:r>
      <w:r>
        <w:t>form type</w:t>
      </w:r>
      <w:r w:rsidR="00E132CF">
        <w:t>&gt;</w:t>
      </w:r>
      <w:r w:rsidRPr="00947EDE">
        <w:t xml:space="preserve"> </w:t>
      </w:r>
      <w:r w:rsidRPr="00CF260C">
        <w:t xml:space="preserve">for </w:t>
      </w:r>
      <w:r w:rsidR="00E132CF">
        <w:t>&lt;list of related type/</w:t>
      </w:r>
      <w:proofErr w:type="spellStart"/>
      <w:r w:rsidR="00E132CF">
        <w:t>mech</w:t>
      </w:r>
      <w:proofErr w:type="spellEnd"/>
      <w:r w:rsidR="00E132CF">
        <w:t xml:space="preserve"> combination(s)&gt;</w:t>
      </w:r>
      <w:r>
        <w:t xml:space="preserve"> </w:t>
      </w:r>
    </w:p>
    <w:p w14:paraId="1167BDF4" w14:textId="18B71836" w:rsidR="00B00310" w:rsidRDefault="00B00310" w:rsidP="002409CD">
      <w:r w:rsidRPr="00CF260C">
        <w:rPr>
          <w:u w:val="single"/>
        </w:rPr>
        <w:t>link</w:t>
      </w:r>
      <w:r>
        <w:t xml:space="preserve"> to test </w:t>
      </w:r>
      <w:r w:rsidRPr="00947EDE">
        <w:rPr>
          <w:u w:val="single"/>
        </w:rPr>
        <w:t>&lt;</w:t>
      </w:r>
      <w:r>
        <w:rPr>
          <w:u w:val="single"/>
        </w:rPr>
        <w:t xml:space="preserve">New </w:t>
      </w:r>
      <w:r w:rsidRPr="00947EDE">
        <w:rPr>
          <w:u w:val="single"/>
        </w:rPr>
        <w:t xml:space="preserve">form name </w:t>
      </w:r>
      <w:r>
        <w:rPr>
          <w:u w:val="single"/>
        </w:rPr>
        <w:t>M</w:t>
      </w:r>
      <w:r w:rsidRPr="00947EDE">
        <w:rPr>
          <w:u w:val="single"/>
        </w:rPr>
        <w:t>&gt;</w:t>
      </w:r>
      <w:r w:rsidRPr="00947EDE">
        <w:t xml:space="preserve"> </w:t>
      </w:r>
      <w:r>
        <w:t>-</w:t>
      </w:r>
      <w:r w:rsidRPr="00947EDE">
        <w:t xml:space="preserve"> </w:t>
      </w:r>
      <w:r w:rsidR="00E132CF">
        <w:t>&lt;form type&gt;</w:t>
      </w:r>
      <w:r w:rsidR="00E132CF" w:rsidRPr="00947EDE">
        <w:t xml:space="preserve"> </w:t>
      </w:r>
      <w:r w:rsidR="00E132CF" w:rsidRPr="00CF260C">
        <w:t xml:space="preserve">for </w:t>
      </w:r>
      <w:r w:rsidR="00E132CF">
        <w:t>&lt;list of related type/</w:t>
      </w:r>
      <w:proofErr w:type="spellStart"/>
      <w:r w:rsidR="00E132CF">
        <w:t>mech</w:t>
      </w:r>
      <w:proofErr w:type="spellEnd"/>
      <w:r w:rsidR="00E132CF">
        <w:t xml:space="preserve"> combination(s)&gt;</w:t>
      </w:r>
    </w:p>
    <w:p w14:paraId="4A10C177" w14:textId="18B3B698" w:rsidR="00B00310" w:rsidRDefault="00B00310" w:rsidP="002409CD">
      <w:pPr>
        <w:pStyle w:val="BodyText"/>
      </w:pPr>
      <w:r>
        <w:t xml:space="preserve"> and provide a feedback in a separate email to &lt;email of OGA user&gt;</w:t>
      </w:r>
    </w:p>
    <w:p w14:paraId="0BDD406F" w14:textId="3579DF98" w:rsidR="00B00310" w:rsidRDefault="00C14916" w:rsidP="002409CD">
      <w:pPr>
        <w:pStyle w:val="BodyText"/>
      </w:pPr>
      <w:r w:rsidRPr="00F4592E">
        <w:rPr>
          <w:noProof/>
          <w:highlight w:val="lightGray"/>
        </w:rPr>
        <mc:AlternateContent>
          <mc:Choice Requires="wps">
            <w:drawing>
              <wp:anchor distT="0" distB="0" distL="114300" distR="114300" simplePos="0" relativeHeight="251660800" behindDoc="0" locked="0" layoutInCell="1" allowOverlap="1" wp14:anchorId="209E335A" wp14:editId="41F77B8C">
                <wp:simplePos x="0" y="0"/>
                <wp:positionH relativeFrom="margin">
                  <wp:posOffset>2074985</wp:posOffset>
                </wp:positionH>
                <wp:positionV relativeFrom="paragraph">
                  <wp:posOffset>185567</wp:posOffset>
                </wp:positionV>
                <wp:extent cx="1213338" cy="1565031"/>
                <wp:effectExtent l="0" t="0" r="25400" b="16510"/>
                <wp:wrapNone/>
                <wp:docPr id="7" name="Rectangle 7"/>
                <wp:cNvGraphicFramePr/>
                <a:graphic xmlns:a="http://schemas.openxmlformats.org/drawingml/2006/main">
                  <a:graphicData uri="http://schemas.microsoft.com/office/word/2010/wordprocessingShape">
                    <wps:wsp>
                      <wps:cNvSpPr/>
                      <wps:spPr>
                        <a:xfrm>
                          <a:off x="0" y="0"/>
                          <a:ext cx="1213338" cy="1565031"/>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408EEA3" id="Rectangle 7" o:spid="_x0000_s1026" style="position:absolute;margin-left:163.4pt;margin-top:14.6pt;width:95.55pt;height:123.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" filled="f" strokecolor="red" strokeweight="2pt">
                <w10:wrap anchorx="margin"/>
              </v:rect>
            </w:pict>
          </mc:Fallback>
        </mc:AlternateContent>
      </w:r>
      <w:r w:rsidR="00EB3FC5" w:rsidRPr="00F4592E">
        <w:rPr>
          <w:highlight w:val="lightGray"/>
        </w:rPr>
        <w:t>NOTE</w:t>
      </w:r>
      <w:r w:rsidR="00EB3FC5">
        <w:t xml:space="preserve">: </w:t>
      </w:r>
      <w:r w:rsidR="00B00310">
        <w:t xml:space="preserve">OGA will provide a boilerplate. </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2C33B9" w:rsidRPr="00614B78" w14:paraId="63B129F2" w14:textId="77777777" w:rsidTr="00A20307">
        <w:trPr>
          <w:trHeight w:val="210"/>
        </w:trPr>
        <w:tc>
          <w:tcPr>
            <w:tcW w:w="956" w:type="pct"/>
            <w:shd w:val="clear" w:color="auto" w:fill="DBE5F1" w:themeFill="accent1" w:themeFillTint="33"/>
          </w:tcPr>
          <w:p w14:paraId="51A660B5" w14:textId="3E933ADE" w:rsidR="002C33B9" w:rsidRPr="00614B78" w:rsidRDefault="002C33B9" w:rsidP="002409CD">
            <w:r w:rsidRPr="00614B78">
              <w:t xml:space="preserve">                                                                                                                                            </w:t>
            </w:r>
          </w:p>
        </w:tc>
        <w:tc>
          <w:tcPr>
            <w:tcW w:w="931" w:type="pct"/>
            <w:shd w:val="clear" w:color="auto" w:fill="DBE5F1" w:themeFill="accent1" w:themeFillTint="33"/>
          </w:tcPr>
          <w:p w14:paraId="76D8D6D1" w14:textId="77777777" w:rsidR="002C33B9" w:rsidRPr="00614B78" w:rsidRDefault="002C33B9" w:rsidP="002409CD">
            <w:r w:rsidRPr="00614B78">
              <w:t>Related type/mechanism</w:t>
            </w:r>
          </w:p>
        </w:tc>
        <w:tc>
          <w:tcPr>
            <w:tcW w:w="243" w:type="pct"/>
            <w:shd w:val="clear" w:color="auto" w:fill="DBE5F1" w:themeFill="accent1" w:themeFillTint="33"/>
          </w:tcPr>
          <w:p w14:paraId="77B612AC" w14:textId="77777777" w:rsidR="002C33B9" w:rsidRPr="00614B78" w:rsidRDefault="002C33B9" w:rsidP="002409CD"/>
        </w:tc>
        <w:tc>
          <w:tcPr>
            <w:tcW w:w="635" w:type="pct"/>
            <w:shd w:val="clear" w:color="auto" w:fill="DBE5F1" w:themeFill="accent1" w:themeFillTint="33"/>
          </w:tcPr>
          <w:p w14:paraId="1EF74F57" w14:textId="43E6D243" w:rsidR="002C33B9" w:rsidRPr="00614B78" w:rsidRDefault="002C33B9" w:rsidP="002409CD">
            <w:r>
              <w:t>Sent for testing</w:t>
            </w:r>
          </w:p>
        </w:tc>
        <w:tc>
          <w:tcPr>
            <w:tcW w:w="863" w:type="pct"/>
            <w:shd w:val="clear" w:color="auto" w:fill="DBE5F1" w:themeFill="accent1" w:themeFillTint="33"/>
          </w:tcPr>
          <w:p w14:paraId="10AB8404" w14:textId="1278D674" w:rsidR="002C33B9" w:rsidRPr="00614B78" w:rsidRDefault="002C33B9" w:rsidP="002409CD">
            <w:r w:rsidRPr="00614B78">
              <w:t>Form Name</w:t>
            </w:r>
          </w:p>
        </w:tc>
        <w:tc>
          <w:tcPr>
            <w:tcW w:w="611" w:type="pct"/>
            <w:shd w:val="clear" w:color="auto" w:fill="DBE5F1" w:themeFill="accent1" w:themeFillTint="33"/>
          </w:tcPr>
          <w:p w14:paraId="1EF444E7" w14:textId="77777777" w:rsidR="002C33B9" w:rsidRPr="00614B78" w:rsidRDefault="002C33B9" w:rsidP="002409CD">
            <w:r w:rsidRPr="00614B78">
              <w:t>Form type</w:t>
            </w:r>
          </w:p>
        </w:tc>
        <w:tc>
          <w:tcPr>
            <w:tcW w:w="761" w:type="pct"/>
            <w:shd w:val="clear" w:color="auto" w:fill="DBE5F1" w:themeFill="accent1" w:themeFillTint="33"/>
          </w:tcPr>
          <w:p w14:paraId="1C041548" w14:textId="77777777" w:rsidR="002C33B9" w:rsidRPr="00614B78" w:rsidRDefault="002C33B9" w:rsidP="002409CD">
            <w:r w:rsidRPr="00614B78">
              <w:t>Tested?</w:t>
            </w:r>
          </w:p>
        </w:tc>
      </w:tr>
      <w:tr w:rsidR="002C33B9" w:rsidRPr="00614B78" w14:paraId="57ED2FD7" w14:textId="77777777" w:rsidTr="00A20307">
        <w:trPr>
          <w:trHeight w:val="210"/>
        </w:trPr>
        <w:tc>
          <w:tcPr>
            <w:tcW w:w="956" w:type="pct"/>
            <w:vMerge w:val="restart"/>
          </w:tcPr>
          <w:p w14:paraId="1EA30AFF" w14:textId="77777777" w:rsidR="002C33B9" w:rsidRPr="00047CD9" w:rsidRDefault="002C33B9" w:rsidP="002409CD">
            <w:r w:rsidRPr="00047CD9">
              <w:rPr>
                <w:rFonts w:eastAsia="Calibri"/>
              </w:rPr>
              <w:object w:dxaOrig="156" w:dyaOrig="144" w14:anchorId="1C16E468">
                <v:shape id="_x0000_i1047" type="#_x0000_t75" style="width:14.95pt;height:14.95pt" o:ole="">
                  <v:imagedata r:id="rId22" o:title=""/>
                </v:shape>
                <o:OLEObject Type="Embed" ProgID="PBrush" ShapeID="_x0000_i1047" DrawAspect="Content" ObjectID="_1548232696" r:id="rId51"/>
              </w:object>
            </w:r>
            <w:r w:rsidRPr="00047CD9">
              <w:t xml:space="preserve"> New Type/Mechanism combinations added:</w:t>
            </w:r>
          </w:p>
        </w:tc>
        <w:tc>
          <w:tcPr>
            <w:tcW w:w="931" w:type="pct"/>
            <w:vMerge w:val="restart"/>
          </w:tcPr>
          <w:p w14:paraId="6FE9A98F" w14:textId="77777777" w:rsidR="002C33B9" w:rsidRPr="00047CD9" w:rsidRDefault="002C33B9" w:rsidP="002409CD">
            <w:pPr>
              <w:rPr>
                <w:color w:val="0070C0"/>
                <w:u w:val="single"/>
              </w:rPr>
            </w:pPr>
            <w:r w:rsidRPr="00047CD9">
              <w:t>1/T21; 2/K23</w:t>
            </w:r>
          </w:p>
        </w:tc>
        <w:tc>
          <w:tcPr>
            <w:tcW w:w="243" w:type="pct"/>
          </w:tcPr>
          <w:p w14:paraId="721AB361" w14:textId="77777777" w:rsidR="002C33B9" w:rsidRPr="00047CD9" w:rsidRDefault="002C33B9" w:rsidP="002409CD">
            <w:pPr>
              <w:rPr>
                <w:color w:val="0070C0"/>
                <w:u w:val="single"/>
              </w:rPr>
            </w:pPr>
            <w:r>
              <w:rPr>
                <w:rFonts w:eastAsia="Calibri"/>
              </w:rPr>
              <w:object w:dxaOrig="372" w:dyaOrig="372" w14:anchorId="354532D6">
                <v:shape id="_x0000_i1048" type="#_x0000_t75" style="width:12.85pt;height:12.85pt" o:ole="">
                  <v:imagedata r:id="rId24" o:title=""/>
                </v:shape>
                <o:OLEObject Type="Embed" ProgID="PBrush" ShapeID="_x0000_i1048" DrawAspect="Content" ObjectID="_1548232697" r:id="rId52"/>
              </w:object>
            </w:r>
          </w:p>
        </w:tc>
        <w:tc>
          <w:tcPr>
            <w:tcW w:w="635" w:type="pct"/>
          </w:tcPr>
          <w:p w14:paraId="056087C1" w14:textId="537A7201" w:rsidR="002C33B9" w:rsidRPr="002A10FE" w:rsidRDefault="002C33B9" w:rsidP="002409CD">
            <w:pPr>
              <w:rPr>
                <w:color w:val="0070C0"/>
              </w:rPr>
            </w:pPr>
            <w:r w:rsidRPr="002A10FE">
              <w:t>10/20/2016</w:t>
            </w:r>
          </w:p>
        </w:tc>
        <w:tc>
          <w:tcPr>
            <w:tcW w:w="863" w:type="pct"/>
          </w:tcPr>
          <w:p w14:paraId="63449FCC" w14:textId="77777777" w:rsidR="002C33B9" w:rsidRPr="00047CD9" w:rsidRDefault="002C33B9" w:rsidP="002409CD">
            <w:r w:rsidRPr="00047CD9">
              <w:t xml:space="preserve">&lt;form name 1&gt;   </w:t>
            </w:r>
          </w:p>
        </w:tc>
        <w:tc>
          <w:tcPr>
            <w:tcW w:w="611" w:type="pct"/>
          </w:tcPr>
          <w:p w14:paraId="5AB34726" w14:textId="77777777" w:rsidR="002C33B9" w:rsidRPr="00047CD9" w:rsidRDefault="002C33B9" w:rsidP="002409CD">
            <w:r w:rsidRPr="00047CD9">
              <w:t>Program</w:t>
            </w:r>
          </w:p>
        </w:tc>
        <w:tc>
          <w:tcPr>
            <w:tcW w:w="761" w:type="pct"/>
          </w:tcPr>
          <w:p w14:paraId="2ABD682E" w14:textId="77777777" w:rsidR="002C33B9" w:rsidRDefault="002C33B9" w:rsidP="002409CD">
            <w:r w:rsidRPr="00047CD9">
              <w:t>Y</w:t>
            </w:r>
            <w:r>
              <w:t xml:space="preserve"> (John Doe)</w:t>
            </w:r>
          </w:p>
          <w:p w14:paraId="3F526B5A" w14:textId="77777777" w:rsidR="002C33B9" w:rsidRPr="00047CD9" w:rsidRDefault="002C33B9" w:rsidP="002409CD">
            <w:r>
              <w:t>Y (Bill Smith)</w:t>
            </w:r>
          </w:p>
        </w:tc>
      </w:tr>
      <w:tr w:rsidR="002C33B9" w:rsidRPr="00614B78" w14:paraId="5ABE1F3A" w14:textId="77777777" w:rsidTr="00A20307">
        <w:trPr>
          <w:trHeight w:val="210"/>
        </w:trPr>
        <w:tc>
          <w:tcPr>
            <w:tcW w:w="956" w:type="pct"/>
            <w:vMerge/>
          </w:tcPr>
          <w:p w14:paraId="41512445" w14:textId="77777777" w:rsidR="002C33B9" w:rsidRPr="00047CD9" w:rsidRDefault="002C33B9" w:rsidP="002409CD"/>
        </w:tc>
        <w:tc>
          <w:tcPr>
            <w:tcW w:w="931" w:type="pct"/>
            <w:vMerge/>
          </w:tcPr>
          <w:p w14:paraId="60E94AC0" w14:textId="77777777" w:rsidR="002C33B9" w:rsidRPr="00047CD9" w:rsidRDefault="002C33B9" w:rsidP="002409CD"/>
        </w:tc>
        <w:tc>
          <w:tcPr>
            <w:tcW w:w="243" w:type="pct"/>
          </w:tcPr>
          <w:p w14:paraId="70E57FDD" w14:textId="77777777" w:rsidR="002C33B9" w:rsidRPr="00047CD9" w:rsidRDefault="002C33B9" w:rsidP="002409CD">
            <w:pPr>
              <w:rPr>
                <w:color w:val="7C17A9"/>
                <w:u w:val="single"/>
              </w:rPr>
            </w:pPr>
            <w:r>
              <w:rPr>
                <w:rFonts w:eastAsia="Calibri"/>
              </w:rPr>
              <w:object w:dxaOrig="360" w:dyaOrig="372" w14:anchorId="3ABC1967">
                <v:shape id="_x0000_i1049" type="#_x0000_t75" style="width:12.1pt;height:12.85pt" o:ole="">
                  <v:imagedata r:id="rId26" o:title=""/>
                </v:shape>
                <o:OLEObject Type="Embed" ProgID="PBrush" ShapeID="_x0000_i1049" DrawAspect="Content" ObjectID="_1548232698" r:id="rId53"/>
              </w:object>
            </w:r>
          </w:p>
        </w:tc>
        <w:tc>
          <w:tcPr>
            <w:tcW w:w="635" w:type="pct"/>
          </w:tcPr>
          <w:p w14:paraId="2F673281" w14:textId="77777777" w:rsidR="002C33B9" w:rsidRPr="00047CD9" w:rsidRDefault="002C33B9" w:rsidP="002409CD"/>
        </w:tc>
        <w:tc>
          <w:tcPr>
            <w:tcW w:w="863" w:type="pct"/>
          </w:tcPr>
          <w:p w14:paraId="25094406" w14:textId="77777777" w:rsidR="002C33B9" w:rsidRPr="00047CD9" w:rsidRDefault="002C33B9" w:rsidP="002409CD">
            <w:pPr>
              <w:rPr>
                <w:color w:val="0070C0"/>
              </w:rPr>
            </w:pPr>
            <w:r w:rsidRPr="00047CD9">
              <w:t>&lt;form name 2&gt;</w:t>
            </w:r>
          </w:p>
        </w:tc>
        <w:tc>
          <w:tcPr>
            <w:tcW w:w="611" w:type="pct"/>
          </w:tcPr>
          <w:p w14:paraId="6F8366C1" w14:textId="77777777" w:rsidR="002C33B9" w:rsidRPr="00047CD9" w:rsidRDefault="002C33B9" w:rsidP="002409CD">
            <w:r w:rsidRPr="00047CD9">
              <w:t>Specialist</w:t>
            </w:r>
          </w:p>
        </w:tc>
        <w:tc>
          <w:tcPr>
            <w:tcW w:w="761" w:type="pct"/>
          </w:tcPr>
          <w:p w14:paraId="1F09EC62" w14:textId="77777777" w:rsidR="002C33B9" w:rsidRPr="00047CD9" w:rsidRDefault="002C33B9" w:rsidP="002409CD"/>
        </w:tc>
      </w:tr>
      <w:tr w:rsidR="002C33B9" w:rsidRPr="00614B78" w14:paraId="5482FB99" w14:textId="77777777" w:rsidTr="00A20307">
        <w:trPr>
          <w:trHeight w:val="210"/>
        </w:trPr>
        <w:tc>
          <w:tcPr>
            <w:tcW w:w="956" w:type="pct"/>
            <w:vMerge/>
          </w:tcPr>
          <w:p w14:paraId="4AC0D3AE" w14:textId="77777777" w:rsidR="002C33B9" w:rsidRPr="00047CD9" w:rsidRDefault="002C33B9" w:rsidP="002409CD"/>
        </w:tc>
        <w:tc>
          <w:tcPr>
            <w:tcW w:w="931" w:type="pct"/>
          </w:tcPr>
          <w:p w14:paraId="62858B5B" w14:textId="77777777" w:rsidR="002C33B9" w:rsidRPr="00047CD9" w:rsidRDefault="002C33B9" w:rsidP="002409CD">
            <w:pPr>
              <w:rPr>
                <w:color w:val="7C17A9"/>
                <w:u w:val="single"/>
              </w:rPr>
            </w:pPr>
            <w:r w:rsidRPr="00047CD9">
              <w:t>2/K18</w:t>
            </w:r>
            <w:r w:rsidRPr="00047CD9">
              <w:rPr>
                <w:color w:val="0070C0"/>
              </w:rPr>
              <w:t xml:space="preserve">   </w:t>
            </w:r>
          </w:p>
        </w:tc>
        <w:tc>
          <w:tcPr>
            <w:tcW w:w="243" w:type="pct"/>
          </w:tcPr>
          <w:p w14:paraId="38401766" w14:textId="77777777" w:rsidR="002C33B9" w:rsidRPr="00047CD9" w:rsidRDefault="002C33B9" w:rsidP="002409CD">
            <w:pPr>
              <w:rPr>
                <w:color w:val="7C17A9"/>
                <w:u w:val="single"/>
              </w:rPr>
            </w:pPr>
            <w:r>
              <w:rPr>
                <w:rFonts w:eastAsia="Calibri"/>
              </w:rPr>
              <w:object w:dxaOrig="360" w:dyaOrig="372" w14:anchorId="5D276034">
                <v:shape id="_x0000_i1050" type="#_x0000_t75" style="width:12.1pt;height:12.85pt" o:ole="">
                  <v:imagedata r:id="rId26" o:title=""/>
                </v:shape>
                <o:OLEObject Type="Embed" ProgID="PBrush" ShapeID="_x0000_i1050" DrawAspect="Content" ObjectID="_1548232699" r:id="rId54"/>
              </w:object>
            </w:r>
          </w:p>
        </w:tc>
        <w:tc>
          <w:tcPr>
            <w:tcW w:w="635" w:type="pct"/>
          </w:tcPr>
          <w:p w14:paraId="0DCE68C4" w14:textId="709A3107" w:rsidR="002C33B9" w:rsidRPr="00643B13" w:rsidRDefault="002C33B9" w:rsidP="002409CD">
            <w:pPr>
              <w:rPr>
                <w:color w:val="7C17A9"/>
              </w:rPr>
            </w:pPr>
            <w:r w:rsidRPr="00643B13">
              <w:t>11/01/2016</w:t>
            </w:r>
          </w:p>
        </w:tc>
        <w:tc>
          <w:tcPr>
            <w:tcW w:w="863" w:type="pct"/>
          </w:tcPr>
          <w:p w14:paraId="4295F055" w14:textId="77777777" w:rsidR="002C33B9" w:rsidRPr="00047CD9" w:rsidRDefault="002C33B9" w:rsidP="002409CD">
            <w:r w:rsidRPr="00047CD9">
              <w:t>&lt;form name M&gt;</w:t>
            </w:r>
          </w:p>
        </w:tc>
        <w:tc>
          <w:tcPr>
            <w:tcW w:w="611" w:type="pct"/>
          </w:tcPr>
          <w:p w14:paraId="0D31D183" w14:textId="77777777" w:rsidR="002C33B9" w:rsidRPr="00047CD9" w:rsidRDefault="002C33B9" w:rsidP="002409CD">
            <w:r w:rsidRPr="00047CD9">
              <w:t>Program</w:t>
            </w:r>
          </w:p>
        </w:tc>
        <w:tc>
          <w:tcPr>
            <w:tcW w:w="761" w:type="pct"/>
          </w:tcPr>
          <w:p w14:paraId="4B3F3FE4" w14:textId="77777777" w:rsidR="002C33B9" w:rsidRPr="00047CD9" w:rsidRDefault="002C33B9" w:rsidP="002409CD">
            <w:r w:rsidRPr="00047CD9">
              <w:t>Y</w:t>
            </w:r>
            <w:r>
              <w:t xml:space="preserve"> (Mary Kay)</w:t>
            </w:r>
          </w:p>
        </w:tc>
      </w:tr>
    </w:tbl>
    <w:p w14:paraId="0CDD3B0E" w14:textId="77777777" w:rsidR="002C33B9" w:rsidRPr="00B00310" w:rsidRDefault="002C33B9" w:rsidP="002409CD">
      <w:pPr>
        <w:pStyle w:val="BodyText"/>
      </w:pPr>
    </w:p>
    <w:p w14:paraId="0C5D7BA5" w14:textId="76D1E0C0" w:rsidR="008B64E5" w:rsidRDefault="008B64E5" w:rsidP="002409CD">
      <w:pPr>
        <w:pStyle w:val="Heading2"/>
      </w:pPr>
      <w:bookmarkStart w:id="15" w:name="_Toc474487029"/>
      <w:r>
        <w:t>For a Tester</w:t>
      </w:r>
      <w:bookmarkEnd w:id="15"/>
    </w:p>
    <w:p w14:paraId="4EFAC260" w14:textId="00483812" w:rsidR="008B64E5" w:rsidRDefault="008B64E5" w:rsidP="002409CD">
      <w:pPr>
        <w:pStyle w:val="BodyText"/>
      </w:pPr>
      <w:r>
        <w:t>The system provides ability to test to:</w:t>
      </w:r>
    </w:p>
    <w:p w14:paraId="14EC0A35" w14:textId="6EB939C7" w:rsidR="008B64E5" w:rsidRDefault="008B64E5" w:rsidP="002409CD">
      <w:pPr>
        <w:pStyle w:val="BodyText"/>
        <w:numPr>
          <w:ilvl w:val="0"/>
          <w:numId w:val="26"/>
        </w:numPr>
      </w:pPr>
      <w:r>
        <w:t>Author/Approver – access</w:t>
      </w:r>
      <w:r w:rsidR="00EB3FC5">
        <w:t>es</w:t>
      </w:r>
      <w:r>
        <w:t xml:space="preserve"> </w:t>
      </w:r>
      <w:r w:rsidR="00EB3FC5">
        <w:t xml:space="preserve">testing page </w:t>
      </w:r>
      <w:r w:rsidR="00B00310">
        <w:t xml:space="preserve">by clicking </w:t>
      </w:r>
      <w:r w:rsidR="00EB3FC5">
        <w:t>a hyperlinked</w:t>
      </w:r>
      <w:r w:rsidR="00B00310">
        <w:t xml:space="preserve"> form name on “Review and Test Module” screen</w:t>
      </w:r>
      <w:r>
        <w:t xml:space="preserve"> </w:t>
      </w:r>
    </w:p>
    <w:p w14:paraId="58720E69" w14:textId="0A150832" w:rsidR="008B64E5" w:rsidRPr="00B00310" w:rsidRDefault="008B64E5" w:rsidP="002409CD">
      <w:pPr>
        <w:pStyle w:val="BodyText"/>
        <w:numPr>
          <w:ilvl w:val="0"/>
          <w:numId w:val="2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059CC2A7" w:rsidR="008B64E5" w:rsidRPr="00B00310" w:rsidRDefault="008B64E5" w:rsidP="002409CD">
      <w:pPr>
        <w:pStyle w:val="BodyText"/>
        <w:numPr>
          <w:ilvl w:val="0"/>
          <w:numId w:val="26"/>
        </w:numPr>
      </w:pPr>
      <w:r w:rsidRPr="00B00310">
        <w:t>Any Specialist</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5D996FB2" w:rsidR="008B64E5" w:rsidRDefault="008B64E5" w:rsidP="002409CD">
      <w:pPr>
        <w:pStyle w:val="BodyText"/>
        <w:numPr>
          <w:ilvl w:val="0"/>
          <w:numId w:val="26"/>
        </w:numPr>
      </w:pPr>
      <w:r w:rsidRPr="00B00310">
        <w:t>Any Program staff</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2409CD">
      <w:pPr>
        <w:pStyle w:val="BodyText"/>
      </w:pPr>
      <w:r>
        <w:t xml:space="preserve">When user clicks the link, the system displays Review and Test </w:t>
      </w:r>
      <w:proofErr w:type="spellStart"/>
      <w:r>
        <w:t>Greensheet</w:t>
      </w:r>
      <w:proofErr w:type="spellEnd"/>
      <w:r>
        <w:t xml:space="preserve"> screen:</w:t>
      </w:r>
    </w:p>
    <w:p w14:paraId="2DC7FC2B" w14:textId="3CE31178" w:rsidR="008B64E5" w:rsidRDefault="008B64E5" w:rsidP="002409CD">
      <w:pPr>
        <w:pStyle w:val="BodyText"/>
      </w:pPr>
      <w:r>
        <w:object w:dxaOrig="8676" w:dyaOrig="4764" w14:anchorId="2963CB2A">
          <v:shape id="_x0000_i1051" type="#_x0000_t75" style="width:452.65pt;height:248.1pt" o:ole="">
            <v:imagedata r:id="rId37" o:title=""/>
          </v:shape>
          <o:OLEObject Type="Embed" ProgID="PBrush" ShapeID="_x0000_i1051" DrawAspect="Content" ObjectID="_1548232700" r:id="rId55"/>
        </w:object>
      </w:r>
    </w:p>
    <w:p w14:paraId="450E9EDA" w14:textId="7F58970E" w:rsidR="002815CB" w:rsidRPr="008B64E5" w:rsidRDefault="008B64E5" w:rsidP="002409CD">
      <w:pPr>
        <w:pStyle w:val="BodyText"/>
      </w:pPr>
      <w:r w:rsidRPr="00A25C6F">
        <w:rPr>
          <w:u w:val="single"/>
        </w:rPr>
        <w:t>Functio</w:t>
      </w:r>
      <w:r w:rsidR="00B00310" w:rsidRPr="00A25C6F">
        <w:rPr>
          <w:u w:val="single"/>
        </w:rPr>
        <w:t xml:space="preserve">nality, provided on </w:t>
      </w:r>
      <w:r w:rsidR="005D2440" w:rsidRPr="00A25C6F">
        <w:rPr>
          <w:u w:val="single"/>
        </w:rPr>
        <w:t>“</w:t>
      </w:r>
      <w:r w:rsidR="00B00310" w:rsidRPr="00A25C6F">
        <w:rPr>
          <w:u w:val="single"/>
        </w:rPr>
        <w:t>Review and T</w:t>
      </w:r>
      <w:r w:rsidRPr="00A25C6F">
        <w:rPr>
          <w:u w:val="single"/>
        </w:rPr>
        <w:t xml:space="preserve">est </w:t>
      </w:r>
      <w:proofErr w:type="spellStart"/>
      <w:r w:rsidRPr="00A25C6F">
        <w:rPr>
          <w:u w:val="single"/>
        </w:rPr>
        <w:t>G</w:t>
      </w:r>
      <w:r w:rsidR="00B00310" w:rsidRPr="00A25C6F">
        <w:rPr>
          <w:u w:val="single"/>
        </w:rPr>
        <w:t>reensheet</w:t>
      </w:r>
      <w:proofErr w:type="spellEnd"/>
      <w:r w:rsidR="005D2440" w:rsidRPr="00A25C6F">
        <w:rPr>
          <w:u w:val="single"/>
        </w:rPr>
        <w:t>”</w:t>
      </w:r>
      <w:r w:rsidRPr="00A25C6F">
        <w:rPr>
          <w:u w:val="single"/>
        </w:rPr>
        <w:t xml:space="preserve"> screen</w:t>
      </w:r>
      <w:r w:rsidRPr="008B64E5">
        <w:t>:</w:t>
      </w:r>
    </w:p>
    <w:p w14:paraId="6D28839E" w14:textId="0ECFB56E" w:rsidR="008B64E5" w:rsidRPr="008B64E5" w:rsidRDefault="008B64E5" w:rsidP="002409CD">
      <w:pPr>
        <w:pStyle w:val="ListParagraph"/>
        <w:numPr>
          <w:ilvl w:val="0"/>
          <w:numId w:val="25"/>
        </w:numPr>
      </w:pPr>
      <w:r w:rsidRPr="008B64E5">
        <w:t xml:space="preserve">Fill the form </w:t>
      </w:r>
    </w:p>
    <w:p w14:paraId="464E2940" w14:textId="3936D722" w:rsidR="008B64E5" w:rsidRPr="008B64E5" w:rsidRDefault="008B64E5" w:rsidP="002409CD">
      <w:pPr>
        <w:pStyle w:val="ListParagraph"/>
        <w:numPr>
          <w:ilvl w:val="0"/>
          <w:numId w:val="25"/>
        </w:numPr>
      </w:pPr>
      <w:r w:rsidRPr="008B64E5">
        <w:lastRenderedPageBreak/>
        <w:t>Ability to test submission. Note: all validations on Save are repeated on submission, thus there is no need to have separate Save functionality; if submission test passed, the system should display success message</w:t>
      </w:r>
    </w:p>
    <w:p w14:paraId="3F9168F9" w14:textId="35ACAE3C" w:rsidR="008B64E5" w:rsidRPr="008B64E5" w:rsidRDefault="008B64E5"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4874E170" w14:textId="6D9EF744" w:rsidR="008B64E5" w:rsidRPr="008B64E5" w:rsidRDefault="008B64E5" w:rsidP="002409CD">
      <w:pPr>
        <w:pStyle w:val="ListParagraph"/>
        <w:numPr>
          <w:ilvl w:val="0"/>
          <w:numId w:val="25"/>
        </w:numPr>
      </w:pPr>
      <w:r w:rsidRPr="008B64E5">
        <w:t xml:space="preserve">Clear All Answers </w:t>
      </w:r>
    </w:p>
    <w:p w14:paraId="46F95C61" w14:textId="4F7BA4C2" w:rsidR="008B64E5" w:rsidRPr="008B64E5" w:rsidRDefault="008B64E5" w:rsidP="002409CD">
      <w:pPr>
        <w:pStyle w:val="ListParagraph"/>
        <w:numPr>
          <w:ilvl w:val="0"/>
          <w:numId w:val="25"/>
        </w:numPr>
      </w:pPr>
      <w:r w:rsidRPr="008B64E5">
        <w:t xml:space="preserve">View All Comments </w:t>
      </w:r>
    </w:p>
    <w:p w14:paraId="6759D525" w14:textId="6B6440B5" w:rsidR="008B64E5" w:rsidRPr="008B64E5" w:rsidRDefault="008B64E5" w:rsidP="002409CD">
      <w:pPr>
        <w:pStyle w:val="ListParagraph"/>
        <w:numPr>
          <w:ilvl w:val="0"/>
          <w:numId w:val="25"/>
        </w:numPr>
      </w:pPr>
      <w:r w:rsidRPr="008B64E5">
        <w:t xml:space="preserve">User will be able to click URL, it should open in the separate browser window </w:t>
      </w:r>
    </w:p>
    <w:p w14:paraId="0457207D" w14:textId="3D7CC697" w:rsidR="008B64E5" w:rsidRPr="008B64E5" w:rsidRDefault="008B64E5" w:rsidP="002409CD">
      <w:pPr>
        <w:pStyle w:val="ListParagraph"/>
        <w:numPr>
          <w:ilvl w:val="0"/>
          <w:numId w:val="25"/>
        </w:numPr>
      </w:pPr>
      <w:r w:rsidRPr="008B64E5">
        <w:t xml:space="preserve">“Close” or (if applicable) “Close and Go Back” – user will be taken to a prior screen, where s/he can test other combinations and/or Promote or Reject the module  </w:t>
      </w:r>
    </w:p>
    <w:p w14:paraId="36B4A8D2" w14:textId="71C6758E" w:rsidR="00B3155D" w:rsidRDefault="00B3155D" w:rsidP="002409CD">
      <w:pPr>
        <w:pStyle w:val="BodyText"/>
        <w:rPr>
          <w:noProof/>
        </w:rPr>
      </w:pPr>
    </w:p>
    <w:p w14:paraId="57EBCB3E" w14:textId="01494E55" w:rsidR="002409CD" w:rsidRDefault="002409CD" w:rsidP="002409CD">
      <w:pPr>
        <w:pStyle w:val="Heading1"/>
        <w:rPr>
          <w:noProof/>
        </w:rPr>
      </w:pPr>
      <w:bookmarkStart w:id="16" w:name="_Toc474487030"/>
      <w:r>
        <w:rPr>
          <w:noProof/>
        </w:rPr>
        <w:t>Accessing review functionality</w:t>
      </w:r>
      <w:bookmarkEnd w:id="16"/>
    </w:p>
    <w:p w14:paraId="19609912" w14:textId="0469D763" w:rsidR="002409CD" w:rsidRDefault="002409CD" w:rsidP="002409CD">
      <w:pPr>
        <w:pStyle w:val="Heading2"/>
      </w:pPr>
      <w:bookmarkStart w:id="17" w:name="_Toc474487031"/>
      <w:r>
        <w:t>Flow of events</w:t>
      </w:r>
      <w:bookmarkEnd w:id="17"/>
    </w:p>
    <w:p w14:paraId="6B789B26" w14:textId="1EE0492D" w:rsidR="002409CD" w:rsidRDefault="002409CD" w:rsidP="002409CD">
      <w:r>
        <w:t>This flow starts when Actor with Author/Approver and/or Draft</w:t>
      </w:r>
      <w:r w:rsidRPr="009B76C6">
        <w:t xml:space="preserve"> Administrator </w:t>
      </w:r>
      <w:r>
        <w:t xml:space="preserve">role requests to access to Draft Area (will have </w:t>
      </w:r>
      <w:r w:rsidRPr="002C13CE">
        <w:rPr>
          <w:color w:val="00B050"/>
          <w:u w:val="single"/>
        </w:rPr>
        <w:t xml:space="preserve">[Review Draft </w:t>
      </w:r>
      <w:proofErr w:type="spellStart"/>
      <w:r w:rsidRPr="002C13CE">
        <w:rPr>
          <w:color w:val="00B050"/>
          <w:u w:val="single"/>
        </w:rPr>
        <w:t>Greensheets</w:t>
      </w:r>
      <w:proofErr w:type="spellEnd"/>
      <w:r w:rsidRPr="002C13CE">
        <w:rPr>
          <w:color w:val="00B050"/>
          <w:u w:val="single"/>
        </w:rPr>
        <w:t>]</w:t>
      </w:r>
      <w:r>
        <w:t xml:space="preserve"> link).</w:t>
      </w:r>
    </w:p>
    <w:p w14:paraId="4F0758E9" w14:textId="77777777" w:rsidR="002409CD" w:rsidRDefault="002409CD" w:rsidP="002409CD">
      <w:pPr>
        <w:pStyle w:val="ListParagraph"/>
        <w:numPr>
          <w:ilvl w:val="0"/>
          <w:numId w:val="35"/>
        </w:numPr>
      </w:pPr>
      <w:r>
        <w:t xml:space="preserve">The system displays </w:t>
      </w:r>
      <w:r w:rsidRPr="002C13CE">
        <w:t xml:space="preserve">Review Draft </w:t>
      </w:r>
      <w:proofErr w:type="spellStart"/>
      <w:r w:rsidRPr="002C13CE">
        <w:t>Greensheets</w:t>
      </w:r>
      <w:proofErr w:type="spellEnd"/>
      <w:r w:rsidRPr="002C13CE">
        <w:t xml:space="preserve"> screen</w:t>
      </w:r>
    </w:p>
    <w:p w14:paraId="11AEC64A" w14:textId="25D91595" w:rsidR="002409CD" w:rsidRDefault="002409CD" w:rsidP="002409CD">
      <w:pPr>
        <w:pStyle w:val="ListParagraph"/>
        <w:numPr>
          <w:ilvl w:val="0"/>
          <w:numId w:val="35"/>
        </w:numPr>
      </w:pPr>
      <w:r>
        <w:t xml:space="preserve"> The system checks if there are module(s) that have been deployed in Form Builder, but not yet processed (promoted or rejected) in </w:t>
      </w:r>
      <w:proofErr w:type="spellStart"/>
      <w:r>
        <w:t>Greensheets</w:t>
      </w:r>
      <w:proofErr w:type="spellEnd"/>
      <w:r>
        <w:t xml:space="preserve"> (draft modules):</w:t>
      </w:r>
    </w:p>
    <w:p w14:paraId="78F9CCE3" w14:textId="141DB20C" w:rsidR="002409CD" w:rsidRDefault="002409CD" w:rsidP="002409CD">
      <w:pPr>
        <w:pStyle w:val="ListParagraph"/>
        <w:numPr>
          <w:ilvl w:val="1"/>
          <w:numId w:val="35"/>
        </w:numPr>
      </w:pPr>
      <w:r>
        <w:t xml:space="preserve">If there are NO draft module(s) that have been deployed in Form Builder, but not yet processed (promoted or rejected) in </w:t>
      </w:r>
      <w:proofErr w:type="spellStart"/>
      <w:r>
        <w:t>Greensheets</w:t>
      </w:r>
      <w:proofErr w:type="spellEnd"/>
      <w:r>
        <w:t>, then ‘Module’ dropdown wouldn’t have any values to select from.</w:t>
      </w:r>
    </w:p>
    <w:p w14:paraId="340728A3" w14:textId="340DB48A" w:rsidR="002409CD" w:rsidRDefault="002409CD" w:rsidP="002409CD">
      <w:pPr>
        <w:pStyle w:val="ListParagraph"/>
        <w:numPr>
          <w:ilvl w:val="1"/>
          <w:numId w:val="35"/>
        </w:numPr>
      </w:pPr>
      <w:r>
        <w:t xml:space="preserve">If there ARE draft module(s) that have been deployed in Form Builder, but not yet processed (promoted or rejected) in </w:t>
      </w:r>
      <w:proofErr w:type="spellStart"/>
      <w:r>
        <w:t>Greensheets</w:t>
      </w:r>
      <w:proofErr w:type="spellEnd"/>
      <w:r>
        <w:t>, then such modules will be displayed in ‘Module’ dropdown</w:t>
      </w:r>
    </w:p>
    <w:p w14:paraId="7484EBF1" w14:textId="77777777" w:rsidR="00A157E7" w:rsidRDefault="00A157E7" w:rsidP="002409CD">
      <w:pPr>
        <w:pStyle w:val="ListParagraph"/>
        <w:numPr>
          <w:ilvl w:val="0"/>
          <w:numId w:val="35"/>
        </w:numPr>
      </w:pPr>
      <w:r>
        <w:t>The system provides with ability to:</w:t>
      </w:r>
    </w:p>
    <w:p w14:paraId="10AE60CF" w14:textId="4EE61867" w:rsidR="00A157E7" w:rsidRDefault="00A157E7" w:rsidP="002409CD">
      <w:pPr>
        <w:pStyle w:val="ListParagraph"/>
        <w:numPr>
          <w:ilvl w:val="0"/>
          <w:numId w:val="35"/>
        </w:numPr>
      </w:pPr>
      <w:r>
        <w:t xml:space="preserve">Go Back =&gt; in which case </w:t>
      </w:r>
      <w:r w:rsidR="00DD7FD3">
        <w:t>Actor navigates to a prior screen (see subsection “Data Specifications” in this section). Use-case ends.</w:t>
      </w:r>
    </w:p>
    <w:p w14:paraId="1D1E18BD" w14:textId="7BAFFC1B" w:rsidR="002409CD" w:rsidRDefault="00A157E7" w:rsidP="002409CD">
      <w:pPr>
        <w:pStyle w:val="ListParagraph"/>
        <w:numPr>
          <w:ilvl w:val="0"/>
          <w:numId w:val="35"/>
        </w:numPr>
      </w:pPr>
      <w:r>
        <w:t xml:space="preserve">Select a module (if any) and requests to review it (clicks “Review and Test </w:t>
      </w:r>
      <w:proofErr w:type="spellStart"/>
      <w:r>
        <w:t>Greensheets</w:t>
      </w:r>
      <w:proofErr w:type="spellEnd"/>
      <w:r>
        <w:t>” button)</w:t>
      </w:r>
      <w:r w:rsidR="00DD7FD3">
        <w:t>. In this case, Actor is taken to “Review and Test Module screen” for a selected module. Proceed to this document, sec. “</w:t>
      </w:r>
      <w:r w:rsidR="00DD7FD3">
        <w:rPr>
          <w:noProof/>
        </w:rPr>
        <w:t>Review and Manage Module functionality”</w:t>
      </w:r>
    </w:p>
    <w:p w14:paraId="3BC88A76" w14:textId="2F4A1EBF" w:rsidR="002409CD" w:rsidRDefault="002409CD" w:rsidP="002409CD">
      <w:pPr>
        <w:pStyle w:val="Heading2"/>
      </w:pPr>
      <w:bookmarkStart w:id="18" w:name="_Toc474487032"/>
      <w:r>
        <w:lastRenderedPageBreak/>
        <w:t>Mockup</w:t>
      </w:r>
      <w:bookmarkEnd w:id="18"/>
    </w:p>
    <w:p w14:paraId="498A5855" w14:textId="3ACC9973" w:rsidR="002409CD" w:rsidRPr="002409CD" w:rsidRDefault="002409CD" w:rsidP="002409CD">
      <w:r>
        <w:rPr>
          <w:noProof/>
        </w:rPr>
        <w:drawing>
          <wp:inline distT="0" distB="0" distL="0" distR="0" wp14:anchorId="562798EF" wp14:editId="4822DF97">
            <wp:extent cx="5889679" cy="27921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13408" cy="2803393"/>
                    </a:xfrm>
                    <a:prstGeom prst="rect">
                      <a:avLst/>
                    </a:prstGeom>
                    <a:noFill/>
                    <a:ln>
                      <a:noFill/>
                    </a:ln>
                  </pic:spPr>
                </pic:pic>
              </a:graphicData>
            </a:graphic>
          </wp:inline>
        </w:drawing>
      </w:r>
    </w:p>
    <w:p w14:paraId="5A941300" w14:textId="211F141D" w:rsidR="002409CD" w:rsidRDefault="002409CD" w:rsidP="002409CD">
      <w:pPr>
        <w:pStyle w:val="Heading2"/>
      </w:pPr>
      <w:bookmarkStart w:id="19" w:name="_Toc474487033"/>
      <w:r>
        <w:t>Data elements</w:t>
      </w:r>
      <w:bookmarkEnd w:id="19"/>
      <w:r>
        <w:t xml:space="preserve"> </w:t>
      </w:r>
    </w:p>
    <w:tbl>
      <w:tblPr>
        <w:tblStyle w:val="TableGrid"/>
        <w:tblW w:w="0" w:type="auto"/>
        <w:tblLayout w:type="fixed"/>
        <w:tblLook w:val="04A0" w:firstRow="1" w:lastRow="0" w:firstColumn="1" w:lastColumn="0" w:noHBand="0" w:noVBand="1"/>
      </w:tblPr>
      <w:tblGrid>
        <w:gridCol w:w="2538"/>
        <w:gridCol w:w="2970"/>
        <w:gridCol w:w="1350"/>
        <w:gridCol w:w="2718"/>
      </w:tblGrid>
      <w:tr w:rsidR="002409CD" w:rsidRPr="004A5C0B" w14:paraId="2AF05256" w14:textId="77777777" w:rsidTr="002409CD">
        <w:tc>
          <w:tcPr>
            <w:tcW w:w="2538" w:type="dxa"/>
            <w:shd w:val="clear" w:color="auto" w:fill="DDD9C3" w:themeFill="background2" w:themeFillShade="E6"/>
          </w:tcPr>
          <w:p w14:paraId="5A3F3195" w14:textId="77777777" w:rsidR="002409CD" w:rsidRPr="004A5C0B" w:rsidRDefault="002409CD" w:rsidP="002409CD">
            <w:r w:rsidRPr="004A5C0B">
              <w:t>Element Name</w:t>
            </w:r>
          </w:p>
        </w:tc>
        <w:tc>
          <w:tcPr>
            <w:tcW w:w="2970" w:type="dxa"/>
            <w:shd w:val="clear" w:color="auto" w:fill="DDD9C3" w:themeFill="background2" w:themeFillShade="E6"/>
          </w:tcPr>
          <w:p w14:paraId="455E187D" w14:textId="77777777" w:rsidR="002409CD" w:rsidRPr="004A5C0B" w:rsidRDefault="002409CD" w:rsidP="002409CD">
            <w:r w:rsidRPr="004A5C0B">
              <w:t>Description</w:t>
            </w:r>
          </w:p>
        </w:tc>
        <w:tc>
          <w:tcPr>
            <w:tcW w:w="1350" w:type="dxa"/>
            <w:shd w:val="clear" w:color="auto" w:fill="DDD9C3" w:themeFill="background2" w:themeFillShade="E6"/>
          </w:tcPr>
          <w:p w14:paraId="45DE5AD0" w14:textId="77777777" w:rsidR="002409CD" w:rsidRPr="004A5C0B" w:rsidRDefault="002409CD" w:rsidP="002409CD">
            <w:r w:rsidRPr="004A5C0B">
              <w:t>Element Type</w:t>
            </w:r>
          </w:p>
        </w:tc>
        <w:tc>
          <w:tcPr>
            <w:tcW w:w="2718" w:type="dxa"/>
            <w:shd w:val="clear" w:color="auto" w:fill="DDD9C3" w:themeFill="background2" w:themeFillShade="E6"/>
          </w:tcPr>
          <w:p w14:paraId="7E4EAA83" w14:textId="77777777" w:rsidR="002409CD" w:rsidRPr="004A5C0B" w:rsidRDefault="002409CD" w:rsidP="002409CD">
            <w:r w:rsidRPr="004A5C0B">
              <w:t>Comments</w:t>
            </w:r>
          </w:p>
        </w:tc>
      </w:tr>
      <w:tr w:rsidR="002409CD" w:rsidRPr="00DE06BD" w14:paraId="2E5A357A" w14:textId="77777777" w:rsidTr="002409CD">
        <w:trPr>
          <w:trHeight w:val="314"/>
        </w:trPr>
        <w:tc>
          <w:tcPr>
            <w:tcW w:w="2538" w:type="dxa"/>
          </w:tcPr>
          <w:p w14:paraId="609372B3" w14:textId="4E830DAD" w:rsidR="002409CD" w:rsidRDefault="002409CD" w:rsidP="002409CD">
            <w:r>
              <w:t xml:space="preserve">Review Draft </w:t>
            </w:r>
            <w:proofErr w:type="spellStart"/>
            <w:r>
              <w:t>Greensheets</w:t>
            </w:r>
            <w:proofErr w:type="spellEnd"/>
          </w:p>
        </w:tc>
        <w:tc>
          <w:tcPr>
            <w:tcW w:w="2970" w:type="dxa"/>
          </w:tcPr>
          <w:p w14:paraId="13A4257B" w14:textId="77777777" w:rsidR="002409CD" w:rsidRDefault="002409CD" w:rsidP="002409CD">
            <w:r>
              <w:t>Screen title</w:t>
            </w:r>
          </w:p>
        </w:tc>
        <w:tc>
          <w:tcPr>
            <w:tcW w:w="1350" w:type="dxa"/>
          </w:tcPr>
          <w:p w14:paraId="1B3E9B1B" w14:textId="77777777" w:rsidR="002409CD" w:rsidRDefault="002409CD" w:rsidP="002409CD">
            <w:r>
              <w:t>Read-only</w:t>
            </w:r>
          </w:p>
        </w:tc>
        <w:tc>
          <w:tcPr>
            <w:tcW w:w="2718" w:type="dxa"/>
          </w:tcPr>
          <w:p w14:paraId="4BD10FDC" w14:textId="77777777" w:rsidR="002409CD" w:rsidRPr="00DE06BD" w:rsidRDefault="002409CD" w:rsidP="002409CD"/>
        </w:tc>
      </w:tr>
      <w:tr w:rsidR="002409CD" w:rsidRPr="00DE06BD" w14:paraId="4E209646" w14:textId="77777777" w:rsidTr="002409CD">
        <w:trPr>
          <w:trHeight w:val="314"/>
        </w:trPr>
        <w:tc>
          <w:tcPr>
            <w:tcW w:w="2538" w:type="dxa"/>
          </w:tcPr>
          <w:p w14:paraId="1F7980B2" w14:textId="77727708" w:rsidR="002409CD" w:rsidRDefault="002409CD" w:rsidP="002409CD">
            <w:r>
              <w:t>Module</w:t>
            </w:r>
          </w:p>
        </w:tc>
        <w:tc>
          <w:tcPr>
            <w:tcW w:w="2970" w:type="dxa"/>
          </w:tcPr>
          <w:p w14:paraId="134AEFA7" w14:textId="51E20DC2" w:rsidR="002409CD" w:rsidRDefault="00CE352A" w:rsidP="002409CD">
            <w:r>
              <w:t xml:space="preserve">Allows selecting a module (if any) that have been deployed in Form Builder, but not yet processed (promoted or rejected) in </w:t>
            </w:r>
            <w:proofErr w:type="spellStart"/>
            <w:r>
              <w:t>Greensheets</w:t>
            </w:r>
            <w:proofErr w:type="spellEnd"/>
          </w:p>
        </w:tc>
        <w:tc>
          <w:tcPr>
            <w:tcW w:w="1350" w:type="dxa"/>
          </w:tcPr>
          <w:p w14:paraId="3CD89BFB" w14:textId="13038F3A" w:rsidR="002409CD" w:rsidRDefault="002409CD" w:rsidP="002409CD">
            <w:r>
              <w:t>Dropdown</w:t>
            </w:r>
          </w:p>
        </w:tc>
        <w:tc>
          <w:tcPr>
            <w:tcW w:w="2718" w:type="dxa"/>
          </w:tcPr>
          <w:p w14:paraId="5CE4BC81" w14:textId="77777777" w:rsidR="002409CD" w:rsidRPr="00DE06BD" w:rsidRDefault="002409CD" w:rsidP="002409CD"/>
        </w:tc>
      </w:tr>
      <w:tr w:rsidR="002409CD" w:rsidRPr="00DE06BD" w14:paraId="09870D85" w14:textId="77777777" w:rsidTr="002409CD">
        <w:trPr>
          <w:trHeight w:val="314"/>
        </w:trPr>
        <w:tc>
          <w:tcPr>
            <w:tcW w:w="2538" w:type="dxa"/>
          </w:tcPr>
          <w:p w14:paraId="38E1EB37" w14:textId="795E53E3" w:rsidR="002409CD" w:rsidRDefault="002409CD" w:rsidP="002409CD">
            <w:r>
              <w:t xml:space="preserve">Review and Test Draft </w:t>
            </w:r>
            <w:proofErr w:type="spellStart"/>
            <w:r>
              <w:t>Greensheets</w:t>
            </w:r>
            <w:proofErr w:type="spellEnd"/>
          </w:p>
        </w:tc>
        <w:tc>
          <w:tcPr>
            <w:tcW w:w="2970" w:type="dxa"/>
          </w:tcPr>
          <w:p w14:paraId="4E097CAA" w14:textId="32861C48" w:rsidR="002409CD" w:rsidRDefault="00CE352A" w:rsidP="002409CD">
            <w:r>
              <w:t>Allows to navigate to Review and Test Module screen for a selected module</w:t>
            </w:r>
          </w:p>
        </w:tc>
        <w:tc>
          <w:tcPr>
            <w:tcW w:w="1350" w:type="dxa"/>
          </w:tcPr>
          <w:p w14:paraId="5D005DDF" w14:textId="5B5A3614" w:rsidR="002409CD" w:rsidRDefault="002409CD" w:rsidP="002409CD">
            <w:r>
              <w:t>Button</w:t>
            </w:r>
          </w:p>
        </w:tc>
        <w:tc>
          <w:tcPr>
            <w:tcW w:w="2718" w:type="dxa"/>
          </w:tcPr>
          <w:p w14:paraId="721E253A" w14:textId="64B371C1" w:rsidR="002409CD" w:rsidRPr="00DE06BD" w:rsidRDefault="00CE352A" w:rsidP="00CE352A">
            <w:r>
              <w:t xml:space="preserve">UI should provide an intuitive solution for situation when there are no modules in the dropdown and user cannot click “Review and Test Draft </w:t>
            </w:r>
            <w:proofErr w:type="spellStart"/>
            <w:r>
              <w:t>Greensheets</w:t>
            </w:r>
            <w:proofErr w:type="spellEnd"/>
            <w:r>
              <w:t>” button</w:t>
            </w:r>
          </w:p>
        </w:tc>
      </w:tr>
      <w:tr w:rsidR="002409CD" w:rsidRPr="00DE06BD" w14:paraId="38DB2CC3" w14:textId="77777777" w:rsidTr="002409CD">
        <w:trPr>
          <w:trHeight w:val="314"/>
        </w:trPr>
        <w:tc>
          <w:tcPr>
            <w:tcW w:w="2538" w:type="dxa"/>
          </w:tcPr>
          <w:p w14:paraId="34D16177" w14:textId="6D5721B0" w:rsidR="002409CD" w:rsidRDefault="002409CD" w:rsidP="002409CD">
            <w:r>
              <w:t>Go Back</w:t>
            </w:r>
          </w:p>
        </w:tc>
        <w:tc>
          <w:tcPr>
            <w:tcW w:w="2970" w:type="dxa"/>
          </w:tcPr>
          <w:p w14:paraId="5F94DC1C" w14:textId="21ADBB39" w:rsidR="002409CD" w:rsidRDefault="00CE352A" w:rsidP="00CE352A">
            <w:r>
              <w:t xml:space="preserve">Allows navigation back to initial screen, e.g. if Author/Approver is also a Specialist, when s/he could possible click </w:t>
            </w:r>
            <w:r w:rsidRPr="00CE352A">
              <w:rPr>
                <w:color w:val="0070C0"/>
                <w:u w:val="single"/>
              </w:rPr>
              <w:t xml:space="preserve">Review Draft </w:t>
            </w:r>
            <w:proofErr w:type="spellStart"/>
            <w:r w:rsidRPr="00CE352A">
              <w:rPr>
                <w:color w:val="0070C0"/>
                <w:u w:val="single"/>
              </w:rPr>
              <w:t>Greensheet</w:t>
            </w:r>
            <w:proofErr w:type="spellEnd"/>
            <w:r>
              <w:t xml:space="preserve"> link on Grants list screen for Specialist. Go Back link will allow to navigate back to Grants list screen for Specialist</w:t>
            </w:r>
          </w:p>
        </w:tc>
        <w:tc>
          <w:tcPr>
            <w:tcW w:w="1350" w:type="dxa"/>
          </w:tcPr>
          <w:p w14:paraId="6CCCFBC1" w14:textId="12AECCDE" w:rsidR="002409CD" w:rsidRDefault="00CE352A" w:rsidP="002409CD">
            <w:r>
              <w:t>Navigation link</w:t>
            </w:r>
          </w:p>
        </w:tc>
        <w:tc>
          <w:tcPr>
            <w:tcW w:w="2718" w:type="dxa"/>
          </w:tcPr>
          <w:p w14:paraId="0EE3164C" w14:textId="77777777" w:rsidR="002409CD" w:rsidRPr="00DE06BD" w:rsidRDefault="002409CD" w:rsidP="002409CD"/>
        </w:tc>
      </w:tr>
    </w:tbl>
    <w:p w14:paraId="40536464" w14:textId="77777777" w:rsidR="002409CD" w:rsidRPr="002409CD" w:rsidRDefault="002409CD" w:rsidP="002409CD"/>
    <w:p w14:paraId="21E34EAB" w14:textId="793095B2" w:rsidR="00EC5443" w:rsidRDefault="003A277A" w:rsidP="002409CD">
      <w:pPr>
        <w:pStyle w:val="Heading1"/>
        <w:rPr>
          <w:noProof/>
        </w:rPr>
      </w:pPr>
      <w:bookmarkStart w:id="20" w:name="_Toc474487034"/>
      <w:r>
        <w:rPr>
          <w:noProof/>
        </w:rPr>
        <w:lastRenderedPageBreak/>
        <w:t>Review and Manage Module</w:t>
      </w:r>
      <w:r w:rsidR="00EC5443">
        <w:rPr>
          <w:noProof/>
        </w:rPr>
        <w:t xml:space="preserve"> functionality</w:t>
      </w:r>
      <w:bookmarkEnd w:id="20"/>
    </w:p>
    <w:p w14:paraId="63D8B653" w14:textId="115EA0FD" w:rsidR="003A277A" w:rsidRDefault="003A277A" w:rsidP="002409CD">
      <w:pPr>
        <w:pStyle w:val="Heading2"/>
      </w:pPr>
      <w:bookmarkStart w:id="21" w:name="_Toc474487035"/>
      <w:r>
        <w:t>“</w:t>
      </w:r>
      <w:r>
        <w:rPr>
          <w:noProof/>
        </w:rPr>
        <w:t>Review and Manage Module</w:t>
      </w:r>
      <w:r>
        <w:t>” flow of events</w:t>
      </w:r>
      <w:bookmarkEnd w:id="21"/>
    </w:p>
    <w:p w14:paraId="7635BD6E" w14:textId="46D6BBDC" w:rsidR="003A277A" w:rsidRDefault="003A277A" w:rsidP="002409CD">
      <w:pPr>
        <w:pStyle w:val="ListParagraph"/>
        <w:numPr>
          <w:ilvl w:val="0"/>
          <w:numId w:val="34"/>
        </w:numPr>
      </w:pPr>
      <w:r>
        <w:t>T</w:t>
      </w:r>
      <w:r w:rsidR="00F4592E">
        <w:t>he system displays Review and Manage Module screen for a selected module</w:t>
      </w:r>
    </w:p>
    <w:p w14:paraId="36F1B393" w14:textId="398BD420" w:rsidR="00F4592E" w:rsidRDefault="00F4592E" w:rsidP="002409CD">
      <w:pPr>
        <w:pStyle w:val="ListParagraph"/>
        <w:numPr>
          <w:ilvl w:val="1"/>
          <w:numId w:val="34"/>
        </w:numPr>
      </w:pPr>
      <w:r>
        <w:t xml:space="preserve">If this is a Revision module, then refer to sec. </w:t>
      </w:r>
      <w:r>
        <w:rPr>
          <w:noProof/>
        </w:rPr>
        <w:t xml:space="preserve">Review and Manage Module screens mockups =&gt; </w:t>
      </w:r>
      <w:r>
        <w:t>Revision module mockup</w:t>
      </w:r>
    </w:p>
    <w:p w14:paraId="3F22AA08" w14:textId="1DD6CF7B" w:rsidR="00F4592E" w:rsidRDefault="00F4592E" w:rsidP="002409CD">
      <w:pPr>
        <w:pStyle w:val="ListParagraph"/>
        <w:numPr>
          <w:ilvl w:val="1"/>
          <w:numId w:val="34"/>
        </w:numPr>
      </w:pPr>
      <w:r>
        <w:t xml:space="preserve">If this is any module, except Revision, then refer to sec. </w:t>
      </w:r>
      <w:r>
        <w:rPr>
          <w:noProof/>
        </w:rPr>
        <w:t>Review and Manage Module screens mockups =&gt; “</w:t>
      </w:r>
      <w:r>
        <w:t>General mockup for all modules, except Revision” and “Existing Type/Mechanism combinations with no changes” section mockup”</w:t>
      </w:r>
    </w:p>
    <w:p w14:paraId="2707F83F" w14:textId="17115F3A" w:rsidR="00F4592E" w:rsidRDefault="00A157E7" w:rsidP="002409CD">
      <w:pPr>
        <w:pStyle w:val="ListParagraph"/>
        <w:numPr>
          <w:ilvl w:val="0"/>
          <w:numId w:val="34"/>
        </w:numPr>
      </w:pPr>
      <w:r>
        <w:t xml:space="preserve">The system </w:t>
      </w:r>
      <w:r w:rsidR="00F4592E">
        <w:t>provide</w:t>
      </w:r>
      <w:r>
        <w:t>s</w:t>
      </w:r>
      <w:r w:rsidR="00F4592E">
        <w:t xml:space="preserve"> with ability to: </w:t>
      </w:r>
    </w:p>
    <w:p w14:paraId="0B7032E3" w14:textId="3ADE2781" w:rsidR="0000619C" w:rsidRDefault="0000619C" w:rsidP="002409CD">
      <w:pPr>
        <w:pStyle w:val="ListParagraph"/>
        <w:numPr>
          <w:ilvl w:val="1"/>
          <w:numId w:val="34"/>
        </w:numPr>
      </w:pPr>
      <w:r>
        <w:t xml:space="preserve">Go Back to Review Draft </w:t>
      </w:r>
      <w:proofErr w:type="spellStart"/>
      <w:r>
        <w:t>Greensheets</w:t>
      </w:r>
      <w:proofErr w:type="spellEnd"/>
      <w:r>
        <w:t xml:space="preserve"> screen</w:t>
      </w:r>
    </w:p>
    <w:p w14:paraId="6C90B734" w14:textId="3A848E45" w:rsidR="00F4592E" w:rsidRPr="0088569A" w:rsidRDefault="00F4592E" w:rsidP="002409CD">
      <w:pPr>
        <w:pStyle w:val="ListParagraph"/>
        <w:numPr>
          <w:ilvl w:val="1"/>
          <w:numId w:val="34"/>
        </w:numPr>
      </w:pPr>
      <w:r w:rsidRPr="0088569A">
        <w:t>Ability to select forms and send email to tester(s), requesting to test selected forms. The system should capture the date when such email has been send</w:t>
      </w:r>
      <w:r>
        <w:t xml:space="preserve">. For details see this document, sec. </w:t>
      </w:r>
      <w:r w:rsidR="003E2B2C">
        <w:t>Overall business flow description =&gt; For user with Author/Approver or Draft</w:t>
      </w:r>
      <w:r w:rsidR="003E2B2C" w:rsidRPr="009B76C6">
        <w:t xml:space="preserve"> Administrator </w:t>
      </w:r>
      <w:r w:rsidR="003E2B2C">
        <w:t>role =&gt; Email to testers</w:t>
      </w:r>
    </w:p>
    <w:p w14:paraId="209E308A" w14:textId="540921A6" w:rsidR="00F4592E" w:rsidRPr="0088569A" w:rsidRDefault="00F4592E" w:rsidP="002409CD">
      <w:pPr>
        <w:pStyle w:val="ListParagraph"/>
        <w:numPr>
          <w:ilvl w:val="1"/>
          <w:numId w:val="34"/>
        </w:numPr>
      </w:pPr>
      <w:r w:rsidRPr="0088569A">
        <w:t xml:space="preserve">Ability to </w:t>
      </w:r>
      <w:r>
        <w:t xml:space="preserve">navigate to “Review and Test </w:t>
      </w:r>
      <w:proofErr w:type="spellStart"/>
      <w:r>
        <w:t>Greensheet</w:t>
      </w:r>
      <w:proofErr w:type="spellEnd"/>
      <w:r>
        <w:t xml:space="preserve">” page for </w:t>
      </w:r>
      <w:r w:rsidRPr="0088569A">
        <w:t>a form</w:t>
      </w:r>
      <w:r w:rsidR="003E2B2C">
        <w:t>. If Actor selects this option, refer to this document, sec. “</w:t>
      </w:r>
      <w:r w:rsidR="003E2B2C">
        <w:rPr>
          <w:noProof/>
        </w:rPr>
        <w:t>Test Greensheet functionality”</w:t>
      </w:r>
      <w:r w:rsidRPr="0088569A">
        <w:t xml:space="preserve"> </w:t>
      </w:r>
    </w:p>
    <w:p w14:paraId="6FB8F2CD" w14:textId="1C6A7B0A" w:rsidR="00F4592E" w:rsidRPr="0088569A" w:rsidRDefault="00F4592E" w:rsidP="002409CD">
      <w:pPr>
        <w:pStyle w:val="ListParagraph"/>
        <w:numPr>
          <w:ilvl w:val="1"/>
          <w:numId w:val="34"/>
        </w:numPr>
      </w:pPr>
      <w:r w:rsidRPr="0088569A">
        <w:t xml:space="preserve">Ability to promote/reject </w:t>
      </w:r>
      <w:r>
        <w:t xml:space="preserve">a </w:t>
      </w:r>
      <w:r w:rsidRPr="0088569A">
        <w:t xml:space="preserve">module should be provided to </w:t>
      </w:r>
      <w:r>
        <w:t xml:space="preserve">Draft </w:t>
      </w:r>
      <w:r w:rsidRPr="0088569A">
        <w:t xml:space="preserve">Admin only. NOTE: </w:t>
      </w:r>
      <w:r>
        <w:t>When Draft Admin requests to promote/reject a module, t</w:t>
      </w:r>
      <w:r w:rsidRPr="0088569A">
        <w:t xml:space="preserve">he system should NOT provide a warning, if </w:t>
      </w:r>
      <w:proofErr w:type="spellStart"/>
      <w:r w:rsidRPr="0088569A">
        <w:t>form(s</w:t>
      </w:r>
      <w:proofErr w:type="spellEnd"/>
      <w:r w:rsidRPr="0088569A">
        <w:t>) are not tested.</w:t>
      </w:r>
      <w:r>
        <w:t xml:space="preserve"> </w:t>
      </w:r>
      <w:r w:rsidR="004E7F43">
        <w:t xml:space="preserve">For details see this document, sec. </w:t>
      </w:r>
      <w:r w:rsidR="004E7F43">
        <w:rPr>
          <w:noProof/>
        </w:rPr>
        <w:t>Promote or Reject the module functionality</w:t>
      </w:r>
    </w:p>
    <w:p w14:paraId="61D61281" w14:textId="17376CAC" w:rsidR="00F4592E" w:rsidRDefault="003E2B2C" w:rsidP="002409CD">
      <w:pPr>
        <w:pStyle w:val="ListParagraph"/>
        <w:numPr>
          <w:ilvl w:val="0"/>
          <w:numId w:val="34"/>
        </w:numPr>
      </w:pPr>
      <w:r>
        <w:t>Actor performs one of actions above. Use-case ends.</w:t>
      </w:r>
    </w:p>
    <w:p w14:paraId="5FEEDEAC" w14:textId="7C7DF995" w:rsidR="003A277A" w:rsidRDefault="003A277A" w:rsidP="002409CD">
      <w:pPr>
        <w:pStyle w:val="Heading2"/>
        <w:rPr>
          <w:noProof/>
        </w:rPr>
      </w:pPr>
      <w:bookmarkStart w:id="22" w:name="_Toc474487036"/>
      <w:r>
        <w:rPr>
          <w:noProof/>
        </w:rPr>
        <w:t>Review and Manage Module screens mockup</w:t>
      </w:r>
      <w:r w:rsidR="00434DFA">
        <w:rPr>
          <w:noProof/>
        </w:rPr>
        <w:t>s</w:t>
      </w:r>
      <w:bookmarkEnd w:id="22"/>
    </w:p>
    <w:p w14:paraId="1E2B125F" w14:textId="280B8904" w:rsidR="00A20307" w:rsidRPr="00A20307" w:rsidRDefault="00A20307" w:rsidP="002409CD">
      <w:pPr>
        <w:pStyle w:val="Heading3"/>
      </w:pPr>
      <w:bookmarkStart w:id="23" w:name="_Toc474487037"/>
      <w:r>
        <w:t>General mockup for all modules, except Revision</w:t>
      </w:r>
      <w:bookmarkEnd w:id="23"/>
    </w:p>
    <w:p w14:paraId="0BF5A12D" w14:textId="0BE9D420" w:rsidR="00E17754" w:rsidRDefault="00E15CCA" w:rsidP="002409CD">
      <w:pPr>
        <w:rPr>
          <w:noProof/>
        </w:rPr>
      </w:pPr>
      <w:r>
        <w:object w:dxaOrig="9348" w:dyaOrig="6192" w14:anchorId="1D36B44F">
          <v:shape id="_x0000_i1052" type="#_x0000_t75" style="width:473.35pt;height:51.35pt" o:ole="">
            <v:imagedata r:id="rId20" o:title="" cropbottom="54834f"/>
          </v:shape>
          <o:OLEObject Type="Embed" ProgID="PBrush" ShapeID="_x0000_i1052" DrawAspect="Content" ObjectID="_1548232701" r:id="rId56"/>
        </w:object>
      </w:r>
      <w:r w:rsidR="004E7F43" w:rsidRPr="004E7F43">
        <w:rPr>
          <w:color w:val="0070C0"/>
          <w:u w:val="single"/>
        </w:rPr>
        <w:t>Go Back</w:t>
      </w:r>
    </w:p>
    <w:tbl>
      <w:tblPr>
        <w:tblStyle w:val="TableGrid"/>
        <w:tblW w:w="5000" w:type="pct"/>
        <w:tblLook w:val="04A0" w:firstRow="1" w:lastRow="0" w:firstColumn="1" w:lastColumn="0" w:noHBand="0" w:noVBand="1"/>
      </w:tblPr>
      <w:tblGrid>
        <w:gridCol w:w="1830"/>
        <w:gridCol w:w="1782"/>
        <w:gridCol w:w="468"/>
        <w:gridCol w:w="1217"/>
        <w:gridCol w:w="1652"/>
        <w:gridCol w:w="1170"/>
        <w:gridCol w:w="1457"/>
      </w:tblGrid>
      <w:tr w:rsidR="00E17754" w:rsidRPr="00E17754" w14:paraId="102E0DB0" w14:textId="77777777" w:rsidTr="00A20307">
        <w:trPr>
          <w:trHeight w:val="210"/>
        </w:trPr>
        <w:tc>
          <w:tcPr>
            <w:tcW w:w="956" w:type="pct"/>
            <w:shd w:val="clear" w:color="auto" w:fill="DBE5F1" w:themeFill="accent1" w:themeFillTint="33"/>
          </w:tcPr>
          <w:p w14:paraId="3DB0F646" w14:textId="77777777" w:rsidR="00E17754" w:rsidRPr="00E17754" w:rsidRDefault="00E17754" w:rsidP="002409CD">
            <w:r w:rsidRPr="00E17754">
              <w:t xml:space="preserve">                                                                                                                                            </w:t>
            </w:r>
          </w:p>
        </w:tc>
        <w:tc>
          <w:tcPr>
            <w:tcW w:w="931" w:type="pct"/>
            <w:shd w:val="clear" w:color="auto" w:fill="DBE5F1" w:themeFill="accent1" w:themeFillTint="33"/>
          </w:tcPr>
          <w:p w14:paraId="48E4B618" w14:textId="77777777" w:rsidR="00E17754" w:rsidRPr="00E17754" w:rsidRDefault="00E17754" w:rsidP="002409CD">
            <w:r w:rsidRPr="00E17754">
              <w:t>Related type/mechanism</w:t>
            </w:r>
          </w:p>
        </w:tc>
        <w:tc>
          <w:tcPr>
            <w:tcW w:w="243" w:type="pct"/>
            <w:shd w:val="clear" w:color="auto" w:fill="DBE5F1" w:themeFill="accent1" w:themeFillTint="33"/>
          </w:tcPr>
          <w:p w14:paraId="092A8852" w14:textId="77777777" w:rsidR="00E17754" w:rsidRPr="00E17754" w:rsidRDefault="00E17754" w:rsidP="002409CD"/>
        </w:tc>
        <w:tc>
          <w:tcPr>
            <w:tcW w:w="635" w:type="pct"/>
            <w:shd w:val="clear" w:color="auto" w:fill="DBE5F1" w:themeFill="accent1" w:themeFillTint="33"/>
          </w:tcPr>
          <w:p w14:paraId="3FBC5DD9" w14:textId="77777777" w:rsidR="00E17754" w:rsidRPr="00E17754" w:rsidRDefault="00E17754" w:rsidP="002409CD">
            <w:r w:rsidRPr="00E17754">
              <w:t>Sent for testing</w:t>
            </w:r>
          </w:p>
        </w:tc>
        <w:tc>
          <w:tcPr>
            <w:tcW w:w="863" w:type="pct"/>
            <w:shd w:val="clear" w:color="auto" w:fill="DBE5F1" w:themeFill="accent1" w:themeFillTint="33"/>
          </w:tcPr>
          <w:p w14:paraId="3869202E" w14:textId="77777777" w:rsidR="00E17754" w:rsidRPr="00E17754" w:rsidRDefault="00E17754" w:rsidP="002409CD">
            <w:r w:rsidRPr="00E17754">
              <w:t>Form Name</w:t>
            </w:r>
          </w:p>
        </w:tc>
        <w:tc>
          <w:tcPr>
            <w:tcW w:w="611" w:type="pct"/>
            <w:shd w:val="clear" w:color="auto" w:fill="DBE5F1" w:themeFill="accent1" w:themeFillTint="33"/>
          </w:tcPr>
          <w:p w14:paraId="34045017" w14:textId="77777777" w:rsidR="00E17754" w:rsidRPr="00E17754" w:rsidRDefault="00E17754" w:rsidP="002409CD">
            <w:r w:rsidRPr="00E17754">
              <w:t>Form type</w:t>
            </w:r>
          </w:p>
        </w:tc>
        <w:tc>
          <w:tcPr>
            <w:tcW w:w="761" w:type="pct"/>
            <w:shd w:val="clear" w:color="auto" w:fill="DBE5F1" w:themeFill="accent1" w:themeFillTint="33"/>
          </w:tcPr>
          <w:p w14:paraId="248151DB" w14:textId="77777777" w:rsidR="00E17754" w:rsidRPr="00E17754" w:rsidRDefault="00E17754" w:rsidP="002409CD">
            <w:r w:rsidRPr="00E17754">
              <w:t>Tested?</w:t>
            </w:r>
          </w:p>
        </w:tc>
      </w:tr>
      <w:tr w:rsidR="00E17754" w:rsidRPr="00E17754" w14:paraId="7D83E6B3" w14:textId="77777777" w:rsidTr="00A20307">
        <w:trPr>
          <w:trHeight w:val="210"/>
        </w:trPr>
        <w:tc>
          <w:tcPr>
            <w:tcW w:w="956" w:type="pct"/>
            <w:vMerge w:val="restart"/>
          </w:tcPr>
          <w:p w14:paraId="51CFC538" w14:textId="77777777" w:rsidR="00E17754" w:rsidRPr="00E17754" w:rsidRDefault="00E17754" w:rsidP="002409CD">
            <w:r w:rsidRPr="00E17754">
              <w:rPr>
                <w:rFonts w:eastAsia="Calibri"/>
              </w:rPr>
              <w:object w:dxaOrig="156" w:dyaOrig="144" w14:anchorId="6934EF92">
                <v:shape id="_x0000_i1053" type="#_x0000_t75" style="width:14.95pt;height:14.95pt" o:ole="">
                  <v:imagedata r:id="rId22" o:title=""/>
                </v:shape>
                <o:OLEObject Type="Embed" ProgID="PBrush" ShapeID="_x0000_i1053" DrawAspect="Content" ObjectID="_1548232702" r:id="rId57"/>
              </w:object>
            </w:r>
            <w:r w:rsidRPr="00E17754">
              <w:t xml:space="preserve"> New Type/Mechanism combinations </w:t>
            </w:r>
            <w:r w:rsidRPr="00E17754">
              <w:lastRenderedPageBreak/>
              <w:t>added:</w:t>
            </w:r>
          </w:p>
        </w:tc>
        <w:tc>
          <w:tcPr>
            <w:tcW w:w="931" w:type="pct"/>
            <w:vMerge w:val="restart"/>
          </w:tcPr>
          <w:p w14:paraId="2ACDDC99" w14:textId="77777777" w:rsidR="00E17754" w:rsidRPr="00E17754" w:rsidRDefault="00E17754" w:rsidP="002409CD">
            <w:pPr>
              <w:rPr>
                <w:color w:val="0070C0"/>
                <w:u w:val="single"/>
              </w:rPr>
            </w:pPr>
            <w:r w:rsidRPr="00E17754">
              <w:lastRenderedPageBreak/>
              <w:t>1/T21; 2/K23</w:t>
            </w:r>
          </w:p>
        </w:tc>
        <w:tc>
          <w:tcPr>
            <w:tcW w:w="243" w:type="pct"/>
          </w:tcPr>
          <w:p w14:paraId="36949899" w14:textId="77777777" w:rsidR="00E17754" w:rsidRPr="00E17754" w:rsidRDefault="00E17754" w:rsidP="002409CD">
            <w:pPr>
              <w:rPr>
                <w:color w:val="0070C0"/>
                <w:u w:val="single"/>
              </w:rPr>
            </w:pPr>
            <w:r w:rsidRPr="00E17754">
              <w:rPr>
                <w:rFonts w:eastAsia="Calibri"/>
              </w:rPr>
              <w:object w:dxaOrig="372" w:dyaOrig="372" w14:anchorId="2ED7A508">
                <v:shape id="_x0000_i1054" type="#_x0000_t75" style="width:12.85pt;height:12.85pt" o:ole="">
                  <v:imagedata r:id="rId24" o:title=""/>
                </v:shape>
                <o:OLEObject Type="Embed" ProgID="PBrush" ShapeID="_x0000_i1054" DrawAspect="Content" ObjectID="_1548232703" r:id="rId58"/>
              </w:object>
            </w:r>
          </w:p>
        </w:tc>
        <w:tc>
          <w:tcPr>
            <w:tcW w:w="635" w:type="pct"/>
          </w:tcPr>
          <w:p w14:paraId="7DAEF634" w14:textId="77777777" w:rsidR="00E17754" w:rsidRPr="00E17754" w:rsidRDefault="00E17754" w:rsidP="002409CD">
            <w:pPr>
              <w:rPr>
                <w:color w:val="0070C0"/>
              </w:rPr>
            </w:pPr>
            <w:r w:rsidRPr="00E17754">
              <w:t>10/20/2016</w:t>
            </w:r>
          </w:p>
        </w:tc>
        <w:tc>
          <w:tcPr>
            <w:tcW w:w="863" w:type="pct"/>
          </w:tcPr>
          <w:p w14:paraId="3C2813D0" w14:textId="77777777" w:rsidR="00E17754" w:rsidRPr="00E17754" w:rsidRDefault="00E17754" w:rsidP="002409CD">
            <w:r w:rsidRPr="00E17754">
              <w:t xml:space="preserve">&lt;form name 1&gt;   </w:t>
            </w:r>
          </w:p>
        </w:tc>
        <w:tc>
          <w:tcPr>
            <w:tcW w:w="611" w:type="pct"/>
          </w:tcPr>
          <w:p w14:paraId="688CF431" w14:textId="77777777" w:rsidR="00E17754" w:rsidRPr="00E17754" w:rsidRDefault="00E17754" w:rsidP="002409CD">
            <w:r w:rsidRPr="00E17754">
              <w:t>Program</w:t>
            </w:r>
          </w:p>
        </w:tc>
        <w:tc>
          <w:tcPr>
            <w:tcW w:w="761" w:type="pct"/>
          </w:tcPr>
          <w:p w14:paraId="0280EFA5" w14:textId="77777777" w:rsidR="00E17754" w:rsidRPr="00E17754" w:rsidRDefault="00E17754" w:rsidP="002409CD">
            <w:r w:rsidRPr="00E17754">
              <w:t>Y (John Doe)</w:t>
            </w:r>
          </w:p>
          <w:p w14:paraId="27763960" w14:textId="77777777" w:rsidR="00E17754" w:rsidRPr="00E17754" w:rsidRDefault="00E17754" w:rsidP="002409CD">
            <w:r w:rsidRPr="00E17754">
              <w:t>Y (Bill Smith)</w:t>
            </w:r>
          </w:p>
        </w:tc>
      </w:tr>
      <w:tr w:rsidR="00E17754" w:rsidRPr="00E17754" w14:paraId="60351BEF" w14:textId="77777777" w:rsidTr="00A20307">
        <w:trPr>
          <w:trHeight w:val="210"/>
        </w:trPr>
        <w:tc>
          <w:tcPr>
            <w:tcW w:w="956" w:type="pct"/>
            <w:vMerge/>
          </w:tcPr>
          <w:p w14:paraId="4836552B" w14:textId="77777777" w:rsidR="00E17754" w:rsidRPr="00E17754" w:rsidRDefault="00E17754" w:rsidP="002409CD"/>
        </w:tc>
        <w:tc>
          <w:tcPr>
            <w:tcW w:w="931" w:type="pct"/>
            <w:vMerge/>
          </w:tcPr>
          <w:p w14:paraId="676E1B13" w14:textId="77777777" w:rsidR="00E17754" w:rsidRPr="00E17754" w:rsidRDefault="00E17754" w:rsidP="002409CD"/>
        </w:tc>
        <w:tc>
          <w:tcPr>
            <w:tcW w:w="243" w:type="pct"/>
          </w:tcPr>
          <w:p w14:paraId="06119A8C" w14:textId="77777777" w:rsidR="00E17754" w:rsidRPr="00E17754" w:rsidRDefault="00E17754" w:rsidP="002409CD">
            <w:pPr>
              <w:rPr>
                <w:color w:val="7C17A9"/>
                <w:u w:val="single"/>
              </w:rPr>
            </w:pPr>
            <w:r w:rsidRPr="00E17754">
              <w:rPr>
                <w:rFonts w:eastAsia="Calibri"/>
              </w:rPr>
              <w:object w:dxaOrig="360" w:dyaOrig="372" w14:anchorId="21E2FA73">
                <v:shape id="_x0000_i1055" type="#_x0000_t75" style="width:12.1pt;height:12.85pt" o:ole="">
                  <v:imagedata r:id="rId26" o:title=""/>
                </v:shape>
                <o:OLEObject Type="Embed" ProgID="PBrush" ShapeID="_x0000_i1055" DrawAspect="Content" ObjectID="_1548232704" r:id="rId59"/>
              </w:object>
            </w:r>
          </w:p>
        </w:tc>
        <w:tc>
          <w:tcPr>
            <w:tcW w:w="635" w:type="pct"/>
          </w:tcPr>
          <w:p w14:paraId="6C629CE3" w14:textId="77777777" w:rsidR="00E17754" w:rsidRPr="00E17754" w:rsidRDefault="00E17754" w:rsidP="002409CD"/>
        </w:tc>
        <w:tc>
          <w:tcPr>
            <w:tcW w:w="863" w:type="pct"/>
          </w:tcPr>
          <w:p w14:paraId="1E299ADE" w14:textId="77777777" w:rsidR="00E17754" w:rsidRPr="00E17754" w:rsidRDefault="00E17754" w:rsidP="002409CD">
            <w:pPr>
              <w:rPr>
                <w:color w:val="0070C0"/>
              </w:rPr>
            </w:pPr>
            <w:r w:rsidRPr="00E17754">
              <w:t>&lt;form name 2&gt;</w:t>
            </w:r>
          </w:p>
        </w:tc>
        <w:tc>
          <w:tcPr>
            <w:tcW w:w="611" w:type="pct"/>
          </w:tcPr>
          <w:p w14:paraId="3D26E76D" w14:textId="77777777" w:rsidR="00E17754" w:rsidRPr="00E17754" w:rsidRDefault="00E17754" w:rsidP="002409CD">
            <w:r w:rsidRPr="00E17754">
              <w:t>Specialist</w:t>
            </w:r>
          </w:p>
        </w:tc>
        <w:tc>
          <w:tcPr>
            <w:tcW w:w="761" w:type="pct"/>
          </w:tcPr>
          <w:p w14:paraId="188923F5" w14:textId="77777777" w:rsidR="00E17754" w:rsidRPr="00E17754" w:rsidRDefault="00E17754" w:rsidP="002409CD"/>
        </w:tc>
      </w:tr>
      <w:tr w:rsidR="00E17754" w:rsidRPr="00E17754" w14:paraId="0A0370A7" w14:textId="77777777" w:rsidTr="00A20307">
        <w:trPr>
          <w:trHeight w:val="210"/>
        </w:trPr>
        <w:tc>
          <w:tcPr>
            <w:tcW w:w="956" w:type="pct"/>
            <w:vMerge/>
          </w:tcPr>
          <w:p w14:paraId="707D86EC" w14:textId="77777777" w:rsidR="00E17754" w:rsidRPr="00E17754" w:rsidRDefault="00E17754" w:rsidP="002409CD"/>
        </w:tc>
        <w:tc>
          <w:tcPr>
            <w:tcW w:w="931" w:type="pct"/>
          </w:tcPr>
          <w:p w14:paraId="1AAE098B" w14:textId="77777777" w:rsidR="00E17754" w:rsidRPr="00E17754" w:rsidRDefault="00E17754" w:rsidP="002409CD">
            <w:pPr>
              <w:rPr>
                <w:color w:val="7C17A9"/>
                <w:u w:val="single"/>
              </w:rPr>
            </w:pPr>
            <w:r w:rsidRPr="00E17754">
              <w:t>2/K18</w:t>
            </w:r>
            <w:r w:rsidRPr="00E17754">
              <w:rPr>
                <w:color w:val="0070C0"/>
              </w:rPr>
              <w:t xml:space="preserve">   </w:t>
            </w:r>
          </w:p>
        </w:tc>
        <w:tc>
          <w:tcPr>
            <w:tcW w:w="243" w:type="pct"/>
          </w:tcPr>
          <w:p w14:paraId="21B0CC13" w14:textId="77777777" w:rsidR="00E17754" w:rsidRPr="00E17754" w:rsidRDefault="00E17754" w:rsidP="002409CD">
            <w:pPr>
              <w:rPr>
                <w:color w:val="7C17A9"/>
                <w:u w:val="single"/>
              </w:rPr>
            </w:pPr>
            <w:r w:rsidRPr="00E17754">
              <w:rPr>
                <w:rFonts w:eastAsia="Calibri"/>
              </w:rPr>
              <w:object w:dxaOrig="360" w:dyaOrig="372" w14:anchorId="1BAEDFC0">
                <v:shape id="_x0000_i1056" type="#_x0000_t75" style="width:12.1pt;height:12.85pt" o:ole="">
                  <v:imagedata r:id="rId26" o:title=""/>
                </v:shape>
                <o:OLEObject Type="Embed" ProgID="PBrush" ShapeID="_x0000_i1056" DrawAspect="Content" ObjectID="_1548232705" r:id="rId60"/>
              </w:object>
            </w:r>
          </w:p>
        </w:tc>
        <w:tc>
          <w:tcPr>
            <w:tcW w:w="635" w:type="pct"/>
          </w:tcPr>
          <w:p w14:paraId="1691BFAF" w14:textId="77777777" w:rsidR="00E17754" w:rsidRPr="00E17754" w:rsidRDefault="00E17754" w:rsidP="002409CD">
            <w:pPr>
              <w:rPr>
                <w:color w:val="7C17A9"/>
                <w:u w:val="single"/>
              </w:rPr>
            </w:pPr>
            <w:r w:rsidRPr="00E17754">
              <w:t>11/01/2016</w:t>
            </w:r>
          </w:p>
        </w:tc>
        <w:tc>
          <w:tcPr>
            <w:tcW w:w="863" w:type="pct"/>
          </w:tcPr>
          <w:p w14:paraId="70735AB0" w14:textId="77777777" w:rsidR="00E17754" w:rsidRPr="00E17754" w:rsidRDefault="00E17754" w:rsidP="002409CD">
            <w:r w:rsidRPr="00E17754">
              <w:t>&lt;form name M&gt;</w:t>
            </w:r>
          </w:p>
        </w:tc>
        <w:tc>
          <w:tcPr>
            <w:tcW w:w="611" w:type="pct"/>
          </w:tcPr>
          <w:p w14:paraId="146B0209" w14:textId="77777777" w:rsidR="00E17754" w:rsidRPr="00E17754" w:rsidRDefault="00E17754" w:rsidP="002409CD">
            <w:r w:rsidRPr="00E17754">
              <w:t>Program</w:t>
            </w:r>
          </w:p>
        </w:tc>
        <w:tc>
          <w:tcPr>
            <w:tcW w:w="761" w:type="pct"/>
          </w:tcPr>
          <w:p w14:paraId="6839BC8E" w14:textId="77777777" w:rsidR="00E17754" w:rsidRPr="00E17754" w:rsidRDefault="00E17754" w:rsidP="002409CD">
            <w:r w:rsidRPr="00E17754">
              <w:t>Y (Mary Kay)</w:t>
            </w:r>
          </w:p>
        </w:tc>
      </w:tr>
      <w:tr w:rsidR="00E17754" w:rsidRPr="00E17754" w14:paraId="74062747" w14:textId="77777777" w:rsidTr="00A20307">
        <w:trPr>
          <w:trHeight w:val="629"/>
        </w:trPr>
        <w:tc>
          <w:tcPr>
            <w:tcW w:w="956" w:type="pct"/>
          </w:tcPr>
          <w:p w14:paraId="41055AB5" w14:textId="77777777" w:rsidR="00E17754" w:rsidRPr="00E17754" w:rsidRDefault="00E17754" w:rsidP="002409CD">
            <w:r w:rsidRPr="00E17754">
              <w:rPr>
                <w:rFonts w:eastAsia="Calibri"/>
              </w:rPr>
              <w:object w:dxaOrig="156" w:dyaOrig="144" w14:anchorId="1ECA97A7">
                <v:shape id="_x0000_i1057" type="#_x0000_t75" style="width:16.4pt;height:14.95pt" o:ole="">
                  <v:imagedata r:id="rId22" o:title=""/>
                </v:shape>
                <o:OLEObject Type="Embed" ProgID="PBrush" ShapeID="_x0000_i1057" DrawAspect="Content" ObjectID="_1548232706" r:id="rId61"/>
              </w:object>
            </w:r>
            <w:r w:rsidRPr="00E17754">
              <w:t>Existing Type/Mechanism combinations deleted:</w:t>
            </w:r>
          </w:p>
        </w:tc>
        <w:tc>
          <w:tcPr>
            <w:tcW w:w="931" w:type="pct"/>
          </w:tcPr>
          <w:p w14:paraId="0575B9C2" w14:textId="77777777" w:rsidR="00E17754" w:rsidRPr="00E17754" w:rsidRDefault="00E17754" w:rsidP="002409CD">
            <w:pPr>
              <w:rPr>
                <w:b/>
              </w:rPr>
            </w:pPr>
            <w:r w:rsidRPr="00E17754">
              <w:t>3/T24</w:t>
            </w:r>
          </w:p>
        </w:tc>
        <w:tc>
          <w:tcPr>
            <w:tcW w:w="243" w:type="pct"/>
          </w:tcPr>
          <w:p w14:paraId="1063FF74" w14:textId="77777777" w:rsidR="00E17754" w:rsidRPr="00E17754" w:rsidRDefault="00E17754" w:rsidP="002409CD"/>
        </w:tc>
        <w:tc>
          <w:tcPr>
            <w:tcW w:w="635" w:type="pct"/>
          </w:tcPr>
          <w:p w14:paraId="674BAC8D" w14:textId="77777777" w:rsidR="00E17754" w:rsidRPr="00E17754" w:rsidRDefault="00E17754" w:rsidP="002409CD"/>
        </w:tc>
        <w:tc>
          <w:tcPr>
            <w:tcW w:w="863" w:type="pct"/>
          </w:tcPr>
          <w:p w14:paraId="5D278BE4" w14:textId="77777777" w:rsidR="00E17754" w:rsidRPr="00E17754" w:rsidRDefault="00E17754" w:rsidP="002409CD"/>
        </w:tc>
        <w:tc>
          <w:tcPr>
            <w:tcW w:w="611" w:type="pct"/>
          </w:tcPr>
          <w:p w14:paraId="512E8E88" w14:textId="77777777" w:rsidR="00E17754" w:rsidRPr="00E17754" w:rsidRDefault="00E17754" w:rsidP="002409CD"/>
        </w:tc>
        <w:tc>
          <w:tcPr>
            <w:tcW w:w="761" w:type="pct"/>
          </w:tcPr>
          <w:p w14:paraId="021ED60B" w14:textId="77777777" w:rsidR="00E17754" w:rsidRPr="00E17754" w:rsidRDefault="00E17754" w:rsidP="002409CD"/>
        </w:tc>
      </w:tr>
      <w:tr w:rsidR="00E17754" w:rsidRPr="00E17754" w14:paraId="08327670" w14:textId="77777777" w:rsidTr="00A20307">
        <w:trPr>
          <w:trHeight w:val="422"/>
        </w:trPr>
        <w:tc>
          <w:tcPr>
            <w:tcW w:w="956" w:type="pct"/>
            <w:vMerge w:val="restart"/>
          </w:tcPr>
          <w:p w14:paraId="2B1DD358" w14:textId="77777777" w:rsidR="00E17754" w:rsidRPr="00E17754" w:rsidRDefault="00E17754" w:rsidP="002409CD">
            <w:r w:rsidRPr="00E17754">
              <w:rPr>
                <w:rFonts w:eastAsia="Calibri"/>
              </w:rPr>
              <w:object w:dxaOrig="156" w:dyaOrig="144" w14:anchorId="5D289F68">
                <v:shape id="_x0000_i1058" type="#_x0000_t75" style="width:16.4pt;height:14.95pt" o:ole="">
                  <v:imagedata r:id="rId22" o:title=""/>
                </v:shape>
                <o:OLEObject Type="Embed" ProgID="PBrush" ShapeID="_x0000_i1058" DrawAspect="Content" ObjectID="_1548232707" r:id="rId62"/>
              </w:object>
            </w:r>
            <w:r w:rsidRPr="00E17754">
              <w:t>Existing Type/Mechanism combinations where questionnaire is updated:</w:t>
            </w:r>
          </w:p>
        </w:tc>
        <w:tc>
          <w:tcPr>
            <w:tcW w:w="931" w:type="pct"/>
          </w:tcPr>
          <w:p w14:paraId="3241ADD0" w14:textId="77777777" w:rsidR="00E17754" w:rsidRPr="00E17754" w:rsidRDefault="00E17754" w:rsidP="002409CD">
            <w:pPr>
              <w:rPr>
                <w:color w:val="7C17A9"/>
                <w:u w:val="single"/>
              </w:rPr>
            </w:pPr>
            <w:r w:rsidRPr="00E17754">
              <w:t>1/R21; 3/U15</w:t>
            </w:r>
          </w:p>
        </w:tc>
        <w:tc>
          <w:tcPr>
            <w:tcW w:w="243" w:type="pct"/>
          </w:tcPr>
          <w:p w14:paraId="1CB5CC0C" w14:textId="77777777" w:rsidR="00E17754" w:rsidRPr="00E17754" w:rsidRDefault="00E17754" w:rsidP="002409CD">
            <w:pPr>
              <w:rPr>
                <w:color w:val="7C17A9"/>
                <w:u w:val="single"/>
              </w:rPr>
            </w:pPr>
            <w:r w:rsidRPr="00E17754">
              <w:rPr>
                <w:rFonts w:eastAsia="Calibri"/>
              </w:rPr>
              <w:object w:dxaOrig="372" w:dyaOrig="372" w14:anchorId="7A784C64">
                <v:shape id="_x0000_i1059" type="#_x0000_t75" style="width:12.85pt;height:12.85pt" o:ole="">
                  <v:imagedata r:id="rId24" o:title=""/>
                </v:shape>
                <o:OLEObject Type="Embed" ProgID="PBrush" ShapeID="_x0000_i1059" DrawAspect="Content" ObjectID="_1548232708" r:id="rId63"/>
              </w:object>
            </w:r>
          </w:p>
        </w:tc>
        <w:tc>
          <w:tcPr>
            <w:tcW w:w="635" w:type="pct"/>
          </w:tcPr>
          <w:p w14:paraId="0561A6C7" w14:textId="77777777" w:rsidR="00E17754" w:rsidRPr="00E17754" w:rsidRDefault="00E17754" w:rsidP="002409CD">
            <w:pPr>
              <w:rPr>
                <w:color w:val="7C17A9"/>
                <w:u w:val="single"/>
              </w:rPr>
            </w:pPr>
            <w:r w:rsidRPr="00E17754">
              <w:t>11/03/2016</w:t>
            </w:r>
          </w:p>
        </w:tc>
        <w:tc>
          <w:tcPr>
            <w:tcW w:w="863" w:type="pct"/>
          </w:tcPr>
          <w:p w14:paraId="0E47DF89" w14:textId="77777777" w:rsidR="00E17754" w:rsidRPr="00E17754" w:rsidRDefault="00E17754" w:rsidP="002409CD">
            <w:r w:rsidRPr="00E17754">
              <w:t>&lt;form name 3&gt;</w:t>
            </w:r>
          </w:p>
        </w:tc>
        <w:tc>
          <w:tcPr>
            <w:tcW w:w="611" w:type="pct"/>
          </w:tcPr>
          <w:p w14:paraId="765749EE" w14:textId="77777777" w:rsidR="00E17754" w:rsidRPr="00E17754" w:rsidRDefault="00E17754" w:rsidP="002409CD">
            <w:r w:rsidRPr="00E17754">
              <w:t>Program</w:t>
            </w:r>
          </w:p>
        </w:tc>
        <w:tc>
          <w:tcPr>
            <w:tcW w:w="761" w:type="pct"/>
          </w:tcPr>
          <w:p w14:paraId="0DBC3463" w14:textId="77777777" w:rsidR="00E17754" w:rsidRPr="00E17754" w:rsidRDefault="00E17754" w:rsidP="002409CD">
            <w:r w:rsidRPr="00E17754">
              <w:t>Y (Brad Pitt)</w:t>
            </w:r>
          </w:p>
        </w:tc>
      </w:tr>
      <w:tr w:rsidR="00E17754" w:rsidRPr="00E17754" w14:paraId="4C3A06CF" w14:textId="77777777" w:rsidTr="00A20307">
        <w:trPr>
          <w:trHeight w:val="350"/>
        </w:trPr>
        <w:tc>
          <w:tcPr>
            <w:tcW w:w="956" w:type="pct"/>
            <w:vMerge/>
          </w:tcPr>
          <w:p w14:paraId="12F64A35" w14:textId="77777777" w:rsidR="00E17754" w:rsidRPr="00E17754" w:rsidRDefault="00E17754" w:rsidP="002409CD"/>
        </w:tc>
        <w:tc>
          <w:tcPr>
            <w:tcW w:w="931" w:type="pct"/>
          </w:tcPr>
          <w:p w14:paraId="0D898A7B" w14:textId="77777777" w:rsidR="00E17754" w:rsidRPr="00E17754" w:rsidRDefault="00E17754" w:rsidP="002409CD">
            <w:pPr>
              <w:rPr>
                <w:color w:val="0070C0"/>
                <w:u w:val="single"/>
              </w:rPr>
            </w:pPr>
            <w:r w:rsidRPr="00E17754">
              <w:t>2/R44</w:t>
            </w:r>
          </w:p>
        </w:tc>
        <w:tc>
          <w:tcPr>
            <w:tcW w:w="243" w:type="pct"/>
          </w:tcPr>
          <w:p w14:paraId="70923F23" w14:textId="77777777" w:rsidR="00E17754" w:rsidRPr="00E17754" w:rsidRDefault="00E17754" w:rsidP="002409CD">
            <w:pPr>
              <w:rPr>
                <w:color w:val="0070C0"/>
                <w:u w:val="single"/>
              </w:rPr>
            </w:pPr>
            <w:r w:rsidRPr="00E17754">
              <w:rPr>
                <w:rFonts w:eastAsia="Calibri"/>
              </w:rPr>
              <w:object w:dxaOrig="360" w:dyaOrig="372" w14:anchorId="7417A2F1">
                <v:shape id="_x0000_i1060" type="#_x0000_t75" style="width:12.1pt;height:12.85pt" o:ole="">
                  <v:imagedata r:id="rId26" o:title=""/>
                </v:shape>
                <o:OLEObject Type="Embed" ProgID="PBrush" ShapeID="_x0000_i1060" DrawAspect="Content" ObjectID="_1548232709" r:id="rId64"/>
              </w:object>
            </w:r>
          </w:p>
        </w:tc>
        <w:tc>
          <w:tcPr>
            <w:tcW w:w="635" w:type="pct"/>
          </w:tcPr>
          <w:p w14:paraId="358D133B" w14:textId="77777777" w:rsidR="00E17754" w:rsidRPr="00E17754" w:rsidRDefault="00E17754" w:rsidP="002409CD"/>
        </w:tc>
        <w:tc>
          <w:tcPr>
            <w:tcW w:w="863" w:type="pct"/>
          </w:tcPr>
          <w:p w14:paraId="00279F78" w14:textId="77777777" w:rsidR="00E17754" w:rsidRPr="00E17754" w:rsidRDefault="00E17754" w:rsidP="002409CD">
            <w:pPr>
              <w:rPr>
                <w:color w:val="7C17A9"/>
              </w:rPr>
            </w:pPr>
            <w:r w:rsidRPr="00E17754">
              <w:t>&lt;form name A&gt;</w:t>
            </w:r>
          </w:p>
        </w:tc>
        <w:tc>
          <w:tcPr>
            <w:tcW w:w="611" w:type="pct"/>
          </w:tcPr>
          <w:p w14:paraId="0B1D7AB1" w14:textId="77777777" w:rsidR="00E17754" w:rsidRPr="00E17754" w:rsidRDefault="00E17754" w:rsidP="002409CD">
            <w:r w:rsidRPr="00E17754">
              <w:t>Specialist</w:t>
            </w:r>
          </w:p>
        </w:tc>
        <w:tc>
          <w:tcPr>
            <w:tcW w:w="761" w:type="pct"/>
          </w:tcPr>
          <w:p w14:paraId="04F87F58" w14:textId="77777777" w:rsidR="00E17754" w:rsidRPr="00E17754" w:rsidRDefault="00E17754" w:rsidP="002409CD"/>
        </w:tc>
      </w:tr>
      <w:tr w:rsidR="00E17754" w:rsidRPr="00E17754" w14:paraId="05C55A5A" w14:textId="77777777" w:rsidTr="00A20307">
        <w:trPr>
          <w:trHeight w:val="350"/>
        </w:trPr>
        <w:tc>
          <w:tcPr>
            <w:tcW w:w="956" w:type="pct"/>
          </w:tcPr>
          <w:p w14:paraId="69241874" w14:textId="77777777" w:rsidR="00E17754" w:rsidRPr="00E17754" w:rsidRDefault="00E17754" w:rsidP="002409CD">
            <w:r w:rsidRPr="00E17754">
              <w:rPr>
                <w:rFonts w:eastAsia="Calibri"/>
              </w:rPr>
              <w:object w:dxaOrig="156" w:dyaOrig="144" w14:anchorId="49D2F940">
                <v:shape id="_x0000_i1061" type="#_x0000_t75" style="width:14.95pt;height:14.95pt" o:ole="">
                  <v:imagedata r:id="rId33" o:title=""/>
                </v:shape>
                <o:OLEObject Type="Embed" ProgID="PBrush" ShapeID="_x0000_i1061" DrawAspect="Content" ObjectID="_1548232710" r:id="rId65"/>
              </w:object>
            </w:r>
            <w:r w:rsidRPr="00E17754">
              <w:t>Existing Type/Mechanism combinations with no changes:</w:t>
            </w:r>
          </w:p>
        </w:tc>
        <w:tc>
          <w:tcPr>
            <w:tcW w:w="931" w:type="pct"/>
          </w:tcPr>
          <w:p w14:paraId="28CB0A9C" w14:textId="77777777" w:rsidR="00E17754" w:rsidRPr="00E17754" w:rsidRDefault="00E17754" w:rsidP="002409CD"/>
        </w:tc>
        <w:tc>
          <w:tcPr>
            <w:tcW w:w="243" w:type="pct"/>
          </w:tcPr>
          <w:p w14:paraId="1062CECD" w14:textId="77777777" w:rsidR="00E17754" w:rsidRPr="00E17754" w:rsidRDefault="00E17754" w:rsidP="002409CD"/>
        </w:tc>
        <w:tc>
          <w:tcPr>
            <w:tcW w:w="635" w:type="pct"/>
          </w:tcPr>
          <w:p w14:paraId="39A456EE" w14:textId="77777777" w:rsidR="00E17754" w:rsidRPr="00E17754" w:rsidRDefault="00E17754" w:rsidP="002409CD"/>
        </w:tc>
        <w:tc>
          <w:tcPr>
            <w:tcW w:w="863" w:type="pct"/>
          </w:tcPr>
          <w:p w14:paraId="70A7B4BC" w14:textId="77777777" w:rsidR="00E17754" w:rsidRPr="00E17754" w:rsidRDefault="00E17754" w:rsidP="002409CD"/>
        </w:tc>
        <w:tc>
          <w:tcPr>
            <w:tcW w:w="611" w:type="pct"/>
          </w:tcPr>
          <w:p w14:paraId="6CCD8D0D" w14:textId="77777777" w:rsidR="00E17754" w:rsidRPr="00E17754" w:rsidRDefault="00E17754" w:rsidP="002409CD"/>
        </w:tc>
        <w:tc>
          <w:tcPr>
            <w:tcW w:w="761" w:type="pct"/>
          </w:tcPr>
          <w:p w14:paraId="24A91633" w14:textId="77777777" w:rsidR="00E17754" w:rsidRPr="00E17754" w:rsidRDefault="00E17754" w:rsidP="002409CD"/>
        </w:tc>
      </w:tr>
    </w:tbl>
    <w:p w14:paraId="20D5716E" w14:textId="78E53380" w:rsidR="00E15CCA" w:rsidRDefault="00E15CCA" w:rsidP="002409CD">
      <w:pPr>
        <w:rPr>
          <w:noProof/>
        </w:rPr>
      </w:pPr>
    </w:p>
    <w:p w14:paraId="4C436E27" w14:textId="743476F7" w:rsidR="003A277A" w:rsidRDefault="00B309AC" w:rsidP="002409CD">
      <w:r>
        <w:rPr>
          <w:noProof/>
        </w:rPr>
        <w:drawing>
          <wp:inline distT="0" distB="0" distL="0" distR="0" wp14:anchorId="6CABD3E8" wp14:editId="4C6A97AD">
            <wp:extent cx="2549769" cy="310661"/>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1BC4C47D" w14:textId="21139FC9" w:rsidR="00A20307" w:rsidRDefault="00A20307" w:rsidP="002409CD">
      <w:pPr>
        <w:pStyle w:val="Heading3"/>
      </w:pPr>
      <w:bookmarkStart w:id="24" w:name="_Toc474487038"/>
      <w:r>
        <w:t>“Existing Type/Mechanism combinations with no changes” section mockup</w:t>
      </w:r>
      <w:bookmarkEnd w:id="24"/>
    </w:p>
    <w:p w14:paraId="291684E8" w14:textId="2456ADC5" w:rsidR="00A20307" w:rsidRDefault="00A20307" w:rsidP="002409CD">
      <w:pPr>
        <w:pStyle w:val="BodyText"/>
      </w:pPr>
      <w:r>
        <w:t>When expanded:</w:t>
      </w:r>
    </w:p>
    <w:tbl>
      <w:tblPr>
        <w:tblStyle w:val="TableGrid"/>
        <w:tblW w:w="5000" w:type="pct"/>
        <w:tblLook w:val="04A0" w:firstRow="1" w:lastRow="0" w:firstColumn="1" w:lastColumn="0" w:noHBand="0" w:noVBand="1"/>
      </w:tblPr>
      <w:tblGrid>
        <w:gridCol w:w="1832"/>
        <w:gridCol w:w="1783"/>
        <w:gridCol w:w="465"/>
        <w:gridCol w:w="1216"/>
        <w:gridCol w:w="1653"/>
        <w:gridCol w:w="1170"/>
        <w:gridCol w:w="1457"/>
      </w:tblGrid>
      <w:tr w:rsidR="00A20307" w:rsidRPr="00E17754" w14:paraId="40B7E39B" w14:textId="77777777" w:rsidTr="00A20307">
        <w:trPr>
          <w:trHeight w:val="422"/>
        </w:trPr>
        <w:tc>
          <w:tcPr>
            <w:tcW w:w="956" w:type="pct"/>
            <w:vMerge w:val="restart"/>
          </w:tcPr>
          <w:p w14:paraId="3B5FC735" w14:textId="4DA0CFAE" w:rsidR="00A20307" w:rsidRPr="00E17754" w:rsidRDefault="00A20307" w:rsidP="002409CD">
            <w:r w:rsidRPr="00E17754">
              <w:rPr>
                <w:rFonts w:eastAsia="Calibri"/>
              </w:rPr>
              <w:object w:dxaOrig="156" w:dyaOrig="144" w14:anchorId="3FDBAF53">
                <v:shape id="_x0000_i1062" type="#_x0000_t75" style="width:16.4pt;height:14.95pt" o:ole="">
                  <v:imagedata r:id="rId22" o:title=""/>
                </v:shape>
                <o:OLEObject Type="Embed" ProgID="PBrush" ShapeID="_x0000_i1062" DrawAspect="Content" ObjectID="_1548232711" r:id="rId66"/>
              </w:object>
            </w:r>
            <w:r w:rsidRPr="00E17754">
              <w:t>Existing Type/Mechanism combinations with no changes:</w:t>
            </w:r>
          </w:p>
        </w:tc>
        <w:tc>
          <w:tcPr>
            <w:tcW w:w="931" w:type="pct"/>
          </w:tcPr>
          <w:p w14:paraId="646A04A2" w14:textId="0569D2EA" w:rsidR="00A20307" w:rsidRPr="00E17754" w:rsidRDefault="002C2C81" w:rsidP="002409CD">
            <w:pPr>
              <w:rPr>
                <w:color w:val="7C17A9"/>
                <w:u w:val="single"/>
              </w:rPr>
            </w:pPr>
            <w:r>
              <w:t>5</w:t>
            </w:r>
            <w:r w:rsidR="00A20307" w:rsidRPr="00E17754">
              <w:t xml:space="preserve">/R21; </w:t>
            </w:r>
            <w:r>
              <w:t>5</w:t>
            </w:r>
            <w:r w:rsidR="00A20307" w:rsidRPr="00E17754">
              <w:t>/U15</w:t>
            </w:r>
          </w:p>
        </w:tc>
        <w:tc>
          <w:tcPr>
            <w:tcW w:w="243" w:type="pct"/>
          </w:tcPr>
          <w:p w14:paraId="5240A686" w14:textId="5223942B" w:rsidR="00A20307" w:rsidRPr="00E17754" w:rsidRDefault="00A20307" w:rsidP="002409CD"/>
        </w:tc>
        <w:tc>
          <w:tcPr>
            <w:tcW w:w="635" w:type="pct"/>
          </w:tcPr>
          <w:p w14:paraId="15413D32" w14:textId="7E72BCA5" w:rsidR="00A20307" w:rsidRPr="00E17754" w:rsidRDefault="00A20307" w:rsidP="002409CD"/>
        </w:tc>
        <w:tc>
          <w:tcPr>
            <w:tcW w:w="863" w:type="pct"/>
          </w:tcPr>
          <w:p w14:paraId="02D56AD4" w14:textId="77777777" w:rsidR="00A20307" w:rsidRPr="002C2C81" w:rsidRDefault="00A20307" w:rsidP="002409CD">
            <w:r w:rsidRPr="002C2C81">
              <w:t>&lt;form name 3&gt;</w:t>
            </w:r>
          </w:p>
        </w:tc>
        <w:tc>
          <w:tcPr>
            <w:tcW w:w="611" w:type="pct"/>
          </w:tcPr>
          <w:p w14:paraId="506FFB51" w14:textId="77777777" w:rsidR="00A20307" w:rsidRPr="00E17754" w:rsidRDefault="00A20307" w:rsidP="002409CD">
            <w:r w:rsidRPr="00E17754">
              <w:t>Program</w:t>
            </w:r>
          </w:p>
        </w:tc>
        <w:tc>
          <w:tcPr>
            <w:tcW w:w="761" w:type="pct"/>
          </w:tcPr>
          <w:p w14:paraId="73092406" w14:textId="12BC052C" w:rsidR="00A20307" w:rsidRPr="00E17754" w:rsidRDefault="00A20307" w:rsidP="002409CD"/>
        </w:tc>
      </w:tr>
      <w:tr w:rsidR="00A20307" w:rsidRPr="00E17754" w14:paraId="23D2C1E8" w14:textId="77777777" w:rsidTr="00A20307">
        <w:trPr>
          <w:trHeight w:val="350"/>
        </w:trPr>
        <w:tc>
          <w:tcPr>
            <w:tcW w:w="956" w:type="pct"/>
            <w:vMerge/>
          </w:tcPr>
          <w:p w14:paraId="69A37AA9" w14:textId="77777777" w:rsidR="00A20307" w:rsidRPr="00E17754" w:rsidRDefault="00A20307" w:rsidP="002409CD"/>
        </w:tc>
        <w:tc>
          <w:tcPr>
            <w:tcW w:w="931" w:type="pct"/>
          </w:tcPr>
          <w:p w14:paraId="3FA59EEE" w14:textId="204A0160" w:rsidR="00A20307" w:rsidRPr="00E17754" w:rsidRDefault="002C2C81" w:rsidP="002409CD">
            <w:pPr>
              <w:rPr>
                <w:color w:val="0070C0"/>
                <w:u w:val="single"/>
              </w:rPr>
            </w:pPr>
            <w:r>
              <w:t>5</w:t>
            </w:r>
            <w:r w:rsidR="00A20307" w:rsidRPr="00E17754">
              <w:t>/R44</w:t>
            </w:r>
          </w:p>
        </w:tc>
        <w:tc>
          <w:tcPr>
            <w:tcW w:w="243" w:type="pct"/>
          </w:tcPr>
          <w:p w14:paraId="4FCEDBC3" w14:textId="39F81CB9" w:rsidR="00A20307" w:rsidRPr="00E17754" w:rsidRDefault="00A20307" w:rsidP="002409CD"/>
        </w:tc>
        <w:tc>
          <w:tcPr>
            <w:tcW w:w="635" w:type="pct"/>
          </w:tcPr>
          <w:p w14:paraId="4DD1B6BC" w14:textId="77777777" w:rsidR="00A20307" w:rsidRPr="00E17754" w:rsidRDefault="00A20307" w:rsidP="002409CD"/>
        </w:tc>
        <w:tc>
          <w:tcPr>
            <w:tcW w:w="863" w:type="pct"/>
          </w:tcPr>
          <w:p w14:paraId="015C1D8C" w14:textId="77777777" w:rsidR="00A20307" w:rsidRPr="002C2C81" w:rsidRDefault="00A20307" w:rsidP="002409CD">
            <w:r w:rsidRPr="002C2C81">
              <w:t>&lt;form name A&gt;</w:t>
            </w:r>
          </w:p>
        </w:tc>
        <w:tc>
          <w:tcPr>
            <w:tcW w:w="611" w:type="pct"/>
          </w:tcPr>
          <w:p w14:paraId="45E62FC4" w14:textId="77777777" w:rsidR="00A20307" w:rsidRPr="00E17754" w:rsidRDefault="00A20307" w:rsidP="002409CD">
            <w:r w:rsidRPr="00E17754">
              <w:t>Specialist</w:t>
            </w:r>
          </w:p>
        </w:tc>
        <w:tc>
          <w:tcPr>
            <w:tcW w:w="761" w:type="pct"/>
          </w:tcPr>
          <w:p w14:paraId="2AC35CFB" w14:textId="77777777" w:rsidR="00A20307" w:rsidRPr="00E17754" w:rsidRDefault="00A20307" w:rsidP="002409CD"/>
        </w:tc>
      </w:tr>
    </w:tbl>
    <w:p w14:paraId="2C551B43" w14:textId="2D4C26B8" w:rsidR="00A20307" w:rsidRDefault="00A20307" w:rsidP="002409CD">
      <w:pPr>
        <w:pStyle w:val="BodyText"/>
      </w:pPr>
    </w:p>
    <w:p w14:paraId="5D7638E2" w14:textId="3CC663F1" w:rsidR="00F01C3C" w:rsidRDefault="00F01C3C" w:rsidP="002409CD">
      <w:pPr>
        <w:pStyle w:val="Heading3"/>
      </w:pPr>
      <w:bookmarkStart w:id="25" w:name="_Toc474487039"/>
      <w:r>
        <w:t>Revision module mockup</w:t>
      </w:r>
      <w:bookmarkEnd w:id="25"/>
    </w:p>
    <w:p w14:paraId="0E83D5D3" w14:textId="77777777" w:rsidR="005D2440" w:rsidRDefault="005D2440" w:rsidP="002409CD">
      <w:pPr>
        <w:pStyle w:val="BodyText"/>
      </w:pPr>
    </w:p>
    <w:p w14:paraId="50278E6E" w14:textId="59DD0133" w:rsidR="00F01C3C" w:rsidRPr="00F4592E" w:rsidRDefault="005D2440" w:rsidP="002409CD">
      <w:pPr>
        <w:pStyle w:val="BodyText"/>
      </w:pPr>
      <w:r w:rsidRPr="00F4592E">
        <w:t>Review and Test Revision Module</w:t>
      </w:r>
    </w:p>
    <w:p w14:paraId="3089927B" w14:textId="27403AA2" w:rsidR="005D2440" w:rsidRDefault="004E7F43" w:rsidP="002409CD">
      <w:pPr>
        <w:pStyle w:val="BodyText"/>
      </w:pPr>
      <w:r w:rsidRPr="004E7F43">
        <w:rPr>
          <w:color w:val="0070C0"/>
          <w:u w:val="single"/>
        </w:rPr>
        <w:t>Go Back</w:t>
      </w:r>
      <w:r w:rsidR="005D2440">
        <w:object w:dxaOrig="9348" w:dyaOrig="6192" w14:anchorId="5E095789">
          <v:shape id="_x0000_i1063" type="#_x0000_t75" style="width:137.6pt;height:32.1pt" o:ole="">
            <v:imagedata r:id="rId20" o:title="" croptop="6359f" cropbottom="54729f" cropright="52949f"/>
          </v:shape>
          <o:OLEObject Type="Embed" ProgID="PBrush" ShapeID="_x0000_i1063" DrawAspect="Content" ObjectID="_1548232712" r:id="rId67"/>
        </w:object>
      </w:r>
    </w:p>
    <w:tbl>
      <w:tblPr>
        <w:tblStyle w:val="TableGrid"/>
        <w:tblW w:w="5000" w:type="pct"/>
        <w:tblLook w:val="04A0" w:firstRow="1" w:lastRow="0" w:firstColumn="1" w:lastColumn="0" w:noHBand="0" w:noVBand="1"/>
      </w:tblPr>
      <w:tblGrid>
        <w:gridCol w:w="1832"/>
        <w:gridCol w:w="1782"/>
        <w:gridCol w:w="468"/>
        <w:gridCol w:w="1217"/>
        <w:gridCol w:w="1652"/>
        <w:gridCol w:w="1169"/>
        <w:gridCol w:w="1456"/>
      </w:tblGrid>
      <w:tr w:rsidR="005D2440" w:rsidRPr="00E17754" w14:paraId="790D171E" w14:textId="77777777" w:rsidTr="005D2440">
        <w:trPr>
          <w:trHeight w:val="210"/>
        </w:trPr>
        <w:tc>
          <w:tcPr>
            <w:tcW w:w="957" w:type="pct"/>
            <w:shd w:val="clear" w:color="auto" w:fill="DBE5F1" w:themeFill="accent1" w:themeFillTint="33"/>
          </w:tcPr>
          <w:p w14:paraId="650A7831" w14:textId="77777777" w:rsidR="005D2440" w:rsidRPr="00E17754" w:rsidRDefault="005D2440" w:rsidP="002409CD">
            <w:r w:rsidRPr="00E17754">
              <w:t xml:space="preserve">                                                                                                                                            </w:t>
            </w:r>
          </w:p>
        </w:tc>
        <w:tc>
          <w:tcPr>
            <w:tcW w:w="931" w:type="pct"/>
            <w:shd w:val="clear" w:color="auto" w:fill="DBE5F1" w:themeFill="accent1" w:themeFillTint="33"/>
          </w:tcPr>
          <w:p w14:paraId="5DB1D840" w14:textId="77777777" w:rsidR="005D2440" w:rsidRPr="00E17754" w:rsidRDefault="005D2440" w:rsidP="002409CD">
            <w:r w:rsidRPr="00E17754">
              <w:t>Related type/mechanism</w:t>
            </w:r>
          </w:p>
        </w:tc>
        <w:tc>
          <w:tcPr>
            <w:tcW w:w="243" w:type="pct"/>
            <w:shd w:val="clear" w:color="auto" w:fill="DBE5F1" w:themeFill="accent1" w:themeFillTint="33"/>
          </w:tcPr>
          <w:p w14:paraId="0AC1F109" w14:textId="77777777" w:rsidR="005D2440" w:rsidRPr="00E17754" w:rsidRDefault="005D2440" w:rsidP="002409CD"/>
        </w:tc>
        <w:tc>
          <w:tcPr>
            <w:tcW w:w="635" w:type="pct"/>
            <w:shd w:val="clear" w:color="auto" w:fill="DBE5F1" w:themeFill="accent1" w:themeFillTint="33"/>
          </w:tcPr>
          <w:p w14:paraId="4D489B51" w14:textId="77777777" w:rsidR="005D2440" w:rsidRPr="00E17754" w:rsidRDefault="005D2440" w:rsidP="002409CD">
            <w:r w:rsidRPr="00E17754">
              <w:t>Sent for testing</w:t>
            </w:r>
          </w:p>
        </w:tc>
        <w:tc>
          <w:tcPr>
            <w:tcW w:w="863" w:type="pct"/>
            <w:shd w:val="clear" w:color="auto" w:fill="DBE5F1" w:themeFill="accent1" w:themeFillTint="33"/>
          </w:tcPr>
          <w:p w14:paraId="757B6357" w14:textId="77777777" w:rsidR="005D2440" w:rsidRPr="00E17754" w:rsidRDefault="005D2440" w:rsidP="002409CD">
            <w:r w:rsidRPr="00E17754">
              <w:t>Form Name</w:t>
            </w:r>
          </w:p>
        </w:tc>
        <w:tc>
          <w:tcPr>
            <w:tcW w:w="611" w:type="pct"/>
            <w:shd w:val="clear" w:color="auto" w:fill="DBE5F1" w:themeFill="accent1" w:themeFillTint="33"/>
          </w:tcPr>
          <w:p w14:paraId="199EF68C" w14:textId="77777777" w:rsidR="005D2440" w:rsidRPr="00E17754" w:rsidRDefault="005D2440" w:rsidP="002409CD">
            <w:r w:rsidRPr="00E17754">
              <w:t>Form type</w:t>
            </w:r>
          </w:p>
        </w:tc>
        <w:tc>
          <w:tcPr>
            <w:tcW w:w="760" w:type="pct"/>
            <w:shd w:val="clear" w:color="auto" w:fill="DBE5F1" w:themeFill="accent1" w:themeFillTint="33"/>
          </w:tcPr>
          <w:p w14:paraId="026508BE" w14:textId="77777777" w:rsidR="005D2440" w:rsidRPr="00E17754" w:rsidRDefault="005D2440" w:rsidP="002409CD">
            <w:r w:rsidRPr="00E17754">
              <w:t>Tested?</w:t>
            </w:r>
          </w:p>
        </w:tc>
      </w:tr>
      <w:tr w:rsidR="005D2440" w:rsidRPr="00E17754" w14:paraId="3A06AB35" w14:textId="77777777" w:rsidTr="005D2440">
        <w:trPr>
          <w:trHeight w:val="210"/>
        </w:trPr>
        <w:tc>
          <w:tcPr>
            <w:tcW w:w="957" w:type="pct"/>
          </w:tcPr>
          <w:p w14:paraId="063CDFA7" w14:textId="519E038B" w:rsidR="005D2440" w:rsidRPr="00E17754" w:rsidRDefault="005D2440" w:rsidP="002409CD">
            <w:r w:rsidRPr="00E17754">
              <w:rPr>
                <w:rFonts w:eastAsia="Calibri"/>
              </w:rPr>
              <w:object w:dxaOrig="156" w:dyaOrig="144" w14:anchorId="07B89105">
                <v:shape id="_x0000_i1064" type="#_x0000_t75" style="width:14.95pt;height:14.95pt" o:ole="">
                  <v:imagedata r:id="rId22" o:title=""/>
                </v:shape>
                <o:OLEObject Type="Embed" ProgID="PBrush" ShapeID="_x0000_i1064" DrawAspect="Content" ObjectID="_1548232713" r:id="rId68"/>
              </w:object>
            </w:r>
            <w:r w:rsidRPr="00E17754">
              <w:t xml:space="preserve"> </w:t>
            </w:r>
            <w:r>
              <w:t xml:space="preserve">Revision </w:t>
            </w:r>
            <w:proofErr w:type="spellStart"/>
            <w:r w:rsidR="008E1FD4">
              <w:t>Greesheet</w:t>
            </w:r>
            <w:proofErr w:type="spellEnd"/>
            <w:r w:rsidR="008E1FD4">
              <w:t xml:space="preserve"> F</w:t>
            </w:r>
            <w:r>
              <w:t>orm</w:t>
            </w:r>
            <w:r w:rsidRPr="00E17754">
              <w:t>:</w:t>
            </w:r>
          </w:p>
        </w:tc>
        <w:tc>
          <w:tcPr>
            <w:tcW w:w="931" w:type="pct"/>
          </w:tcPr>
          <w:p w14:paraId="685CB68C" w14:textId="0E594B37" w:rsidR="005D2440" w:rsidRPr="00E17754" w:rsidRDefault="005D2440" w:rsidP="002409CD">
            <w:pPr>
              <w:rPr>
                <w:color w:val="0070C0"/>
                <w:u w:val="single"/>
              </w:rPr>
            </w:pPr>
            <w:r>
              <w:t>All/All</w:t>
            </w:r>
          </w:p>
        </w:tc>
        <w:tc>
          <w:tcPr>
            <w:tcW w:w="243" w:type="pct"/>
          </w:tcPr>
          <w:p w14:paraId="47D4117E" w14:textId="77777777" w:rsidR="005D2440" w:rsidRPr="00E17754" w:rsidRDefault="005D2440" w:rsidP="002409CD">
            <w:pPr>
              <w:rPr>
                <w:color w:val="0070C0"/>
                <w:u w:val="single"/>
              </w:rPr>
            </w:pPr>
            <w:r w:rsidRPr="00E17754">
              <w:rPr>
                <w:rFonts w:eastAsia="Calibri"/>
              </w:rPr>
              <w:object w:dxaOrig="372" w:dyaOrig="372" w14:anchorId="4EA016B3">
                <v:shape id="_x0000_i1065" type="#_x0000_t75" style="width:12.85pt;height:12.85pt" o:ole="">
                  <v:imagedata r:id="rId24" o:title=""/>
                </v:shape>
                <o:OLEObject Type="Embed" ProgID="PBrush" ShapeID="_x0000_i1065" DrawAspect="Content" ObjectID="_1548232714" r:id="rId69"/>
              </w:object>
            </w:r>
          </w:p>
        </w:tc>
        <w:tc>
          <w:tcPr>
            <w:tcW w:w="635" w:type="pct"/>
          </w:tcPr>
          <w:p w14:paraId="2DAFF98C" w14:textId="77777777" w:rsidR="005D2440" w:rsidRPr="00E17754" w:rsidRDefault="005D2440" w:rsidP="002409CD">
            <w:pPr>
              <w:rPr>
                <w:color w:val="0070C0"/>
              </w:rPr>
            </w:pPr>
            <w:r w:rsidRPr="00E17754">
              <w:t>10/20/2016</w:t>
            </w:r>
          </w:p>
        </w:tc>
        <w:tc>
          <w:tcPr>
            <w:tcW w:w="863" w:type="pct"/>
          </w:tcPr>
          <w:p w14:paraId="5305437A" w14:textId="7D17C695" w:rsidR="005D2440" w:rsidRPr="00E17754" w:rsidRDefault="005D2440" w:rsidP="002409CD">
            <w:r w:rsidRPr="00E17754">
              <w:t>&lt;</w:t>
            </w:r>
            <w:r>
              <w:t>Revision form</w:t>
            </w:r>
            <w:r w:rsidRPr="00E17754">
              <w:t xml:space="preserve">&gt;   </w:t>
            </w:r>
          </w:p>
        </w:tc>
        <w:tc>
          <w:tcPr>
            <w:tcW w:w="611" w:type="pct"/>
          </w:tcPr>
          <w:p w14:paraId="0BFA9470" w14:textId="77543364" w:rsidR="005D2440" w:rsidRPr="00E17754" w:rsidRDefault="005D2440" w:rsidP="002409CD">
            <w:r>
              <w:t>Revision</w:t>
            </w:r>
          </w:p>
        </w:tc>
        <w:tc>
          <w:tcPr>
            <w:tcW w:w="760" w:type="pct"/>
          </w:tcPr>
          <w:p w14:paraId="271D3C7E" w14:textId="77777777" w:rsidR="005D2440" w:rsidRPr="00E17754" w:rsidRDefault="005D2440" w:rsidP="002409CD">
            <w:r w:rsidRPr="00E17754">
              <w:t>Y (John Doe)</w:t>
            </w:r>
          </w:p>
          <w:p w14:paraId="27A68345" w14:textId="77777777" w:rsidR="005D2440" w:rsidRPr="00E17754" w:rsidRDefault="005D2440" w:rsidP="002409CD">
            <w:r w:rsidRPr="00E17754">
              <w:t>Y (Bill Smith)</w:t>
            </w:r>
          </w:p>
        </w:tc>
      </w:tr>
    </w:tbl>
    <w:p w14:paraId="4B1FDEE6" w14:textId="48F1DAB8" w:rsidR="005D2440" w:rsidRPr="00A20307" w:rsidRDefault="005D2440" w:rsidP="002409CD">
      <w:pPr>
        <w:pStyle w:val="BodyText"/>
      </w:pPr>
      <w:r>
        <w:rPr>
          <w:noProof/>
        </w:rPr>
        <w:drawing>
          <wp:inline distT="0" distB="0" distL="0" distR="0" wp14:anchorId="01609F49" wp14:editId="72CB7035">
            <wp:extent cx="2549769" cy="310661"/>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7692" t="70945" r="51790" b="24590"/>
                    <a:stretch/>
                  </pic:blipFill>
                  <pic:spPr bwMode="auto">
                    <a:xfrm>
                      <a:off x="0" y="0"/>
                      <a:ext cx="2593764" cy="316021"/>
                    </a:xfrm>
                    <a:prstGeom prst="rect">
                      <a:avLst/>
                    </a:prstGeom>
                    <a:ln>
                      <a:noFill/>
                    </a:ln>
                    <a:extLst>
                      <a:ext uri="{53640926-AAD7-44D8-BBD7-CCE9431645EC}">
                        <a14:shadowObscured xmlns:a14="http://schemas.microsoft.com/office/drawing/2010/main"/>
                      </a:ext>
                    </a:extLst>
                  </pic:spPr>
                </pic:pic>
              </a:graphicData>
            </a:graphic>
          </wp:inline>
        </w:drawing>
      </w:r>
    </w:p>
    <w:p w14:paraId="51E5B964" w14:textId="78A992F7" w:rsidR="003A277A" w:rsidRDefault="003A277A" w:rsidP="002409CD">
      <w:pPr>
        <w:pStyle w:val="Heading2"/>
        <w:numPr>
          <w:ilvl w:val="1"/>
          <w:numId w:val="28"/>
        </w:numPr>
      </w:pPr>
      <w:bookmarkStart w:id="26" w:name="_Toc474487040"/>
      <w:r>
        <w:t>Review and Test Module Screen Data elements</w:t>
      </w:r>
      <w:bookmarkEnd w:id="26"/>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2409CD">
            <w:r w:rsidRPr="004A5C0B">
              <w:t>Element Name</w:t>
            </w:r>
          </w:p>
        </w:tc>
        <w:tc>
          <w:tcPr>
            <w:tcW w:w="2970" w:type="dxa"/>
            <w:shd w:val="clear" w:color="auto" w:fill="DDD9C3" w:themeFill="background2" w:themeFillShade="E6"/>
          </w:tcPr>
          <w:p w14:paraId="12E4205E" w14:textId="77777777" w:rsidR="00EC5443" w:rsidRPr="004A5C0B" w:rsidRDefault="00EC5443" w:rsidP="002409CD">
            <w:r w:rsidRPr="004A5C0B">
              <w:t>Description</w:t>
            </w:r>
          </w:p>
        </w:tc>
        <w:tc>
          <w:tcPr>
            <w:tcW w:w="1350" w:type="dxa"/>
            <w:shd w:val="clear" w:color="auto" w:fill="DDD9C3" w:themeFill="background2" w:themeFillShade="E6"/>
          </w:tcPr>
          <w:p w14:paraId="54BA7AA2" w14:textId="77777777" w:rsidR="00EC5443" w:rsidRPr="004A5C0B" w:rsidRDefault="00EC5443" w:rsidP="002409CD">
            <w:r w:rsidRPr="004A5C0B">
              <w:t>Element Type</w:t>
            </w:r>
          </w:p>
        </w:tc>
        <w:tc>
          <w:tcPr>
            <w:tcW w:w="2718" w:type="dxa"/>
            <w:shd w:val="clear" w:color="auto" w:fill="DDD9C3" w:themeFill="background2" w:themeFillShade="E6"/>
          </w:tcPr>
          <w:p w14:paraId="10FF7371" w14:textId="77777777" w:rsidR="00EC5443" w:rsidRPr="004A5C0B" w:rsidRDefault="00EC5443" w:rsidP="002409CD">
            <w:r w:rsidRPr="004A5C0B">
              <w:t>Comments</w:t>
            </w:r>
          </w:p>
        </w:tc>
      </w:tr>
      <w:tr w:rsidR="00EC5443" w:rsidRPr="00DE06BD" w14:paraId="52B98D13" w14:textId="77777777" w:rsidTr="003628EC">
        <w:trPr>
          <w:trHeight w:val="314"/>
        </w:trPr>
        <w:tc>
          <w:tcPr>
            <w:tcW w:w="2538" w:type="dxa"/>
          </w:tcPr>
          <w:p w14:paraId="1BE169C1" w14:textId="6302851B" w:rsidR="00EC5443" w:rsidRDefault="00B309AC" w:rsidP="002409CD">
            <w:r>
              <w:lastRenderedPageBreak/>
              <w:t xml:space="preserve">Review and Test </w:t>
            </w:r>
            <w:r w:rsidRPr="00B309AC">
              <w:rPr>
                <w:color w:val="0070C0"/>
              </w:rPr>
              <w:t>&lt;insert module name&gt;</w:t>
            </w:r>
            <w:r>
              <w:t xml:space="preserve"> Module</w:t>
            </w:r>
          </w:p>
        </w:tc>
        <w:tc>
          <w:tcPr>
            <w:tcW w:w="2970" w:type="dxa"/>
          </w:tcPr>
          <w:p w14:paraId="31A2E316" w14:textId="77777777" w:rsidR="00EC5443" w:rsidRDefault="00EC5443" w:rsidP="002409CD">
            <w:r>
              <w:t>Screen title</w:t>
            </w:r>
          </w:p>
        </w:tc>
        <w:tc>
          <w:tcPr>
            <w:tcW w:w="1350" w:type="dxa"/>
          </w:tcPr>
          <w:p w14:paraId="50EE91E4" w14:textId="77777777" w:rsidR="00EC5443" w:rsidRDefault="00EC5443" w:rsidP="002409CD">
            <w:r>
              <w:t>Read-only</w:t>
            </w:r>
          </w:p>
        </w:tc>
        <w:tc>
          <w:tcPr>
            <w:tcW w:w="2718" w:type="dxa"/>
          </w:tcPr>
          <w:p w14:paraId="6B5FBBEE" w14:textId="77777777" w:rsidR="00EC5443" w:rsidRPr="00DE06BD" w:rsidRDefault="00EC5443" w:rsidP="002409CD"/>
        </w:tc>
      </w:tr>
      <w:tr w:rsidR="004E7F43" w:rsidRPr="00DE06BD" w14:paraId="7D186DCB" w14:textId="77777777" w:rsidTr="003628EC">
        <w:trPr>
          <w:trHeight w:val="314"/>
        </w:trPr>
        <w:tc>
          <w:tcPr>
            <w:tcW w:w="2538" w:type="dxa"/>
          </w:tcPr>
          <w:p w14:paraId="6D5E05CD" w14:textId="4305571A" w:rsidR="004E7F43" w:rsidRDefault="004E7F43" w:rsidP="002409CD">
            <w:r>
              <w:t>Go Back</w:t>
            </w:r>
          </w:p>
        </w:tc>
        <w:tc>
          <w:tcPr>
            <w:tcW w:w="2970" w:type="dxa"/>
          </w:tcPr>
          <w:p w14:paraId="4B1183AE" w14:textId="0B3E09AF" w:rsidR="004E7F43" w:rsidRDefault="004E7F43" w:rsidP="002409CD">
            <w:r>
              <w:t xml:space="preserve">Allows to </w:t>
            </w:r>
            <w:proofErr w:type="gramStart"/>
            <w:r>
              <w:t>return back</w:t>
            </w:r>
            <w:proofErr w:type="gramEnd"/>
            <w:r>
              <w:t xml:space="preserve"> to </w:t>
            </w:r>
            <w:r w:rsidR="0000619C">
              <w:t xml:space="preserve">Review Draft </w:t>
            </w:r>
            <w:proofErr w:type="spellStart"/>
            <w:r w:rsidR="0000619C">
              <w:t>Greensheets</w:t>
            </w:r>
            <w:proofErr w:type="spellEnd"/>
            <w:r w:rsidR="0000619C">
              <w:t xml:space="preserve"> screen</w:t>
            </w:r>
          </w:p>
        </w:tc>
        <w:tc>
          <w:tcPr>
            <w:tcW w:w="1350" w:type="dxa"/>
          </w:tcPr>
          <w:p w14:paraId="79F58DF0" w14:textId="6FF40D10" w:rsidR="004E7F43" w:rsidRDefault="004E7F43" w:rsidP="002409CD">
            <w:r>
              <w:t>Navigation link</w:t>
            </w:r>
          </w:p>
        </w:tc>
        <w:tc>
          <w:tcPr>
            <w:tcW w:w="2718" w:type="dxa"/>
          </w:tcPr>
          <w:p w14:paraId="5C532752" w14:textId="77777777" w:rsidR="004E7F43" w:rsidRPr="00DE06BD" w:rsidRDefault="004E7F43" w:rsidP="002409CD"/>
        </w:tc>
      </w:tr>
      <w:tr w:rsidR="00EC5443" w:rsidRPr="00DE06BD" w14:paraId="5F18FE79" w14:textId="77777777" w:rsidTr="003628EC">
        <w:tc>
          <w:tcPr>
            <w:tcW w:w="2538" w:type="dxa"/>
          </w:tcPr>
          <w:p w14:paraId="3365F63B" w14:textId="44912E88" w:rsidR="00EC5443" w:rsidRDefault="00B309AC" w:rsidP="002409CD">
            <w:r>
              <w:t>Send email to Testers</w:t>
            </w:r>
          </w:p>
        </w:tc>
        <w:tc>
          <w:tcPr>
            <w:tcW w:w="2970" w:type="dxa"/>
          </w:tcPr>
          <w:p w14:paraId="69A41796" w14:textId="16FABBF8" w:rsidR="00EC5443" w:rsidRDefault="00D1304A" w:rsidP="002409CD">
            <w:r>
              <w:t xml:space="preserve">See this doc., sec. </w:t>
            </w:r>
            <w:r w:rsidR="00DE0D74">
              <w:t xml:space="preserve">Overall business flow description =&gt; </w:t>
            </w:r>
            <w:r>
              <w:t>For user with Author/Approver or Draft</w:t>
            </w:r>
            <w:r w:rsidRPr="009B76C6">
              <w:t xml:space="preserve"> Administrator </w:t>
            </w:r>
            <w:r>
              <w:t>role =&gt; Email to testers</w:t>
            </w:r>
          </w:p>
        </w:tc>
        <w:tc>
          <w:tcPr>
            <w:tcW w:w="1350" w:type="dxa"/>
          </w:tcPr>
          <w:p w14:paraId="5729D3BF" w14:textId="296DD99C" w:rsidR="00EC5443" w:rsidRDefault="00B309AC" w:rsidP="002409CD">
            <w:r>
              <w:t>Button</w:t>
            </w:r>
          </w:p>
        </w:tc>
        <w:tc>
          <w:tcPr>
            <w:tcW w:w="2718" w:type="dxa"/>
          </w:tcPr>
          <w:p w14:paraId="7AAD22B2" w14:textId="77777777" w:rsidR="00EC5443" w:rsidRPr="00DE06BD" w:rsidRDefault="00EC5443" w:rsidP="002409CD"/>
        </w:tc>
      </w:tr>
      <w:tr w:rsidR="00D1304A" w:rsidRPr="00DE06BD" w14:paraId="4AAAC222" w14:textId="77777777" w:rsidTr="003628EC">
        <w:tc>
          <w:tcPr>
            <w:tcW w:w="2538" w:type="dxa"/>
          </w:tcPr>
          <w:p w14:paraId="0D6F0053" w14:textId="01E99028" w:rsidR="00D1304A" w:rsidRDefault="00D1304A" w:rsidP="002409CD">
            <w:r>
              <w:t>Section</w:t>
            </w:r>
          </w:p>
        </w:tc>
        <w:tc>
          <w:tcPr>
            <w:tcW w:w="2970" w:type="dxa"/>
          </w:tcPr>
          <w:p w14:paraId="3A057190" w14:textId="594E5768" w:rsidR="00D1304A" w:rsidRDefault="00D1304A" w:rsidP="002409CD">
            <w:r>
              <w:t>Values:</w:t>
            </w:r>
          </w:p>
          <w:p w14:paraId="0A81920E" w14:textId="78258994" w:rsidR="00D1304A" w:rsidRPr="00D1304A" w:rsidRDefault="00D1304A" w:rsidP="002409CD">
            <w:pPr>
              <w:pStyle w:val="ListParagraph"/>
              <w:numPr>
                <w:ilvl w:val="0"/>
                <w:numId w:val="29"/>
              </w:numPr>
            </w:pPr>
            <w:r w:rsidRPr="00D1304A">
              <w:t>New type/mechanism combinations added</w:t>
            </w:r>
            <w:r>
              <w:t xml:space="preserve"> </w:t>
            </w:r>
            <w:r w:rsidRPr="00D1304A">
              <w:t>---expanded by default</w:t>
            </w:r>
            <w:r w:rsidR="007128B3">
              <w:t>, not displayed for Revision module</w:t>
            </w:r>
          </w:p>
          <w:p w14:paraId="7DE26AD0" w14:textId="388007AA" w:rsidR="00D1304A" w:rsidRPr="00D1304A" w:rsidRDefault="00D1304A" w:rsidP="002409CD">
            <w:pPr>
              <w:pStyle w:val="ListParagraph"/>
              <w:numPr>
                <w:ilvl w:val="0"/>
                <w:numId w:val="29"/>
              </w:numPr>
            </w:pPr>
            <w:r w:rsidRPr="00D1304A">
              <w:t>Existing type/mechanism combinations deleted ---expanded by default</w:t>
            </w:r>
            <w:r w:rsidR="007128B3">
              <w:t>, not displayed for Revision module</w:t>
            </w:r>
          </w:p>
          <w:p w14:paraId="19D3A5B2" w14:textId="73AC2C59" w:rsidR="00D1304A" w:rsidRPr="00D1304A" w:rsidRDefault="00D1304A" w:rsidP="002409CD">
            <w:pPr>
              <w:pStyle w:val="ListParagraph"/>
              <w:numPr>
                <w:ilvl w:val="0"/>
                <w:numId w:val="29"/>
              </w:numPr>
            </w:pPr>
            <w:r w:rsidRPr="00D1304A">
              <w:t>Existing type/mechanism combinations where questionnaire is updated</w:t>
            </w:r>
            <w:r w:rsidRPr="00D1304A">
              <w:rPr>
                <w:color w:val="0070C0"/>
              </w:rPr>
              <w:t>---expanded by default</w:t>
            </w:r>
            <w:r w:rsidR="007128B3">
              <w:rPr>
                <w:color w:val="0070C0"/>
              </w:rPr>
              <w:t>, not displayed for Revision module</w:t>
            </w:r>
          </w:p>
          <w:p w14:paraId="36B5A170" w14:textId="2A4DA2D7" w:rsidR="00D1304A" w:rsidRPr="008E1FD4" w:rsidRDefault="00D1304A" w:rsidP="002409CD">
            <w:pPr>
              <w:pStyle w:val="ListParagraph"/>
              <w:numPr>
                <w:ilvl w:val="0"/>
                <w:numId w:val="29"/>
              </w:numPr>
            </w:pPr>
            <w:r w:rsidRPr="00D1304A">
              <w:t>Existing type/mechanism combinations with no changes---</w:t>
            </w:r>
            <w:r>
              <w:t>collapsed</w:t>
            </w:r>
            <w:r w:rsidRPr="00D1304A">
              <w:t xml:space="preserve"> by default</w:t>
            </w:r>
            <w:r w:rsidR="007128B3">
              <w:t>, not displayed for Revision module</w:t>
            </w:r>
          </w:p>
          <w:p w14:paraId="766C1683" w14:textId="087FFFF7" w:rsidR="008E1FD4" w:rsidRPr="00D1304A" w:rsidRDefault="008E1FD4" w:rsidP="002409CD">
            <w:pPr>
              <w:pStyle w:val="ListParagraph"/>
              <w:numPr>
                <w:ilvl w:val="0"/>
                <w:numId w:val="29"/>
              </w:numPr>
            </w:pPr>
            <w:r>
              <w:t xml:space="preserve">Revision </w:t>
            </w:r>
            <w:proofErr w:type="spellStart"/>
            <w:r>
              <w:t>Greensheet</w:t>
            </w:r>
            <w:proofErr w:type="spellEnd"/>
            <w:r>
              <w:t xml:space="preserve"> F</w:t>
            </w:r>
            <w:r w:rsidRPr="008E1FD4">
              <w:t xml:space="preserve">orm </w:t>
            </w:r>
            <w:r w:rsidRPr="00D1304A">
              <w:t>---</w:t>
            </w:r>
            <w:r>
              <w:t>appli</w:t>
            </w:r>
            <w:r w:rsidR="007128B3">
              <w:t>cable to the screen for R</w:t>
            </w:r>
            <w:r>
              <w:t xml:space="preserve">evision module only, </w:t>
            </w:r>
            <w:r w:rsidRPr="00D1304A">
              <w:t>expanded by default</w:t>
            </w:r>
          </w:p>
        </w:tc>
        <w:tc>
          <w:tcPr>
            <w:tcW w:w="1350" w:type="dxa"/>
          </w:tcPr>
          <w:p w14:paraId="2BA89FCB" w14:textId="2D641B2B" w:rsidR="00D1304A" w:rsidRDefault="00D1304A" w:rsidP="002409CD">
            <w:r>
              <w:t>Read-only label</w:t>
            </w:r>
          </w:p>
        </w:tc>
        <w:tc>
          <w:tcPr>
            <w:tcW w:w="2718" w:type="dxa"/>
          </w:tcPr>
          <w:p w14:paraId="7F07007D" w14:textId="7FA31568" w:rsidR="00D1304A" w:rsidRPr="00DE06BD" w:rsidRDefault="00D1304A" w:rsidP="002409CD">
            <w:r>
              <w:t>Expandable/collapsible</w:t>
            </w:r>
          </w:p>
        </w:tc>
      </w:tr>
      <w:tr w:rsidR="00D1304A" w:rsidRPr="00DE06BD" w14:paraId="092FF245" w14:textId="77777777" w:rsidTr="003628EC">
        <w:tc>
          <w:tcPr>
            <w:tcW w:w="2538" w:type="dxa"/>
          </w:tcPr>
          <w:p w14:paraId="68EE7C56" w14:textId="31EC900D" w:rsidR="00D1304A" w:rsidRDefault="00D1304A" w:rsidP="002409CD">
            <w:r>
              <w:t>Related type/mechanism</w:t>
            </w:r>
          </w:p>
        </w:tc>
        <w:tc>
          <w:tcPr>
            <w:tcW w:w="2970" w:type="dxa"/>
          </w:tcPr>
          <w:p w14:paraId="2024D55F" w14:textId="2B10E208" w:rsidR="00D1304A" w:rsidRDefault="007F681C" w:rsidP="002409CD">
            <w:r>
              <w:t>Set of Application type/A</w:t>
            </w:r>
            <w:r w:rsidR="00D1304A">
              <w:t>pplication mechanism</w:t>
            </w:r>
            <w:r>
              <w:t xml:space="preserve"> combinations, related to this </w:t>
            </w:r>
            <w:r>
              <w:lastRenderedPageBreak/>
              <w:t>form in Form Builder</w:t>
            </w:r>
          </w:p>
        </w:tc>
        <w:tc>
          <w:tcPr>
            <w:tcW w:w="1350" w:type="dxa"/>
          </w:tcPr>
          <w:p w14:paraId="401A6717" w14:textId="4610EC55" w:rsidR="00D1304A" w:rsidRDefault="00D1304A" w:rsidP="002409CD">
            <w:r>
              <w:lastRenderedPageBreak/>
              <w:t>Read-only</w:t>
            </w:r>
          </w:p>
        </w:tc>
        <w:tc>
          <w:tcPr>
            <w:tcW w:w="2718" w:type="dxa"/>
          </w:tcPr>
          <w:p w14:paraId="4FF1C56E" w14:textId="49855DCB" w:rsidR="00D1304A" w:rsidRPr="00DE06BD" w:rsidRDefault="00D1304A" w:rsidP="002409CD"/>
        </w:tc>
      </w:tr>
      <w:tr w:rsidR="00D1304A" w:rsidRPr="00DE06BD" w14:paraId="229FCB8D" w14:textId="77777777" w:rsidTr="003628EC">
        <w:tc>
          <w:tcPr>
            <w:tcW w:w="2538" w:type="dxa"/>
          </w:tcPr>
          <w:p w14:paraId="0C116F86" w14:textId="2A5716E2" w:rsidR="00D1304A" w:rsidRDefault="00D1304A" w:rsidP="002409CD">
            <w:r>
              <w:lastRenderedPageBreak/>
              <w:t>Select</w:t>
            </w:r>
          </w:p>
        </w:tc>
        <w:tc>
          <w:tcPr>
            <w:tcW w:w="2970" w:type="dxa"/>
          </w:tcPr>
          <w:p w14:paraId="13F02FEA" w14:textId="7107254B" w:rsidR="00D1304A" w:rsidRDefault="00D1304A" w:rsidP="002409CD">
            <w:r>
              <w:t xml:space="preserve">Allows to select </w:t>
            </w:r>
            <w:proofErr w:type="spellStart"/>
            <w:r>
              <w:t>form(s</w:t>
            </w:r>
            <w:proofErr w:type="spellEnd"/>
            <w:r>
              <w:t>) for which email should be send to testers</w:t>
            </w:r>
          </w:p>
        </w:tc>
        <w:tc>
          <w:tcPr>
            <w:tcW w:w="1350" w:type="dxa"/>
          </w:tcPr>
          <w:p w14:paraId="006ADB62" w14:textId="528404C6" w:rsidR="00D1304A" w:rsidRDefault="00D1304A" w:rsidP="002409CD">
            <w:r>
              <w:t>Checkbox</w:t>
            </w:r>
          </w:p>
        </w:tc>
        <w:tc>
          <w:tcPr>
            <w:tcW w:w="2718" w:type="dxa"/>
          </w:tcPr>
          <w:p w14:paraId="36DBF989" w14:textId="77777777" w:rsidR="00D1304A" w:rsidRDefault="00D1304A" w:rsidP="002409CD">
            <w:r>
              <w:t>Not displayed in sections:</w:t>
            </w:r>
          </w:p>
          <w:p w14:paraId="03DE3E4D" w14:textId="77777777" w:rsidR="00D1304A" w:rsidRDefault="00D1304A" w:rsidP="002409CD">
            <w:r>
              <w:t xml:space="preserve">“Existing type/mechanism combinations deleted” </w:t>
            </w:r>
          </w:p>
          <w:p w14:paraId="66789692" w14:textId="77777777" w:rsidR="00D1304A" w:rsidRDefault="00D1304A" w:rsidP="002409CD">
            <w:r>
              <w:t xml:space="preserve">And </w:t>
            </w:r>
          </w:p>
          <w:p w14:paraId="1E6EFAFF" w14:textId="5AD31C9B" w:rsidR="00D1304A" w:rsidRPr="00DE06BD" w:rsidRDefault="00D1304A" w:rsidP="002409CD">
            <w:r>
              <w:t>“Existing type/mechanism combinations with no changes”</w:t>
            </w:r>
          </w:p>
        </w:tc>
      </w:tr>
      <w:tr w:rsidR="00D1304A" w:rsidRPr="00DE06BD" w14:paraId="3F5ECDC7" w14:textId="77777777" w:rsidTr="003628EC">
        <w:tc>
          <w:tcPr>
            <w:tcW w:w="2538" w:type="dxa"/>
          </w:tcPr>
          <w:p w14:paraId="56C6B6D5" w14:textId="1CC93871" w:rsidR="00D1304A" w:rsidRDefault="00D1304A" w:rsidP="002409CD">
            <w:r>
              <w:t>Sent for testing</w:t>
            </w:r>
          </w:p>
        </w:tc>
        <w:tc>
          <w:tcPr>
            <w:tcW w:w="2970" w:type="dxa"/>
          </w:tcPr>
          <w:p w14:paraId="2060F5BA" w14:textId="2C641BF0" w:rsidR="00D1304A" w:rsidRDefault="00D1304A" w:rsidP="002409CD">
            <w:r>
              <w:t>Date when Actor selected the checkbox for this form and clicked “Send email to Testers” button</w:t>
            </w:r>
          </w:p>
        </w:tc>
        <w:tc>
          <w:tcPr>
            <w:tcW w:w="1350" w:type="dxa"/>
          </w:tcPr>
          <w:p w14:paraId="42BFAD12" w14:textId="1322B43D" w:rsidR="00D1304A" w:rsidRDefault="00D1304A" w:rsidP="002409CD">
            <w:r>
              <w:t>Read-only</w:t>
            </w:r>
          </w:p>
        </w:tc>
        <w:tc>
          <w:tcPr>
            <w:tcW w:w="2718" w:type="dxa"/>
          </w:tcPr>
          <w:p w14:paraId="1D449B8B" w14:textId="77777777" w:rsidR="00D1304A" w:rsidRDefault="00D1304A" w:rsidP="002409CD">
            <w:r>
              <w:t>Format MM/DD/YYYY</w:t>
            </w:r>
          </w:p>
          <w:p w14:paraId="24049F93" w14:textId="77777777" w:rsidR="00D1304A" w:rsidRDefault="00D1304A" w:rsidP="002409CD"/>
          <w:p w14:paraId="4E5F76D6" w14:textId="742E01B6" w:rsidR="00D1304A" w:rsidRPr="00DE06BD" w:rsidRDefault="00D1304A" w:rsidP="002409CD"/>
        </w:tc>
      </w:tr>
      <w:tr w:rsidR="00D1304A" w:rsidRPr="00DE06BD" w14:paraId="5F7D2F88" w14:textId="77777777" w:rsidTr="003628EC">
        <w:tc>
          <w:tcPr>
            <w:tcW w:w="2538" w:type="dxa"/>
          </w:tcPr>
          <w:p w14:paraId="79778119" w14:textId="52BD2991" w:rsidR="00D1304A" w:rsidRDefault="00D1304A" w:rsidP="002409CD">
            <w:r>
              <w:t>Form Name</w:t>
            </w:r>
          </w:p>
        </w:tc>
        <w:tc>
          <w:tcPr>
            <w:tcW w:w="2970" w:type="dxa"/>
          </w:tcPr>
          <w:p w14:paraId="78A082BB" w14:textId="2E3F5EB2" w:rsidR="00D1304A" w:rsidRDefault="00D1304A" w:rsidP="002409CD">
            <w:r>
              <w:t>New form name, exported from Form Builder</w:t>
            </w:r>
          </w:p>
        </w:tc>
        <w:tc>
          <w:tcPr>
            <w:tcW w:w="1350" w:type="dxa"/>
          </w:tcPr>
          <w:p w14:paraId="40C43A71" w14:textId="449B6F0F" w:rsidR="00D1304A" w:rsidRDefault="003628EC" w:rsidP="002409CD">
            <w:r>
              <w:t>Hyperlink or read-only</w:t>
            </w:r>
          </w:p>
        </w:tc>
        <w:tc>
          <w:tcPr>
            <w:tcW w:w="2718" w:type="dxa"/>
          </w:tcPr>
          <w:p w14:paraId="092893D5" w14:textId="0640C961" w:rsidR="00D1304A" w:rsidRPr="003628EC" w:rsidRDefault="00D1304A" w:rsidP="002409CD">
            <w:pPr>
              <w:pStyle w:val="ListParagraph"/>
              <w:numPr>
                <w:ilvl w:val="0"/>
                <w:numId w:val="31"/>
              </w:numPr>
            </w:pPr>
            <w:r w:rsidRPr="003628EC">
              <w:t>Not displayed in section</w:t>
            </w:r>
            <w:r w:rsidR="003628EC" w:rsidRPr="003628EC">
              <w:t xml:space="preserve"> </w:t>
            </w:r>
            <w:r w:rsidRPr="003628EC">
              <w:t xml:space="preserve">“Existing type/mechanism combinations deleted” </w:t>
            </w:r>
          </w:p>
          <w:p w14:paraId="4302DA4A" w14:textId="3CB8E3F5" w:rsidR="00D1304A" w:rsidRPr="003628EC" w:rsidRDefault="003628EC" w:rsidP="002409CD">
            <w:pPr>
              <w:pStyle w:val="ListParagraph"/>
              <w:numPr>
                <w:ilvl w:val="0"/>
                <w:numId w:val="31"/>
              </w:numPr>
            </w:pPr>
            <w:r w:rsidRPr="003628EC">
              <w:t xml:space="preserve">Read-only in section </w:t>
            </w:r>
            <w:r w:rsidR="00D1304A" w:rsidRPr="003628EC">
              <w:t>“Existing type/mechanism combinations with no changes”</w:t>
            </w:r>
          </w:p>
        </w:tc>
      </w:tr>
      <w:tr w:rsidR="00D1304A" w:rsidRPr="00DE06BD" w14:paraId="737187A5" w14:textId="77777777" w:rsidTr="003628EC">
        <w:tc>
          <w:tcPr>
            <w:tcW w:w="2538" w:type="dxa"/>
          </w:tcPr>
          <w:p w14:paraId="082295E3" w14:textId="1E007E87" w:rsidR="00D1304A" w:rsidRDefault="00D1304A" w:rsidP="002409CD">
            <w:r>
              <w:t>Form Type</w:t>
            </w:r>
          </w:p>
        </w:tc>
        <w:tc>
          <w:tcPr>
            <w:tcW w:w="2970" w:type="dxa"/>
          </w:tcPr>
          <w:p w14:paraId="092D1073" w14:textId="77777777" w:rsidR="00D1304A" w:rsidRDefault="00D1304A" w:rsidP="002409CD">
            <w:r>
              <w:t>Possible values:</w:t>
            </w:r>
          </w:p>
          <w:p w14:paraId="20DCB524" w14:textId="77777777" w:rsidR="00D1304A" w:rsidRPr="00B63610" w:rsidRDefault="00D1304A" w:rsidP="002409CD">
            <w:pPr>
              <w:pStyle w:val="ListParagraph"/>
              <w:numPr>
                <w:ilvl w:val="0"/>
                <w:numId w:val="27"/>
              </w:numPr>
            </w:pPr>
            <w:r w:rsidRPr="00B63610">
              <w:t>Program</w:t>
            </w:r>
          </w:p>
          <w:p w14:paraId="4E1DE3BE" w14:textId="312C26C8" w:rsidR="00D1304A" w:rsidRDefault="00D1304A" w:rsidP="002409CD">
            <w:pPr>
              <w:pStyle w:val="ListParagraph"/>
              <w:numPr>
                <w:ilvl w:val="0"/>
                <w:numId w:val="27"/>
              </w:numPr>
            </w:pPr>
            <w:r w:rsidRPr="00B63610">
              <w:t>Specialist</w:t>
            </w:r>
          </w:p>
          <w:p w14:paraId="31DCE77A" w14:textId="5743E0B5" w:rsidR="00D1304A" w:rsidRPr="00D1304A" w:rsidRDefault="00D1304A" w:rsidP="002409CD">
            <w:pPr>
              <w:pStyle w:val="ListParagraph"/>
              <w:numPr>
                <w:ilvl w:val="0"/>
                <w:numId w:val="27"/>
              </w:numPr>
            </w:pPr>
            <w:r w:rsidRPr="00D1304A">
              <w:t xml:space="preserve">Revision </w:t>
            </w:r>
          </w:p>
        </w:tc>
        <w:tc>
          <w:tcPr>
            <w:tcW w:w="1350" w:type="dxa"/>
          </w:tcPr>
          <w:p w14:paraId="02A90E23" w14:textId="06C2B1EF" w:rsidR="00D1304A" w:rsidRDefault="00D1304A" w:rsidP="002409CD">
            <w:r>
              <w:t>Read-only</w:t>
            </w:r>
          </w:p>
        </w:tc>
        <w:tc>
          <w:tcPr>
            <w:tcW w:w="2718" w:type="dxa"/>
          </w:tcPr>
          <w:p w14:paraId="5DD8D6D5" w14:textId="77777777" w:rsidR="00D1304A" w:rsidRDefault="00D1304A" w:rsidP="002409CD">
            <w:r>
              <w:t>Not displayed in sections:</w:t>
            </w:r>
          </w:p>
          <w:p w14:paraId="62B6A143" w14:textId="77777777" w:rsidR="00D1304A" w:rsidRDefault="00D1304A" w:rsidP="002409CD">
            <w:r>
              <w:t xml:space="preserve">“Existing type/mechanism combinations deleted” </w:t>
            </w:r>
          </w:p>
          <w:p w14:paraId="2A900DE3" w14:textId="7ECEFE6D" w:rsidR="00D1304A" w:rsidRPr="00DE06BD" w:rsidRDefault="00D1304A" w:rsidP="002409CD"/>
        </w:tc>
      </w:tr>
      <w:tr w:rsidR="00D1304A" w:rsidRPr="00DE06BD" w14:paraId="6BF9F446" w14:textId="77777777" w:rsidTr="003628EC">
        <w:tc>
          <w:tcPr>
            <w:tcW w:w="2538" w:type="dxa"/>
          </w:tcPr>
          <w:p w14:paraId="297C64BD" w14:textId="4F6112AB" w:rsidR="00D1304A" w:rsidRDefault="00D1304A" w:rsidP="002409CD">
            <w:r>
              <w:t>Tested?</w:t>
            </w:r>
          </w:p>
        </w:tc>
        <w:tc>
          <w:tcPr>
            <w:tcW w:w="2970" w:type="dxa"/>
          </w:tcPr>
          <w:p w14:paraId="74A1B876" w14:textId="77777777" w:rsidR="00D1304A" w:rsidRDefault="00D1304A" w:rsidP="002409CD">
            <w:r>
              <w:t>Possible values:</w:t>
            </w:r>
          </w:p>
          <w:p w14:paraId="1B6738C6" w14:textId="77777777" w:rsidR="00D1304A" w:rsidRPr="00D1304A" w:rsidRDefault="00D1304A" w:rsidP="002409CD">
            <w:pPr>
              <w:pStyle w:val="ListParagraph"/>
              <w:numPr>
                <w:ilvl w:val="0"/>
                <w:numId w:val="30"/>
              </w:numPr>
            </w:pPr>
            <w:r w:rsidRPr="00D1304A">
              <w:t xml:space="preserve">Blank </w:t>
            </w:r>
          </w:p>
          <w:p w14:paraId="7979FD2B" w14:textId="77777777" w:rsidR="00D1304A" w:rsidRDefault="00D1304A" w:rsidP="002409CD">
            <w:pPr>
              <w:pStyle w:val="ListParagraph"/>
              <w:numPr>
                <w:ilvl w:val="0"/>
                <w:numId w:val="30"/>
              </w:numPr>
            </w:pPr>
            <w:r w:rsidRPr="00D1304A">
              <w:t>Y</w:t>
            </w:r>
          </w:p>
          <w:p w14:paraId="24315F4F" w14:textId="22A16384" w:rsidR="00E15CCA" w:rsidRPr="00E15CCA" w:rsidRDefault="00E15CCA" w:rsidP="002409CD">
            <w:r>
              <w:t>For each tested form (“Y” value is displayed), the system should display the name of the user</w:t>
            </w:r>
            <w:r w:rsidR="007F681C">
              <w:t>, w</w:t>
            </w:r>
            <w:r>
              <w:t>ho marked the form as tested</w:t>
            </w:r>
          </w:p>
        </w:tc>
        <w:tc>
          <w:tcPr>
            <w:tcW w:w="1350" w:type="dxa"/>
          </w:tcPr>
          <w:p w14:paraId="15221977" w14:textId="4E086906" w:rsidR="00D1304A" w:rsidRDefault="00D1304A" w:rsidP="002409CD">
            <w:r>
              <w:t>Read-only</w:t>
            </w:r>
          </w:p>
        </w:tc>
        <w:tc>
          <w:tcPr>
            <w:tcW w:w="2718" w:type="dxa"/>
          </w:tcPr>
          <w:p w14:paraId="7E2AD8F4" w14:textId="77777777" w:rsidR="00D1304A" w:rsidRDefault="00D1304A" w:rsidP="002409CD">
            <w:r>
              <w:t>Not displayed in sections:</w:t>
            </w:r>
          </w:p>
          <w:p w14:paraId="4CD1F357" w14:textId="77777777" w:rsidR="00D1304A" w:rsidRDefault="00D1304A" w:rsidP="002409CD">
            <w:r>
              <w:t xml:space="preserve">“Existing type/mechanism combinations deleted” </w:t>
            </w:r>
          </w:p>
          <w:p w14:paraId="2D711D42" w14:textId="77777777" w:rsidR="00D1304A" w:rsidRDefault="00D1304A" w:rsidP="002409CD">
            <w:r>
              <w:t xml:space="preserve">And </w:t>
            </w:r>
          </w:p>
          <w:p w14:paraId="5837B3CF" w14:textId="02358FAB" w:rsidR="00D1304A" w:rsidRPr="00DE06BD" w:rsidRDefault="00D1304A" w:rsidP="002409CD">
            <w:r>
              <w:t>“Existing type/mechanism combinations with no changes”</w:t>
            </w:r>
          </w:p>
        </w:tc>
      </w:tr>
      <w:tr w:rsidR="00D1304A" w:rsidRPr="00DE06BD" w14:paraId="2B59EA61" w14:textId="77777777" w:rsidTr="003628EC">
        <w:tc>
          <w:tcPr>
            <w:tcW w:w="2538" w:type="dxa"/>
          </w:tcPr>
          <w:p w14:paraId="5CE752E1" w14:textId="77777777" w:rsidR="00D1304A" w:rsidRDefault="00D1304A" w:rsidP="002409CD">
            <w:r>
              <w:t>Promote Module</w:t>
            </w:r>
          </w:p>
        </w:tc>
        <w:tc>
          <w:tcPr>
            <w:tcW w:w="2970" w:type="dxa"/>
          </w:tcPr>
          <w:p w14:paraId="3163634C" w14:textId="77777777" w:rsidR="00D1304A" w:rsidRDefault="00D1304A" w:rsidP="002409CD">
            <w:r>
              <w:t>Allow promoting this module</w:t>
            </w:r>
          </w:p>
        </w:tc>
        <w:tc>
          <w:tcPr>
            <w:tcW w:w="1350" w:type="dxa"/>
          </w:tcPr>
          <w:p w14:paraId="4CE5211E" w14:textId="77777777" w:rsidR="00D1304A" w:rsidRDefault="00D1304A" w:rsidP="002409CD">
            <w:r>
              <w:t>Button</w:t>
            </w:r>
          </w:p>
        </w:tc>
        <w:tc>
          <w:tcPr>
            <w:tcW w:w="2718" w:type="dxa"/>
          </w:tcPr>
          <w:p w14:paraId="0D3452D2" w14:textId="3CD5915F" w:rsidR="00D1304A" w:rsidRPr="00DE06BD" w:rsidRDefault="00D1304A" w:rsidP="002409CD">
            <w:r>
              <w:t>Provided only to a user with Draft Admin role</w:t>
            </w:r>
          </w:p>
        </w:tc>
      </w:tr>
      <w:tr w:rsidR="00D1304A" w:rsidRPr="00DE06BD" w14:paraId="62A0BD24" w14:textId="77777777" w:rsidTr="003628EC">
        <w:tc>
          <w:tcPr>
            <w:tcW w:w="2538" w:type="dxa"/>
          </w:tcPr>
          <w:p w14:paraId="33814589" w14:textId="77777777" w:rsidR="00D1304A" w:rsidRDefault="00D1304A" w:rsidP="002409CD">
            <w:r>
              <w:t>Reject Module</w:t>
            </w:r>
          </w:p>
        </w:tc>
        <w:tc>
          <w:tcPr>
            <w:tcW w:w="2970" w:type="dxa"/>
          </w:tcPr>
          <w:p w14:paraId="01555863" w14:textId="77777777" w:rsidR="00D1304A" w:rsidRDefault="00D1304A" w:rsidP="002409CD">
            <w:r>
              <w:t>Allow rejecting this module</w:t>
            </w:r>
          </w:p>
        </w:tc>
        <w:tc>
          <w:tcPr>
            <w:tcW w:w="1350" w:type="dxa"/>
          </w:tcPr>
          <w:p w14:paraId="422C899C" w14:textId="77777777" w:rsidR="00D1304A" w:rsidRDefault="00D1304A" w:rsidP="002409CD">
            <w:r>
              <w:t>Button</w:t>
            </w:r>
          </w:p>
        </w:tc>
        <w:tc>
          <w:tcPr>
            <w:tcW w:w="2718" w:type="dxa"/>
          </w:tcPr>
          <w:p w14:paraId="41A7EFA1" w14:textId="064D2C1A" w:rsidR="00D1304A" w:rsidRPr="00DE06BD" w:rsidRDefault="00D1304A" w:rsidP="002409CD">
            <w:r>
              <w:t>Provided only to a user with Draft Admin role</w:t>
            </w:r>
          </w:p>
        </w:tc>
      </w:tr>
      <w:tr w:rsidR="00D1304A" w:rsidRPr="00DE06BD" w14:paraId="0FD347FB" w14:textId="77777777" w:rsidTr="003628EC">
        <w:tc>
          <w:tcPr>
            <w:tcW w:w="2538" w:type="dxa"/>
          </w:tcPr>
          <w:p w14:paraId="4B84FD1F" w14:textId="77777777" w:rsidR="00D1304A" w:rsidRDefault="00D1304A" w:rsidP="002409CD">
            <w:r>
              <w:lastRenderedPageBreak/>
              <w:t>Go Back</w:t>
            </w:r>
          </w:p>
        </w:tc>
        <w:tc>
          <w:tcPr>
            <w:tcW w:w="2970" w:type="dxa"/>
          </w:tcPr>
          <w:p w14:paraId="47EF6F72" w14:textId="77777777" w:rsidR="00D1304A" w:rsidRDefault="00D1304A" w:rsidP="002409CD">
            <w:r>
              <w:t>Allows navigation to a previous page</w:t>
            </w:r>
          </w:p>
        </w:tc>
        <w:tc>
          <w:tcPr>
            <w:tcW w:w="1350" w:type="dxa"/>
          </w:tcPr>
          <w:p w14:paraId="47933271" w14:textId="77777777" w:rsidR="00D1304A" w:rsidRDefault="00D1304A" w:rsidP="002409CD">
            <w:r>
              <w:t>Navigation hyperlink</w:t>
            </w:r>
          </w:p>
        </w:tc>
        <w:tc>
          <w:tcPr>
            <w:tcW w:w="2718" w:type="dxa"/>
          </w:tcPr>
          <w:p w14:paraId="75030492" w14:textId="77777777" w:rsidR="00D1304A" w:rsidRPr="00DE06BD" w:rsidRDefault="00D1304A" w:rsidP="002409CD"/>
        </w:tc>
      </w:tr>
    </w:tbl>
    <w:p w14:paraId="41FCF45A" w14:textId="77777777" w:rsidR="00EC5443" w:rsidRPr="00EC5443" w:rsidRDefault="00EC5443" w:rsidP="002409CD">
      <w:pPr>
        <w:pStyle w:val="BodyText"/>
      </w:pPr>
    </w:p>
    <w:p w14:paraId="743B769C" w14:textId="1F1D9DDE" w:rsidR="00EC5443" w:rsidRDefault="00EC5443" w:rsidP="002409CD">
      <w:pPr>
        <w:pStyle w:val="Heading1"/>
        <w:rPr>
          <w:noProof/>
        </w:rPr>
      </w:pPr>
      <w:bookmarkStart w:id="27" w:name="_Toc474487041"/>
      <w:r>
        <w:rPr>
          <w:noProof/>
        </w:rPr>
        <w:t>Test Greensheet functionality</w:t>
      </w:r>
      <w:bookmarkEnd w:id="27"/>
    </w:p>
    <w:p w14:paraId="26A5C7D7" w14:textId="6E3250D6" w:rsidR="00EC5443" w:rsidRDefault="00EC5443" w:rsidP="002409CD">
      <w:pPr>
        <w:pStyle w:val="Heading2"/>
      </w:pPr>
      <w:bookmarkStart w:id="28" w:name="_Toc474487042"/>
      <w:r>
        <w:t>“Test” flow of events</w:t>
      </w:r>
      <w:bookmarkEnd w:id="28"/>
    </w:p>
    <w:p w14:paraId="0D8C4695" w14:textId="2EA370E5" w:rsidR="00BB163C" w:rsidRDefault="00BB163C" w:rsidP="002409CD">
      <w:r>
        <w:t xml:space="preserve">Actor navigates to Review and Test </w:t>
      </w:r>
      <w:proofErr w:type="spellStart"/>
      <w:r>
        <w:t>Greensheet</w:t>
      </w:r>
      <w:proofErr w:type="spellEnd"/>
      <w:r>
        <w:t xml:space="preserve"> page</w:t>
      </w:r>
    </w:p>
    <w:p w14:paraId="0EB2F3F0" w14:textId="77777777" w:rsidR="003A277A" w:rsidRPr="008B64E5" w:rsidRDefault="003A277A" w:rsidP="002409CD">
      <w:pPr>
        <w:pStyle w:val="ListParagraph"/>
        <w:numPr>
          <w:ilvl w:val="0"/>
          <w:numId w:val="25"/>
        </w:numPr>
      </w:pPr>
      <w:r w:rsidRPr="008B64E5">
        <w:t xml:space="preserve">Fill the form </w:t>
      </w:r>
    </w:p>
    <w:p w14:paraId="0244F6FD" w14:textId="77777777" w:rsidR="003A277A" w:rsidRPr="008B64E5" w:rsidRDefault="003A277A" w:rsidP="002409CD">
      <w:pPr>
        <w:pStyle w:val="ListParagraph"/>
        <w:numPr>
          <w:ilvl w:val="0"/>
          <w:numId w:val="25"/>
        </w:numPr>
      </w:pPr>
      <w:r w:rsidRPr="008B64E5">
        <w:t>Ability to test submission. Note: all validations on Save are repeated on submission, thus there is no need to have separate Save functionality; if submission test passed, the system should display success message</w:t>
      </w:r>
    </w:p>
    <w:p w14:paraId="2AC40641" w14:textId="77777777" w:rsidR="003A277A" w:rsidRPr="008B64E5" w:rsidRDefault="003A277A" w:rsidP="002409CD">
      <w:pPr>
        <w:pStyle w:val="ListParagraph"/>
        <w:numPr>
          <w:ilvl w:val="0"/>
          <w:numId w:val="25"/>
        </w:numPr>
      </w:pPr>
      <w:r w:rsidRPr="008B64E5">
        <w:t>Ability to manually mark the form as tested (click “Test Completed” button). No validations are needed for completion of the test. User can never fill the form or submit, the system will still allow mark the form as tested. The system should capture the name of the user, who marked the form as tested</w:t>
      </w:r>
    </w:p>
    <w:p w14:paraId="3D30A3E3" w14:textId="77777777" w:rsidR="003A277A" w:rsidRPr="008B64E5" w:rsidRDefault="003A277A" w:rsidP="002409CD">
      <w:pPr>
        <w:pStyle w:val="ListParagraph"/>
        <w:numPr>
          <w:ilvl w:val="0"/>
          <w:numId w:val="25"/>
        </w:numPr>
      </w:pPr>
      <w:r w:rsidRPr="008B64E5">
        <w:t xml:space="preserve">Clear All Answers </w:t>
      </w:r>
    </w:p>
    <w:p w14:paraId="0E0C15C2" w14:textId="77777777" w:rsidR="003A277A" w:rsidRPr="008B64E5" w:rsidRDefault="003A277A" w:rsidP="002409CD">
      <w:pPr>
        <w:pStyle w:val="ListParagraph"/>
        <w:numPr>
          <w:ilvl w:val="0"/>
          <w:numId w:val="25"/>
        </w:numPr>
      </w:pPr>
      <w:r w:rsidRPr="008B64E5">
        <w:t xml:space="preserve">View All Comments </w:t>
      </w:r>
    </w:p>
    <w:p w14:paraId="00AB623C" w14:textId="3918DD8E" w:rsidR="003A277A" w:rsidRDefault="003A277A" w:rsidP="002409CD">
      <w:pPr>
        <w:pStyle w:val="ListParagraph"/>
        <w:numPr>
          <w:ilvl w:val="0"/>
          <w:numId w:val="25"/>
        </w:numPr>
      </w:pPr>
      <w:r w:rsidRPr="008B64E5">
        <w:t xml:space="preserve">User will be able to click URL, it should open in the separate browser window </w:t>
      </w:r>
    </w:p>
    <w:p w14:paraId="4F2ED1D0" w14:textId="30A37FE9" w:rsidR="003A277A" w:rsidRPr="003A277A" w:rsidRDefault="003A277A" w:rsidP="002409CD">
      <w:pPr>
        <w:pStyle w:val="ListParagraph"/>
        <w:numPr>
          <w:ilvl w:val="0"/>
          <w:numId w:val="25"/>
        </w:numPr>
      </w:pPr>
      <w:r w:rsidRPr="008B64E5">
        <w:t>“Close” or (if applicable) “Close and Go Back” – user will be taken to a prior screen, where s/he can test other combinations and/or Promote or Reject the module</w:t>
      </w:r>
    </w:p>
    <w:p w14:paraId="211D480A" w14:textId="26BE7372" w:rsidR="00EC5443" w:rsidRDefault="00BB163C" w:rsidP="002409CD">
      <w:pPr>
        <w:pStyle w:val="Heading2"/>
      </w:pPr>
      <w:bookmarkStart w:id="29" w:name="_Toc474487043"/>
      <w:r>
        <w:lastRenderedPageBreak/>
        <w:t xml:space="preserve">Review and Test </w:t>
      </w:r>
      <w:proofErr w:type="spellStart"/>
      <w:r>
        <w:t>Greensheet</w:t>
      </w:r>
      <w:proofErr w:type="spellEnd"/>
      <w:r>
        <w:t xml:space="preserve"> </w:t>
      </w:r>
      <w:r w:rsidR="00EC5443">
        <w:t>Screen mockup</w:t>
      </w:r>
      <w:bookmarkEnd w:id="29"/>
    </w:p>
    <w:p w14:paraId="422AFC4F" w14:textId="2005786B" w:rsidR="00EC5443" w:rsidRPr="00EC5443" w:rsidRDefault="00EC5443" w:rsidP="002409CD">
      <w:r>
        <w:object w:dxaOrig="8676" w:dyaOrig="4764" w14:anchorId="4518CC42">
          <v:shape id="_x0000_i1066" type="#_x0000_t75" style="width:485.45pt;height:266.6pt" o:ole="">
            <v:imagedata r:id="rId37" o:title=""/>
          </v:shape>
          <o:OLEObject Type="Embed" ProgID="PBrush" ShapeID="_x0000_i1066" DrawAspect="Content" ObjectID="_1548232715" r:id="rId70"/>
        </w:object>
      </w:r>
    </w:p>
    <w:p w14:paraId="152F06E3" w14:textId="73E95902" w:rsidR="00F12107" w:rsidRDefault="00F12107" w:rsidP="002409CD">
      <w:pPr>
        <w:pStyle w:val="Heading2"/>
      </w:pPr>
      <w:bookmarkStart w:id="30" w:name="_Toc474487044"/>
      <w:r>
        <w:t>Sub-questions</w:t>
      </w:r>
      <w:bookmarkEnd w:id="30"/>
    </w:p>
    <w:p w14:paraId="0E893B14" w14:textId="77777777" w:rsidR="00F12107" w:rsidRDefault="00F12107" w:rsidP="002409CD">
      <w:r>
        <w:t>Currently (in preview mode) after promoting from Form Builder the system display a question number as follow:</w:t>
      </w:r>
    </w:p>
    <w:p w14:paraId="41AC27D0" w14:textId="77777777" w:rsidR="00F12107" w:rsidRDefault="00F12107" w:rsidP="002409CD">
      <w:r>
        <w:t>Question #6 with option Yes and No</w:t>
      </w:r>
    </w:p>
    <w:p w14:paraId="04801D39" w14:textId="2665E075" w:rsidR="00F12107" w:rsidRPr="004D1679" w:rsidRDefault="00F12107" w:rsidP="002409CD">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2409CD">
      <w:r w:rsidRPr="004D1679">
        <w:t>Question #</w:t>
      </w:r>
      <w:r>
        <w:t>6</w:t>
      </w:r>
      <w:r w:rsidRPr="004D1679">
        <w:t>.2 – related to Yes answer on #</w:t>
      </w:r>
      <w:r>
        <w:t>6</w:t>
      </w:r>
      <w:r w:rsidRPr="004D1679">
        <w:t xml:space="preserve"> </w:t>
      </w:r>
    </w:p>
    <w:p w14:paraId="5BA5B4BC" w14:textId="6CC36B23" w:rsidR="00F12107" w:rsidRPr="00B519D6" w:rsidRDefault="00F12107" w:rsidP="002409CD">
      <w:pPr>
        <w:pStyle w:val="BodyText"/>
      </w:pPr>
      <w:r w:rsidRPr="004D1679">
        <w:t xml:space="preserve">Question </w:t>
      </w:r>
      <w:r w:rsidRPr="003C570E">
        <w:rPr>
          <w:highlight w:val="yellow"/>
        </w:rPr>
        <w:t>#6.1</w:t>
      </w:r>
      <w:r w:rsidRPr="004D1679">
        <w:t xml:space="preserve"> – related to No answer on #</w:t>
      </w:r>
      <w:r>
        <w:t>6</w:t>
      </w:r>
    </w:p>
    <w:p w14:paraId="7F1371B3" w14:textId="77777777" w:rsidR="00F12107" w:rsidRDefault="00F12107" w:rsidP="002409CD">
      <w:pPr>
        <w:pStyle w:val="BodyText"/>
      </w:pPr>
      <w:r>
        <w:object w:dxaOrig="12768" w:dyaOrig="2208" w14:anchorId="68D6ABC9">
          <v:shape id="_x0000_i1067" type="#_x0000_t75" style="width:376.4pt;height:74.85pt" o:ole="">
            <v:imagedata r:id="rId71" o:title="" cropright="8698f"/>
          </v:shape>
          <o:OLEObject Type="Embed" ProgID="PBrush" ShapeID="_x0000_i1067" DrawAspect="Content" ObjectID="_1548232716" r:id="rId72"/>
        </w:object>
      </w:r>
    </w:p>
    <w:p w14:paraId="640F5B89" w14:textId="77777777" w:rsidR="00F12107" w:rsidRPr="00F12107" w:rsidRDefault="00F12107" w:rsidP="002409CD"/>
    <w:p w14:paraId="23373BFE" w14:textId="231602BE" w:rsidR="00EC5443" w:rsidRDefault="003A277A" w:rsidP="002409CD">
      <w:pPr>
        <w:pStyle w:val="Heading2"/>
      </w:pPr>
      <w:bookmarkStart w:id="31" w:name="_Toc474487045"/>
      <w:r>
        <w:t xml:space="preserve">Review and Test </w:t>
      </w:r>
      <w:proofErr w:type="spellStart"/>
      <w:r>
        <w:t>Greensheet</w:t>
      </w:r>
      <w:proofErr w:type="spellEnd"/>
      <w:r>
        <w:t xml:space="preserve"> </w:t>
      </w:r>
      <w:r w:rsidR="00EC5443">
        <w:t>Screen Data elements</w:t>
      </w:r>
      <w:bookmarkEnd w:id="31"/>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2409CD">
            <w:r w:rsidRPr="004A5C0B">
              <w:t>Element Name</w:t>
            </w:r>
          </w:p>
        </w:tc>
        <w:tc>
          <w:tcPr>
            <w:tcW w:w="3690" w:type="dxa"/>
            <w:shd w:val="clear" w:color="auto" w:fill="DDD9C3" w:themeFill="background2" w:themeFillShade="E6"/>
          </w:tcPr>
          <w:p w14:paraId="409D4986" w14:textId="77777777" w:rsidR="00E10BBF" w:rsidRPr="004A5C0B" w:rsidRDefault="00E10BBF" w:rsidP="002409CD">
            <w:r w:rsidRPr="004A5C0B">
              <w:t>Description</w:t>
            </w:r>
          </w:p>
        </w:tc>
        <w:tc>
          <w:tcPr>
            <w:tcW w:w="1440" w:type="dxa"/>
            <w:shd w:val="clear" w:color="auto" w:fill="DDD9C3" w:themeFill="background2" w:themeFillShade="E6"/>
          </w:tcPr>
          <w:p w14:paraId="6D1A7132" w14:textId="77777777" w:rsidR="00E10BBF" w:rsidRPr="004A5C0B" w:rsidRDefault="00E10BBF" w:rsidP="002409CD">
            <w:r w:rsidRPr="004A5C0B">
              <w:t>Element Type</w:t>
            </w:r>
          </w:p>
        </w:tc>
        <w:tc>
          <w:tcPr>
            <w:tcW w:w="2268" w:type="dxa"/>
            <w:shd w:val="clear" w:color="auto" w:fill="DDD9C3" w:themeFill="background2" w:themeFillShade="E6"/>
          </w:tcPr>
          <w:p w14:paraId="2A756B00" w14:textId="77777777" w:rsidR="00E10BBF" w:rsidRPr="004A5C0B" w:rsidRDefault="00E10BBF" w:rsidP="002409CD">
            <w:r w:rsidRPr="004A5C0B">
              <w:t>Comments</w:t>
            </w:r>
          </w:p>
        </w:tc>
      </w:tr>
      <w:tr w:rsidR="00E10BBF" w:rsidRPr="00DE06BD" w14:paraId="3E5AA503" w14:textId="77777777" w:rsidTr="00350B08">
        <w:trPr>
          <w:trHeight w:val="314"/>
        </w:trPr>
        <w:tc>
          <w:tcPr>
            <w:tcW w:w="2178" w:type="dxa"/>
          </w:tcPr>
          <w:p w14:paraId="2E558EC9" w14:textId="7D7087DE" w:rsidR="00E10BBF" w:rsidRDefault="00E10BBF" w:rsidP="002409CD">
            <w:r>
              <w:t xml:space="preserve">Review and Test </w:t>
            </w:r>
            <w:proofErr w:type="spellStart"/>
            <w:r>
              <w:t>Greensheet</w:t>
            </w:r>
            <w:proofErr w:type="spellEnd"/>
          </w:p>
        </w:tc>
        <w:tc>
          <w:tcPr>
            <w:tcW w:w="3690" w:type="dxa"/>
          </w:tcPr>
          <w:p w14:paraId="235376E2" w14:textId="77777777" w:rsidR="00E10BBF" w:rsidRDefault="00E10BBF" w:rsidP="002409CD">
            <w:r>
              <w:t>Screen title</w:t>
            </w:r>
          </w:p>
        </w:tc>
        <w:tc>
          <w:tcPr>
            <w:tcW w:w="1440" w:type="dxa"/>
          </w:tcPr>
          <w:p w14:paraId="540488FA" w14:textId="77777777" w:rsidR="00E10BBF" w:rsidRDefault="00E10BBF" w:rsidP="002409CD">
            <w:r>
              <w:t>Read-only</w:t>
            </w:r>
          </w:p>
        </w:tc>
        <w:tc>
          <w:tcPr>
            <w:tcW w:w="2268" w:type="dxa"/>
          </w:tcPr>
          <w:p w14:paraId="4D07C698" w14:textId="77777777" w:rsidR="00E10BBF" w:rsidRPr="00DE06BD" w:rsidRDefault="00E10BBF" w:rsidP="002409CD"/>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2409CD">
            <w:r>
              <w:t>Header section:</w:t>
            </w:r>
          </w:p>
        </w:tc>
      </w:tr>
      <w:tr w:rsidR="00E10BBF" w:rsidRPr="00DE06BD" w14:paraId="1EF6BDDC" w14:textId="77777777" w:rsidTr="00350B08">
        <w:tc>
          <w:tcPr>
            <w:tcW w:w="2178" w:type="dxa"/>
          </w:tcPr>
          <w:p w14:paraId="228A730E" w14:textId="2ED2056B" w:rsidR="00E10BBF" w:rsidRDefault="00E10BBF" w:rsidP="002409CD">
            <w:r>
              <w:lastRenderedPageBreak/>
              <w:t>Form Name</w:t>
            </w:r>
          </w:p>
        </w:tc>
        <w:tc>
          <w:tcPr>
            <w:tcW w:w="3690" w:type="dxa"/>
          </w:tcPr>
          <w:p w14:paraId="346C9F8D" w14:textId="7FEADF73" w:rsidR="00E10BBF" w:rsidRDefault="00B63610" w:rsidP="002409CD">
            <w:r>
              <w:t>Displays form name that is exported from Form Builder</w:t>
            </w:r>
          </w:p>
        </w:tc>
        <w:tc>
          <w:tcPr>
            <w:tcW w:w="1440" w:type="dxa"/>
          </w:tcPr>
          <w:p w14:paraId="4631B84B" w14:textId="32353064" w:rsidR="00E10BBF" w:rsidRDefault="00B63610" w:rsidP="002409CD">
            <w:r>
              <w:t>Read-only</w:t>
            </w:r>
          </w:p>
        </w:tc>
        <w:tc>
          <w:tcPr>
            <w:tcW w:w="2268" w:type="dxa"/>
          </w:tcPr>
          <w:p w14:paraId="7C77E770" w14:textId="77777777" w:rsidR="00E10BBF" w:rsidRPr="00DE06BD" w:rsidRDefault="00E10BBF" w:rsidP="002409CD"/>
        </w:tc>
      </w:tr>
      <w:tr w:rsidR="00E10BBF" w:rsidRPr="00DE06BD" w14:paraId="57214E36" w14:textId="77777777" w:rsidTr="00350B08">
        <w:tc>
          <w:tcPr>
            <w:tcW w:w="2178" w:type="dxa"/>
          </w:tcPr>
          <w:p w14:paraId="6EC40431" w14:textId="2BDB0801" w:rsidR="00E10BBF" w:rsidRDefault="00E10BBF" w:rsidP="002409CD">
            <w:r>
              <w:t>Form Type</w:t>
            </w:r>
          </w:p>
        </w:tc>
        <w:tc>
          <w:tcPr>
            <w:tcW w:w="3690" w:type="dxa"/>
          </w:tcPr>
          <w:p w14:paraId="70E1C1F6" w14:textId="6B9D7D6E" w:rsidR="00E10BBF" w:rsidRDefault="005715D6" w:rsidP="002409CD">
            <w:r>
              <w:t>Displays form type</w:t>
            </w:r>
          </w:p>
        </w:tc>
        <w:tc>
          <w:tcPr>
            <w:tcW w:w="1440" w:type="dxa"/>
          </w:tcPr>
          <w:p w14:paraId="1FDAE571" w14:textId="6AFF4BE3" w:rsidR="00E10BBF" w:rsidRDefault="00B63610" w:rsidP="002409CD">
            <w:r>
              <w:t>Read-only</w:t>
            </w:r>
          </w:p>
        </w:tc>
        <w:tc>
          <w:tcPr>
            <w:tcW w:w="2268" w:type="dxa"/>
          </w:tcPr>
          <w:p w14:paraId="086C8ED3" w14:textId="77777777" w:rsidR="00E10BBF" w:rsidRDefault="00B63610" w:rsidP="002409CD">
            <w:r>
              <w:t>Possible values:</w:t>
            </w:r>
          </w:p>
          <w:p w14:paraId="01B44BE3" w14:textId="77777777" w:rsidR="00B63610" w:rsidRPr="00B63610" w:rsidRDefault="00B63610" w:rsidP="002409CD">
            <w:pPr>
              <w:pStyle w:val="ListParagraph"/>
              <w:numPr>
                <w:ilvl w:val="0"/>
                <w:numId w:val="27"/>
              </w:numPr>
            </w:pPr>
            <w:r w:rsidRPr="00B63610">
              <w:t>Program</w:t>
            </w:r>
          </w:p>
          <w:p w14:paraId="3C594866" w14:textId="77777777" w:rsidR="00B63610" w:rsidRPr="00B63610" w:rsidRDefault="00B63610" w:rsidP="002409CD">
            <w:pPr>
              <w:pStyle w:val="ListParagraph"/>
              <w:numPr>
                <w:ilvl w:val="0"/>
                <w:numId w:val="27"/>
              </w:numPr>
            </w:pPr>
            <w:r w:rsidRPr="00B63610">
              <w:t>Specialist</w:t>
            </w:r>
          </w:p>
          <w:p w14:paraId="2BA0E942" w14:textId="49631D3D" w:rsidR="00B63610" w:rsidRPr="00B63610" w:rsidRDefault="00B63610" w:rsidP="002409CD">
            <w:pPr>
              <w:pStyle w:val="ListParagraph"/>
              <w:numPr>
                <w:ilvl w:val="0"/>
                <w:numId w:val="27"/>
              </w:numPr>
            </w:pPr>
            <w:r w:rsidRPr="00B63610">
              <w:t>Revision</w:t>
            </w:r>
          </w:p>
        </w:tc>
      </w:tr>
      <w:tr w:rsidR="00E10BBF" w:rsidRPr="00DE06BD" w14:paraId="03A34076" w14:textId="77777777" w:rsidTr="00350B08">
        <w:tc>
          <w:tcPr>
            <w:tcW w:w="2178" w:type="dxa"/>
          </w:tcPr>
          <w:p w14:paraId="4A3AABBD" w14:textId="753DD18B" w:rsidR="00E10BBF" w:rsidRDefault="00E10BBF" w:rsidP="002409CD">
            <w:r>
              <w:t>Applied to</w:t>
            </w:r>
          </w:p>
        </w:tc>
        <w:tc>
          <w:tcPr>
            <w:tcW w:w="3690" w:type="dxa"/>
          </w:tcPr>
          <w:p w14:paraId="47DB4FB2" w14:textId="2737E5DC" w:rsidR="00E10BBF" w:rsidRDefault="00B91168" w:rsidP="002409CD">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2409CD">
            <w:r>
              <w:t>Read-only</w:t>
            </w:r>
          </w:p>
        </w:tc>
        <w:tc>
          <w:tcPr>
            <w:tcW w:w="2268" w:type="dxa"/>
          </w:tcPr>
          <w:p w14:paraId="1BA77E41" w14:textId="77777777" w:rsidR="00E10BBF" w:rsidRPr="00DE06BD" w:rsidRDefault="00E10BBF" w:rsidP="002409CD"/>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2409CD">
            <w:r>
              <w:t xml:space="preserve">Buttons on the screen (could be repeated above </w:t>
            </w:r>
            <w:r w:rsidR="00B63610">
              <w:t xml:space="preserve">and below a questionnaire) </w:t>
            </w:r>
          </w:p>
        </w:tc>
      </w:tr>
      <w:tr w:rsidR="00E10BBF" w:rsidRPr="00DE06BD" w14:paraId="4EBCDF61" w14:textId="77777777" w:rsidTr="00350B08">
        <w:tc>
          <w:tcPr>
            <w:tcW w:w="2178" w:type="dxa"/>
          </w:tcPr>
          <w:p w14:paraId="4D7E4EA6" w14:textId="4B0A7D6C" w:rsidR="00E10BBF" w:rsidRDefault="00B63610" w:rsidP="002409CD">
            <w:r>
              <w:t>Print</w:t>
            </w:r>
          </w:p>
        </w:tc>
        <w:tc>
          <w:tcPr>
            <w:tcW w:w="3690" w:type="dxa"/>
          </w:tcPr>
          <w:p w14:paraId="019C0FFF" w14:textId="309859EC" w:rsidR="00E10BBF" w:rsidRDefault="00E10BBF" w:rsidP="002409CD"/>
        </w:tc>
        <w:tc>
          <w:tcPr>
            <w:tcW w:w="1440" w:type="dxa"/>
          </w:tcPr>
          <w:p w14:paraId="5B1E6D5F" w14:textId="1667FDFF" w:rsidR="00E10BBF" w:rsidRDefault="00B63610" w:rsidP="002409CD">
            <w:r>
              <w:t>Button</w:t>
            </w:r>
          </w:p>
        </w:tc>
        <w:tc>
          <w:tcPr>
            <w:tcW w:w="2268" w:type="dxa"/>
          </w:tcPr>
          <w:p w14:paraId="3956B725" w14:textId="77777777" w:rsidR="00E10BBF" w:rsidRPr="00DE06BD" w:rsidRDefault="00E10BBF" w:rsidP="002409CD"/>
        </w:tc>
      </w:tr>
      <w:tr w:rsidR="00E10BBF" w:rsidRPr="00DE06BD" w14:paraId="4B1154C9" w14:textId="77777777" w:rsidTr="00350B08">
        <w:tc>
          <w:tcPr>
            <w:tcW w:w="2178" w:type="dxa"/>
          </w:tcPr>
          <w:p w14:paraId="3ED27D61" w14:textId="76D216BD" w:rsidR="00E10BBF" w:rsidRDefault="00B63610" w:rsidP="002409CD">
            <w:r>
              <w:t>Testing Completed</w:t>
            </w:r>
          </w:p>
        </w:tc>
        <w:tc>
          <w:tcPr>
            <w:tcW w:w="3690" w:type="dxa"/>
          </w:tcPr>
          <w:p w14:paraId="2C20D6B8" w14:textId="31A8A7BB" w:rsidR="00E10BBF" w:rsidRDefault="003D1B89" w:rsidP="002409CD">
            <w:r>
              <w:t xml:space="preserve">Allows to mark the form as ‘tested’. </w:t>
            </w:r>
          </w:p>
        </w:tc>
        <w:tc>
          <w:tcPr>
            <w:tcW w:w="1440" w:type="dxa"/>
          </w:tcPr>
          <w:p w14:paraId="02DA1A94" w14:textId="1D8FCCA1" w:rsidR="00E10BBF" w:rsidRDefault="00B63610" w:rsidP="002409CD">
            <w:r>
              <w:t>Button</w:t>
            </w:r>
          </w:p>
        </w:tc>
        <w:tc>
          <w:tcPr>
            <w:tcW w:w="2268" w:type="dxa"/>
          </w:tcPr>
          <w:p w14:paraId="043A490E" w14:textId="73AEEB5C" w:rsidR="00E10BBF" w:rsidRPr="00DE06BD" w:rsidRDefault="00E12779" w:rsidP="002409CD">
            <w:r>
              <w:t>The system should save the name of the user, who marked the form as tested.</w:t>
            </w:r>
          </w:p>
        </w:tc>
      </w:tr>
      <w:tr w:rsidR="00B63610" w:rsidRPr="00DE06BD" w14:paraId="0F3F2CE3" w14:textId="77777777" w:rsidTr="00350B08">
        <w:tc>
          <w:tcPr>
            <w:tcW w:w="2178" w:type="dxa"/>
          </w:tcPr>
          <w:p w14:paraId="7C31DC88" w14:textId="5331FCF1" w:rsidR="00B63610" w:rsidRDefault="00B63610" w:rsidP="002409CD">
            <w:r>
              <w:t>Validate Submission</w:t>
            </w:r>
          </w:p>
        </w:tc>
        <w:tc>
          <w:tcPr>
            <w:tcW w:w="3690" w:type="dxa"/>
          </w:tcPr>
          <w:p w14:paraId="1FE63975" w14:textId="7EA3F725" w:rsidR="00B63610" w:rsidRDefault="003D1B89" w:rsidP="002409CD">
            <w:r>
              <w:t xml:space="preserve">Allows to run all validations on submission. </w:t>
            </w:r>
          </w:p>
        </w:tc>
        <w:tc>
          <w:tcPr>
            <w:tcW w:w="1440" w:type="dxa"/>
          </w:tcPr>
          <w:p w14:paraId="5E36EE48" w14:textId="2AC70D67" w:rsidR="00B63610" w:rsidRDefault="00B63610" w:rsidP="002409CD">
            <w:r>
              <w:t>Button</w:t>
            </w:r>
          </w:p>
        </w:tc>
        <w:tc>
          <w:tcPr>
            <w:tcW w:w="2268" w:type="dxa"/>
          </w:tcPr>
          <w:p w14:paraId="584AB717" w14:textId="77777777" w:rsidR="00B63610" w:rsidRDefault="003D1B89" w:rsidP="002409CD">
            <w:r>
              <w:t xml:space="preserve">For the list of validations, please refer to </w:t>
            </w:r>
            <w:hyperlink r:id="rId73" w:history="1">
              <w:r w:rsidR="00E12779" w:rsidRPr="002D4A08">
                <w:rPr>
                  <w:rStyle w:val="Hyperlink"/>
                </w:rPr>
                <w:t>https://ncisvn.nci.nih.gov/svn/iscs/greensheets/Requirements/Use-cases/View%20and%20Manage%20a%20greensheet%20use-case.doc</w:t>
              </w:r>
            </w:hyperlink>
          </w:p>
          <w:p w14:paraId="68B9F7D9" w14:textId="77777777" w:rsidR="00E12779" w:rsidRDefault="00E12779" w:rsidP="002409CD"/>
          <w:p w14:paraId="055B2881" w14:textId="2F7081C6" w:rsidR="00E12779" w:rsidRDefault="00E12779" w:rsidP="002409CD">
            <w:r>
              <w:t xml:space="preserve">Sec. </w:t>
            </w:r>
            <w:r w:rsidRPr="004A5C0B">
              <w:t>Alternative flows</w:t>
            </w:r>
            <w:r>
              <w:t xml:space="preserve"> =&gt; Edit and Save a </w:t>
            </w:r>
            <w:proofErr w:type="spellStart"/>
            <w:r>
              <w:t>greensheet</w:t>
            </w:r>
            <w:proofErr w:type="spellEnd"/>
            <w:r>
              <w:t xml:space="preserve"> =&gt; </w:t>
            </w:r>
            <w:r w:rsidRPr="00E12779">
              <w:rPr>
                <w:i/>
              </w:rPr>
              <w:t>Validations on Save</w:t>
            </w:r>
          </w:p>
          <w:p w14:paraId="10B96343" w14:textId="77777777" w:rsidR="00E12779" w:rsidRDefault="00E12779" w:rsidP="002409CD"/>
          <w:p w14:paraId="542F90CB" w14:textId="77777777" w:rsidR="00E12779" w:rsidRDefault="00E12779" w:rsidP="002409CD">
            <w:r>
              <w:t xml:space="preserve">Sec. </w:t>
            </w:r>
            <w:bookmarkStart w:id="32" w:name="_Toc464557487"/>
            <w:bookmarkStart w:id="33" w:name="_Toc464557489"/>
            <w:r w:rsidRPr="004A5C0B">
              <w:t>Alternative flows</w:t>
            </w:r>
            <w:bookmarkEnd w:id="32"/>
            <w:r>
              <w:t xml:space="preserve"> =&gt; Submit a </w:t>
            </w:r>
            <w:proofErr w:type="spellStart"/>
            <w:r>
              <w:t>greensheet</w:t>
            </w:r>
            <w:bookmarkEnd w:id="33"/>
            <w:proofErr w:type="spellEnd"/>
            <w:r>
              <w:t xml:space="preserve"> =&gt; “</w:t>
            </w:r>
            <w:r w:rsidRPr="00E12779">
              <w:t>Overall validations on Submit</w:t>
            </w:r>
            <w:r>
              <w:t>” and “</w:t>
            </w:r>
            <w:r w:rsidRPr="00E12779">
              <w:t>Validations on Submit for individual questions</w:t>
            </w:r>
            <w:r>
              <w:t>”</w:t>
            </w:r>
          </w:p>
          <w:p w14:paraId="0DE69FFA" w14:textId="77777777" w:rsidR="00E12779" w:rsidRDefault="00E12779" w:rsidP="002409CD"/>
          <w:p w14:paraId="7C602382" w14:textId="76768936" w:rsidR="00E12779" w:rsidRPr="00DE06BD" w:rsidRDefault="00E12779" w:rsidP="002409CD">
            <w:r w:rsidRPr="00E12779">
              <w:rPr>
                <w:highlight w:val="lightGray"/>
              </w:rPr>
              <w:t>Note:</w:t>
            </w:r>
            <w:r>
              <w:t xml:space="preserve"> validations on submission should include all validations on Save</w:t>
            </w:r>
          </w:p>
        </w:tc>
      </w:tr>
      <w:tr w:rsidR="00B63610" w:rsidRPr="00DE06BD" w14:paraId="43E23B3F" w14:textId="77777777" w:rsidTr="00350B08">
        <w:tc>
          <w:tcPr>
            <w:tcW w:w="2178" w:type="dxa"/>
          </w:tcPr>
          <w:p w14:paraId="15E56076" w14:textId="09C89134" w:rsidR="00B63610" w:rsidRDefault="00B63610" w:rsidP="002409CD">
            <w:r>
              <w:lastRenderedPageBreak/>
              <w:t>Clear All Answers</w:t>
            </w:r>
          </w:p>
        </w:tc>
        <w:tc>
          <w:tcPr>
            <w:tcW w:w="3690" w:type="dxa"/>
          </w:tcPr>
          <w:p w14:paraId="1BB25B72" w14:textId="431548E7" w:rsidR="00B63610" w:rsidRDefault="00256D50" w:rsidP="002409CD">
            <w:r>
              <w:t>Allows to clear all answers</w:t>
            </w:r>
          </w:p>
        </w:tc>
        <w:tc>
          <w:tcPr>
            <w:tcW w:w="1440" w:type="dxa"/>
          </w:tcPr>
          <w:p w14:paraId="246AF052" w14:textId="37B30E69" w:rsidR="00B63610" w:rsidRDefault="00B63610" w:rsidP="002409CD">
            <w:r>
              <w:t>Button</w:t>
            </w:r>
          </w:p>
        </w:tc>
        <w:tc>
          <w:tcPr>
            <w:tcW w:w="2268" w:type="dxa"/>
          </w:tcPr>
          <w:p w14:paraId="78D99035" w14:textId="77777777" w:rsidR="00E12779" w:rsidRDefault="00E12779" w:rsidP="002409CD">
            <w:r>
              <w:t xml:space="preserve">Refer to </w:t>
            </w:r>
            <w:hyperlink r:id="rId74" w:history="1">
              <w:r w:rsidRPr="002D4A08">
                <w:rPr>
                  <w:rStyle w:val="Hyperlink"/>
                </w:rPr>
                <w:t>https://ncisvn.nci.nih.gov/svn/iscs/greensheets/Requirements/Use-cases/View%20and%20Manage%20a%20greensheet%20use-case.doc</w:t>
              </w:r>
            </w:hyperlink>
          </w:p>
          <w:p w14:paraId="35922D57" w14:textId="525C54D1" w:rsidR="00B63610" w:rsidRPr="00DE06BD" w:rsidRDefault="00E12779" w:rsidP="002409CD">
            <w:r>
              <w:t xml:space="preserve">Sec. </w:t>
            </w:r>
            <w:r w:rsidRPr="004A5C0B">
              <w:t>Alternative flows</w:t>
            </w:r>
            <w:r>
              <w:t xml:space="preserve"> =&gt; </w:t>
            </w:r>
            <w:bookmarkStart w:id="34" w:name="_Toc464557488"/>
            <w:r>
              <w:t xml:space="preserve">Edit and Save a </w:t>
            </w:r>
            <w:proofErr w:type="spellStart"/>
            <w:r>
              <w:t>greensheet</w:t>
            </w:r>
            <w:bookmarkEnd w:id="34"/>
            <w:proofErr w:type="spellEnd"/>
            <w:r>
              <w:t xml:space="preserve"> =&gt; </w:t>
            </w:r>
            <w:r w:rsidRPr="00E2236D">
              <w:rPr>
                <w:color w:val="000000"/>
                <w:szCs w:val="24"/>
              </w:rPr>
              <w:t>Clear All Answers</w:t>
            </w:r>
          </w:p>
        </w:tc>
      </w:tr>
      <w:tr w:rsidR="00B63610" w:rsidRPr="00DE06BD" w14:paraId="0C2B8C55" w14:textId="77777777" w:rsidTr="00350B08">
        <w:tc>
          <w:tcPr>
            <w:tcW w:w="2178" w:type="dxa"/>
          </w:tcPr>
          <w:p w14:paraId="01736255" w14:textId="0383E423" w:rsidR="00B63610" w:rsidRDefault="00B63610" w:rsidP="002409CD">
            <w:r>
              <w:t>View All Comments</w:t>
            </w:r>
          </w:p>
        </w:tc>
        <w:tc>
          <w:tcPr>
            <w:tcW w:w="3690" w:type="dxa"/>
          </w:tcPr>
          <w:p w14:paraId="4290137F" w14:textId="0D1EE71C" w:rsidR="00B63610" w:rsidRDefault="00256D50" w:rsidP="002409CD">
            <w:r>
              <w:t>Allows to view all comments</w:t>
            </w:r>
          </w:p>
        </w:tc>
        <w:tc>
          <w:tcPr>
            <w:tcW w:w="1440" w:type="dxa"/>
          </w:tcPr>
          <w:p w14:paraId="2C48C6F5" w14:textId="6C894D2A" w:rsidR="00B63610" w:rsidRDefault="00B63610" w:rsidP="002409CD">
            <w:r>
              <w:t>Button</w:t>
            </w:r>
          </w:p>
        </w:tc>
        <w:tc>
          <w:tcPr>
            <w:tcW w:w="2268" w:type="dxa"/>
          </w:tcPr>
          <w:p w14:paraId="0DE19310" w14:textId="77777777" w:rsidR="002B77F4" w:rsidRDefault="002B77F4" w:rsidP="002409CD">
            <w:r>
              <w:t xml:space="preserve">For description of elements, please refer to </w:t>
            </w:r>
            <w:hyperlink r:id="rId75" w:history="1">
              <w:r w:rsidRPr="002D4A08">
                <w:rPr>
                  <w:rStyle w:val="Hyperlink"/>
                </w:rPr>
                <w:t>https://ncisvn.nci.nih.gov/svn/iscs/greensheets/Requirements/Use-cases/View%20and%20Manage%20a%20greensheet%20use-case.doc</w:t>
              </w:r>
            </w:hyperlink>
          </w:p>
          <w:p w14:paraId="2219CA0A" w14:textId="77777777" w:rsidR="00B63610" w:rsidRDefault="002B77F4" w:rsidP="002409CD">
            <w:r>
              <w:t xml:space="preserve">Sec. </w:t>
            </w:r>
            <w:r w:rsidRPr="004A5C0B">
              <w:t>USER INTERFACE</w:t>
            </w:r>
            <w:r>
              <w:t xml:space="preserve"> =&gt; UI elements and rules =&gt; </w:t>
            </w:r>
          </w:p>
          <w:p w14:paraId="12EB4A95" w14:textId="77777777" w:rsidR="002B77F4" w:rsidRPr="002B77F4" w:rsidRDefault="002B77F4" w:rsidP="002409CD">
            <w:pPr>
              <w:pStyle w:val="ListParagraph"/>
              <w:numPr>
                <w:ilvl w:val="0"/>
                <w:numId w:val="33"/>
              </w:numPr>
              <w:rPr>
                <w:lang w:val="en-AU"/>
              </w:rPr>
            </w:pPr>
            <w:r w:rsidRPr="002B77F4">
              <w:rPr>
                <w:lang w:val="en-AU"/>
              </w:rPr>
              <w:t>View All Comments button</w:t>
            </w:r>
          </w:p>
          <w:p w14:paraId="7042B982" w14:textId="77777777" w:rsidR="002B77F4" w:rsidRPr="002B77F4" w:rsidRDefault="002B77F4" w:rsidP="002409CD">
            <w:pPr>
              <w:pStyle w:val="ListParagraph"/>
              <w:numPr>
                <w:ilvl w:val="0"/>
                <w:numId w:val="33"/>
              </w:numPr>
              <w:rPr>
                <w:lang w:val="en-AU"/>
              </w:rPr>
            </w:pPr>
            <w:r w:rsidRPr="002B77F4">
              <w:rPr>
                <w:lang w:val="en-AU"/>
              </w:rPr>
              <w:t>View/Hide All Comments button</w:t>
            </w:r>
          </w:p>
          <w:p w14:paraId="3EF397F7" w14:textId="77777777" w:rsidR="002B77F4" w:rsidRPr="002B77F4" w:rsidRDefault="002B77F4" w:rsidP="002409CD">
            <w:pPr>
              <w:pStyle w:val="ListParagraph"/>
              <w:numPr>
                <w:ilvl w:val="0"/>
                <w:numId w:val="33"/>
              </w:numPr>
              <w:rPr>
                <w:lang w:val="en-AU"/>
              </w:rPr>
            </w:pPr>
            <w:r w:rsidRPr="002B77F4">
              <w:rPr>
                <w:lang w:val="en-AU"/>
              </w:rPr>
              <w:t>View All Comments functionality</w:t>
            </w:r>
          </w:p>
          <w:p w14:paraId="7F055F72" w14:textId="61CE5D7F" w:rsidR="002B77F4" w:rsidRPr="002B77F4" w:rsidRDefault="002B77F4" w:rsidP="002409CD">
            <w:pPr>
              <w:pStyle w:val="ListParagraph"/>
              <w:numPr>
                <w:ilvl w:val="0"/>
                <w:numId w:val="33"/>
              </w:numPr>
            </w:pPr>
            <w:r w:rsidRPr="002B77F4">
              <w:rPr>
                <w:lang w:val="en-AU"/>
              </w:rPr>
              <w:t>Hide All Comments functionality</w:t>
            </w:r>
          </w:p>
        </w:tc>
      </w:tr>
      <w:tr w:rsidR="00B63610" w:rsidRPr="00DE06BD" w14:paraId="2B97A4B8" w14:textId="77777777" w:rsidTr="00350B08">
        <w:tc>
          <w:tcPr>
            <w:tcW w:w="2178" w:type="dxa"/>
          </w:tcPr>
          <w:p w14:paraId="28B48B2B" w14:textId="3DD4315D" w:rsidR="00B63610" w:rsidRDefault="00B63610" w:rsidP="002409CD">
            <w:r>
              <w:t>Close</w:t>
            </w:r>
          </w:p>
        </w:tc>
        <w:tc>
          <w:tcPr>
            <w:tcW w:w="3690" w:type="dxa"/>
          </w:tcPr>
          <w:p w14:paraId="314BBA80" w14:textId="0E4D8EA0" w:rsidR="00B63610" w:rsidRDefault="00256D50" w:rsidP="002409CD">
            <w:r>
              <w:t>Allows to close the page</w:t>
            </w:r>
          </w:p>
        </w:tc>
        <w:tc>
          <w:tcPr>
            <w:tcW w:w="1440" w:type="dxa"/>
          </w:tcPr>
          <w:p w14:paraId="413E9E16" w14:textId="784A7106" w:rsidR="00B63610" w:rsidRDefault="00B63610" w:rsidP="002409CD">
            <w:r>
              <w:t>Button</w:t>
            </w:r>
          </w:p>
        </w:tc>
        <w:tc>
          <w:tcPr>
            <w:tcW w:w="2268" w:type="dxa"/>
          </w:tcPr>
          <w:p w14:paraId="1A4386D0" w14:textId="1596E376" w:rsidR="00B63610" w:rsidRPr="00DE06BD" w:rsidRDefault="00B63610" w:rsidP="002409CD">
            <w:r>
              <w:t>Displayed to a Tester (Program or Specialist) who clicked on the link in email</w:t>
            </w:r>
          </w:p>
        </w:tc>
      </w:tr>
      <w:tr w:rsidR="00B63610" w:rsidRPr="00DE06BD" w14:paraId="4F051644" w14:textId="77777777" w:rsidTr="00350B08">
        <w:tc>
          <w:tcPr>
            <w:tcW w:w="2178" w:type="dxa"/>
          </w:tcPr>
          <w:p w14:paraId="23D38E7D" w14:textId="3733803D" w:rsidR="00B63610" w:rsidRDefault="00B63610" w:rsidP="002409CD">
            <w:r>
              <w:t>Close and Go Back</w:t>
            </w:r>
          </w:p>
        </w:tc>
        <w:tc>
          <w:tcPr>
            <w:tcW w:w="3690" w:type="dxa"/>
          </w:tcPr>
          <w:p w14:paraId="060E263C" w14:textId="57513951" w:rsidR="00B63610" w:rsidRDefault="00256D50" w:rsidP="002409CD">
            <w:r>
              <w:t>Allows to navigate back to Review and Test Module screen</w:t>
            </w:r>
          </w:p>
        </w:tc>
        <w:tc>
          <w:tcPr>
            <w:tcW w:w="1440" w:type="dxa"/>
          </w:tcPr>
          <w:p w14:paraId="67DD7096" w14:textId="6F9C9546" w:rsidR="00B63610" w:rsidRDefault="00B63610" w:rsidP="002409CD">
            <w:r>
              <w:t>Button</w:t>
            </w:r>
          </w:p>
        </w:tc>
        <w:tc>
          <w:tcPr>
            <w:tcW w:w="2268" w:type="dxa"/>
          </w:tcPr>
          <w:p w14:paraId="35350B73" w14:textId="493C8EE8" w:rsidR="00B63610" w:rsidRPr="00DE06BD" w:rsidRDefault="00B63610" w:rsidP="002409CD">
            <w:r>
              <w:t>Displayed only to Author/Approver and Draft Admin</w:t>
            </w:r>
          </w:p>
        </w:tc>
      </w:tr>
      <w:tr w:rsidR="00B63610" w:rsidRPr="00DE06BD" w14:paraId="44610BCB" w14:textId="77777777" w:rsidTr="00B63610">
        <w:tc>
          <w:tcPr>
            <w:tcW w:w="9576" w:type="dxa"/>
            <w:gridSpan w:val="4"/>
            <w:shd w:val="clear" w:color="auto" w:fill="DBE5F1" w:themeFill="accent1" w:themeFillTint="33"/>
          </w:tcPr>
          <w:p w14:paraId="0BFEADDF" w14:textId="475DD38A" w:rsidR="00B63610" w:rsidRPr="00DE06BD" w:rsidRDefault="00B63610" w:rsidP="002409CD">
            <w:r>
              <w:t>Questionnaire portion of the screen</w:t>
            </w:r>
          </w:p>
        </w:tc>
      </w:tr>
      <w:tr w:rsidR="00B63610" w:rsidRPr="00DE06BD" w14:paraId="2DC7C4C7" w14:textId="77777777" w:rsidTr="00B309AC">
        <w:tc>
          <w:tcPr>
            <w:tcW w:w="9576" w:type="dxa"/>
            <w:gridSpan w:val="4"/>
          </w:tcPr>
          <w:p w14:paraId="76B0C047" w14:textId="6BD73694" w:rsidR="00B63610" w:rsidRDefault="00B63610" w:rsidP="002409CD">
            <w:r>
              <w:lastRenderedPageBreak/>
              <w:t xml:space="preserve">For description of elements, please refer to </w:t>
            </w:r>
            <w:hyperlink r:id="rId76" w:history="1">
              <w:r w:rsidR="00014BE9" w:rsidRPr="002D4A08">
                <w:rPr>
                  <w:rStyle w:val="Hyperlink"/>
                </w:rPr>
                <w:t>https://ncisvn.nci.nih.gov/svn/iscs/greensheets/Requirements/Use-cases/View%20and%20Manage%20a%20greensheet%20use-case.doc</w:t>
              </w:r>
            </w:hyperlink>
          </w:p>
          <w:p w14:paraId="2BCB3548" w14:textId="381584DE" w:rsidR="00014BE9" w:rsidRPr="00DE06BD" w:rsidRDefault="00014BE9" w:rsidP="002409CD">
            <w:r>
              <w:t xml:space="preserve">Sec. </w:t>
            </w:r>
            <w:bookmarkStart w:id="35" w:name="_Toc464557506"/>
            <w:bookmarkStart w:id="36" w:name="_Toc464557509"/>
            <w:r w:rsidRPr="004A5C0B">
              <w:t>USER INTERFACE</w:t>
            </w:r>
            <w:bookmarkEnd w:id="35"/>
            <w:r>
              <w:t xml:space="preserve"> =&gt; UI elements and rules</w:t>
            </w:r>
            <w:bookmarkEnd w:id="36"/>
            <w:r>
              <w:t xml:space="preserve"> =&gt; </w:t>
            </w:r>
            <w:r w:rsidRPr="00E2236D">
              <w:rPr>
                <w:lang w:val="en-AU"/>
              </w:rPr>
              <w:t>SR0030-010-09</w:t>
            </w:r>
            <w:r>
              <w:rPr>
                <w:lang w:val="en-AU"/>
              </w:rPr>
              <w:t xml:space="preserve"> (</w:t>
            </w:r>
            <w:r w:rsidRPr="00E2236D">
              <w:rPr>
                <w:color w:val="000000"/>
                <w:szCs w:val="24"/>
                <w:lang w:val="en-AU"/>
              </w:rPr>
              <w:t>Questionnaire</w:t>
            </w:r>
            <w:r>
              <w:rPr>
                <w:color w:val="000000"/>
                <w:szCs w:val="24"/>
                <w:lang w:val="en-AU"/>
              </w:rPr>
              <w:t>)</w:t>
            </w:r>
          </w:p>
        </w:tc>
      </w:tr>
    </w:tbl>
    <w:p w14:paraId="26EC0B8B" w14:textId="77777777" w:rsidR="00E10BBF" w:rsidRDefault="00E10BBF" w:rsidP="002409CD"/>
    <w:p w14:paraId="0645CFFA" w14:textId="1496630B" w:rsidR="00B3155D" w:rsidRDefault="004304F3" w:rsidP="002409CD">
      <w:pPr>
        <w:pStyle w:val="Heading1"/>
        <w:rPr>
          <w:noProof/>
        </w:rPr>
      </w:pPr>
      <w:bookmarkStart w:id="37" w:name="_Toc474487046"/>
      <w:r>
        <w:rPr>
          <w:noProof/>
        </w:rPr>
        <w:t>Promote or Reject the module functionality</w:t>
      </w:r>
      <w:bookmarkEnd w:id="37"/>
    </w:p>
    <w:p w14:paraId="493E1C04" w14:textId="45492EAE" w:rsidR="00A8393E" w:rsidRDefault="004304F3" w:rsidP="002409CD">
      <w:pPr>
        <w:pStyle w:val="BodyText"/>
        <w:numPr>
          <w:ilvl w:val="0"/>
          <w:numId w:val="12"/>
        </w:numPr>
      </w:pPr>
      <w:r>
        <w:rPr>
          <w:noProof/>
        </w:rPr>
        <w:t>Actor</w:t>
      </w:r>
      <w:r w:rsidR="008D1A54">
        <w:rPr>
          <w:noProof/>
        </w:rPr>
        <w:t xml:space="preserve"> requests to Promote or R</w:t>
      </w:r>
      <w:r w:rsidR="00A8393E">
        <w:rPr>
          <w:noProof/>
        </w:rPr>
        <w:t>eject the module</w:t>
      </w:r>
    </w:p>
    <w:p w14:paraId="6EC5940D" w14:textId="77777777" w:rsidR="00A8393E" w:rsidRDefault="00A8393E" w:rsidP="002409CD">
      <w:pPr>
        <w:pStyle w:val="BodyText"/>
        <w:numPr>
          <w:ilvl w:val="0"/>
          <w:numId w:val="12"/>
        </w:numPr>
      </w:pPr>
      <w:r>
        <w:rPr>
          <w:noProof/>
        </w:rPr>
        <w:t>The system:</w:t>
      </w:r>
    </w:p>
    <w:p w14:paraId="2CCDA551" w14:textId="7DBA2374" w:rsidR="008D1A54" w:rsidRDefault="00A8393E" w:rsidP="002409CD">
      <w:pPr>
        <w:pStyle w:val="BodyText"/>
        <w:numPr>
          <w:ilvl w:val="1"/>
          <w:numId w:val="12"/>
        </w:numPr>
      </w:pPr>
      <w:r>
        <w:rPr>
          <w:noProof/>
        </w:rPr>
        <w:t>D</w:t>
      </w:r>
      <w:r w:rsidR="007F681C">
        <w:rPr>
          <w:noProof/>
        </w:rPr>
        <w:t>i</w:t>
      </w:r>
      <w:r>
        <w:rPr>
          <w:noProof/>
        </w:rPr>
        <w:t>splays correcponding warning</w:t>
      </w:r>
    </w:p>
    <w:p w14:paraId="4495F1A6" w14:textId="1EF8A24B" w:rsidR="008D1A54" w:rsidRDefault="00A8393E" w:rsidP="002409CD">
      <w:pPr>
        <w:pStyle w:val="BodyText"/>
      </w:pPr>
      <w:r>
        <w:rPr>
          <w:noProof/>
        </w:rPr>
        <w:t xml:space="preserve"> </w:t>
      </w:r>
      <w:r>
        <w:rPr>
          <w:noProof/>
        </w:rPr>
        <w:drawing>
          <wp:inline distT="0" distB="0" distL="0" distR="0" wp14:anchorId="28344E4D" wp14:editId="79ACB2FD">
            <wp:extent cx="4267200" cy="16764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7200" cy="1676400"/>
                    </a:xfrm>
                    <a:prstGeom prst="rect">
                      <a:avLst/>
                    </a:prstGeom>
                  </pic:spPr>
                </pic:pic>
              </a:graphicData>
            </a:graphic>
          </wp:inline>
        </w:drawing>
      </w:r>
    </w:p>
    <w:p w14:paraId="47645694" w14:textId="4FACF858" w:rsidR="008D1A54" w:rsidRPr="004304F3" w:rsidRDefault="004304F3" w:rsidP="002409CD">
      <w:pPr>
        <w:pStyle w:val="Caption"/>
      </w:pPr>
      <w:r w:rsidRPr="004304F3">
        <w:t>or</w:t>
      </w:r>
    </w:p>
    <w:p w14:paraId="6F5A4D78" w14:textId="77777777" w:rsidR="00A8393E" w:rsidRDefault="00A8393E" w:rsidP="002409CD">
      <w:pPr>
        <w:pStyle w:val="BodyText"/>
      </w:pPr>
      <w:r>
        <w:rPr>
          <w:noProof/>
        </w:rPr>
        <w:drawing>
          <wp:inline distT="0" distB="0" distL="0" distR="0" wp14:anchorId="715B9E00" wp14:editId="62C95D36">
            <wp:extent cx="42976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297680" cy="1676400"/>
                    </a:xfrm>
                    <a:prstGeom prst="rect">
                      <a:avLst/>
                    </a:prstGeom>
                  </pic:spPr>
                </pic:pic>
              </a:graphicData>
            </a:graphic>
          </wp:inline>
        </w:drawing>
      </w:r>
    </w:p>
    <w:p w14:paraId="765AEF66" w14:textId="77777777" w:rsidR="00197265" w:rsidRDefault="00197265" w:rsidP="002409CD">
      <w:pPr>
        <w:pStyle w:val="BodyText"/>
      </w:pPr>
    </w:p>
    <w:p w14:paraId="199F112C" w14:textId="77777777" w:rsidR="00A8393E" w:rsidRDefault="00FA583C" w:rsidP="002409CD">
      <w:pPr>
        <w:pStyle w:val="BodyText"/>
      </w:pPr>
      <w:r>
        <w:t>If user clicks OK, the system</w:t>
      </w:r>
      <w:r w:rsidR="00A8393E">
        <w:t>:</w:t>
      </w:r>
    </w:p>
    <w:p w14:paraId="066274DE" w14:textId="3C55EBD9" w:rsidR="00A8393E" w:rsidRDefault="00A8393E" w:rsidP="002409CD">
      <w:pPr>
        <w:pStyle w:val="BodyText"/>
        <w:numPr>
          <w:ilvl w:val="0"/>
          <w:numId w:val="15"/>
        </w:numPr>
      </w:pPr>
      <w:r>
        <w:t>P</w:t>
      </w:r>
      <w:r w:rsidR="00FA583C">
        <w:t>romotes</w:t>
      </w:r>
      <w:r>
        <w:t>/rejects</w:t>
      </w:r>
      <w:r w:rsidR="00FA583C">
        <w:t xml:space="preserve"> a module</w:t>
      </w:r>
    </w:p>
    <w:p w14:paraId="4745A864" w14:textId="2FFA7B95" w:rsidR="007F681C" w:rsidRDefault="007F681C" w:rsidP="002409CD">
      <w:pPr>
        <w:pStyle w:val="BodyText"/>
        <w:numPr>
          <w:ilvl w:val="0"/>
          <w:numId w:val="15"/>
        </w:numPr>
      </w:pPr>
      <w:r>
        <w:t>Saves the date when a module has been promoted/rejected</w:t>
      </w:r>
    </w:p>
    <w:p w14:paraId="0A2A1EC0" w14:textId="70715052" w:rsidR="00A8393E" w:rsidRDefault="00A8393E" w:rsidP="002409CD">
      <w:pPr>
        <w:pStyle w:val="BodyText"/>
        <w:numPr>
          <w:ilvl w:val="0"/>
          <w:numId w:val="15"/>
        </w:numPr>
      </w:pPr>
      <w:r>
        <w:t xml:space="preserve">Sends email. See this </w:t>
      </w:r>
      <w:r w:rsidR="004304F3">
        <w:t xml:space="preserve">document, </w:t>
      </w:r>
      <w:r>
        <w:t xml:space="preserve">sec. “Email Notifications about </w:t>
      </w:r>
      <w:proofErr w:type="spellStart"/>
      <w:r>
        <w:t>greensheets</w:t>
      </w:r>
      <w:proofErr w:type="spellEnd"/>
      <w:r>
        <w:t xml:space="preserve"> module deployment process”. </w:t>
      </w:r>
    </w:p>
    <w:p w14:paraId="0CEA64C6" w14:textId="77777777" w:rsidR="00A02B76" w:rsidRDefault="00A8393E" w:rsidP="002409CD">
      <w:pPr>
        <w:pStyle w:val="BodyText"/>
        <w:numPr>
          <w:ilvl w:val="0"/>
          <w:numId w:val="15"/>
        </w:numPr>
      </w:pPr>
      <w:r>
        <w:t>R</w:t>
      </w:r>
      <w:r w:rsidR="00FA583C">
        <w:t xml:space="preserve">eturns user to the Review Draft </w:t>
      </w:r>
      <w:proofErr w:type="spellStart"/>
      <w:r w:rsidR="00FA583C">
        <w:t>Greensheet</w:t>
      </w:r>
      <w:proofErr w:type="spellEnd"/>
      <w:r w:rsidR="00FA583C">
        <w:t xml:space="preserve"> screen</w:t>
      </w:r>
      <w:r w:rsidR="00A02B76">
        <w:t>.</w:t>
      </w:r>
      <w:r w:rsidR="008D1A54">
        <w:t xml:space="preserve"> </w:t>
      </w:r>
      <w:r w:rsidR="00A02B76">
        <w:t>When user returned to this screen, the system checks if any unprocessed module left:</w:t>
      </w:r>
    </w:p>
    <w:p w14:paraId="1728BC2D" w14:textId="77777777" w:rsidR="00A02B76" w:rsidRDefault="00A02B76" w:rsidP="002409CD">
      <w:pPr>
        <w:pStyle w:val="BodyText"/>
        <w:numPr>
          <w:ilvl w:val="0"/>
          <w:numId w:val="13"/>
        </w:numPr>
      </w:pPr>
      <w:r>
        <w:t xml:space="preserve">If there are no more unprocessed modules, then the system displays a version of the screen </w:t>
      </w:r>
      <w:r w:rsidR="008D1A54">
        <w:t>with</w:t>
      </w:r>
      <w:r>
        <w:t xml:space="preserve"> no modules</w:t>
      </w:r>
      <w:r w:rsidR="008D1A54">
        <w:t xml:space="preserve"> to select from</w:t>
      </w:r>
    </w:p>
    <w:p w14:paraId="5A0396BD" w14:textId="77777777" w:rsidR="00A02B76" w:rsidRDefault="00A02B76" w:rsidP="002409CD">
      <w:pPr>
        <w:pStyle w:val="BodyText"/>
        <w:numPr>
          <w:ilvl w:val="0"/>
          <w:numId w:val="14"/>
        </w:numPr>
      </w:pPr>
      <w:r>
        <w:t>If at least one unprocessed module left, the system displays a version of the screen with selected unprocessed module</w:t>
      </w:r>
    </w:p>
    <w:p w14:paraId="56BAA45B" w14:textId="7D671A67" w:rsidR="00A02B76" w:rsidRDefault="004304F3" w:rsidP="002409CD">
      <w:pPr>
        <w:pStyle w:val="BodyText"/>
      </w:pPr>
      <w:r>
        <w:rPr>
          <w:noProof/>
        </w:rPr>
        <w:lastRenderedPageBreak/>
        <w:drawing>
          <wp:inline distT="0" distB="0" distL="0" distR="0" wp14:anchorId="776CCA64" wp14:editId="43E86E71">
            <wp:extent cx="4249615" cy="204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257606" cy="2046619"/>
                    </a:xfrm>
                    <a:prstGeom prst="rect">
                      <a:avLst/>
                    </a:prstGeom>
                    <a:noFill/>
                    <a:ln>
                      <a:noFill/>
                    </a:ln>
                  </pic:spPr>
                </pic:pic>
              </a:graphicData>
            </a:graphic>
          </wp:inline>
        </w:drawing>
      </w:r>
    </w:p>
    <w:p w14:paraId="51400CC7" w14:textId="24EDDAFD" w:rsidR="00A65F80" w:rsidRDefault="00A65F80" w:rsidP="002409CD">
      <w:pPr>
        <w:pStyle w:val="Heading1"/>
      </w:pPr>
      <w:bookmarkStart w:id="38" w:name="_Toc474487047"/>
      <w:r w:rsidRPr="00A65F80">
        <w:t>Import templates from GS Form Builder</w:t>
      </w:r>
      <w:bookmarkEnd w:id="38"/>
    </w:p>
    <w:p w14:paraId="21370057" w14:textId="77777777" w:rsidR="00A65F80" w:rsidRDefault="00A65F80" w:rsidP="002409CD">
      <w:pPr>
        <w:pStyle w:val="BodyText"/>
      </w:pPr>
      <w:r>
        <w:t xml:space="preserve">Specific templates for each module are created and approved in Form Builder. After exporting a module from Form </w:t>
      </w:r>
      <w:proofErr w:type="gramStart"/>
      <w:r>
        <w:t>Builder</w:t>
      </w:r>
      <w:proofErr w:type="gramEnd"/>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966"/>
        <w:gridCol w:w="7789"/>
        <w:tblGridChange w:id="39">
          <w:tblGrid>
            <w:gridCol w:w="821"/>
            <w:gridCol w:w="966"/>
            <w:gridCol w:w="7789"/>
          </w:tblGrid>
        </w:tblGridChange>
      </w:tblGrid>
      <w:tr w:rsidR="00A65F80" w:rsidRPr="00E432B9" w14:paraId="76702214" w14:textId="77777777" w:rsidTr="002815CB">
        <w:tc>
          <w:tcPr>
            <w:tcW w:w="1139" w:type="dxa"/>
            <w:shd w:val="clear" w:color="auto" w:fill="EEECE1" w:themeFill="background2"/>
          </w:tcPr>
          <w:p w14:paraId="5614DF79" w14:textId="77777777" w:rsidR="00A65F80" w:rsidRPr="00E432B9" w:rsidRDefault="00A65F80" w:rsidP="002409CD">
            <w:r w:rsidRPr="00E432B9">
              <w:t>Reference</w:t>
            </w:r>
          </w:p>
        </w:tc>
        <w:tc>
          <w:tcPr>
            <w:tcW w:w="1579" w:type="dxa"/>
            <w:shd w:val="clear" w:color="auto" w:fill="EEECE1" w:themeFill="background2"/>
          </w:tcPr>
          <w:p w14:paraId="79CE04F0" w14:textId="77777777" w:rsidR="00A65F80" w:rsidRPr="00E432B9" w:rsidRDefault="00A65F80" w:rsidP="002409CD">
            <w:r w:rsidRPr="00E432B9">
              <w:t>Rule name</w:t>
            </w:r>
          </w:p>
        </w:tc>
        <w:tc>
          <w:tcPr>
            <w:tcW w:w="6840" w:type="dxa"/>
            <w:shd w:val="clear" w:color="auto" w:fill="EEECE1" w:themeFill="background2"/>
          </w:tcPr>
          <w:p w14:paraId="6FA05F2D" w14:textId="77777777" w:rsidR="00A65F80" w:rsidRPr="00E432B9" w:rsidRDefault="00A65F80" w:rsidP="002409CD">
            <w:r w:rsidRPr="00E432B9">
              <w:t>Description</w:t>
            </w:r>
          </w:p>
        </w:tc>
      </w:tr>
      <w:tr w:rsidR="00A65F80" w:rsidRPr="00E432B9" w14:paraId="05EEE793" w14:textId="77777777" w:rsidTr="002815CB">
        <w:tc>
          <w:tcPr>
            <w:tcW w:w="1139" w:type="dxa"/>
          </w:tcPr>
          <w:p w14:paraId="46D84649" w14:textId="77777777" w:rsidR="00A65F80" w:rsidRPr="00E432B9" w:rsidRDefault="00A65F80" w:rsidP="002409CD">
            <w:r w:rsidRPr="00E432B9">
              <w:t>SR0070-010</w:t>
            </w:r>
          </w:p>
        </w:tc>
        <w:tc>
          <w:tcPr>
            <w:tcW w:w="1579" w:type="dxa"/>
          </w:tcPr>
          <w:p w14:paraId="720D4372" w14:textId="77777777" w:rsidR="00A65F80" w:rsidRPr="00E432B9" w:rsidRDefault="00A65F80" w:rsidP="002409CD">
            <w:r w:rsidRPr="00E432B9">
              <w:t>Parsing Questions Definition source files</w:t>
            </w:r>
          </w:p>
        </w:tc>
        <w:tc>
          <w:tcPr>
            <w:tcW w:w="6840" w:type="dxa"/>
          </w:tcPr>
          <w:p w14:paraId="01E15FF5" w14:textId="751EFA5E"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System will be able to parse, and interpret </w:t>
            </w:r>
            <w:proofErr w:type="gramStart"/>
            <w:r w:rsidRPr="00E432B9">
              <w:rPr>
                <w:rFonts w:ascii="Arial" w:eastAsia="Times New Roman" w:hAnsi="Arial" w:cs="Arial"/>
                <w:color w:val="000000"/>
              </w:rPr>
              <w:t xml:space="preserve">for the purpose </w:t>
            </w:r>
            <w:r w:rsidRPr="00110667">
              <w:rPr>
                <w:rFonts w:ascii="Arial" w:eastAsia="Times New Roman" w:hAnsi="Arial" w:cs="Arial"/>
                <w:color w:val="000000"/>
                <w:highlight w:val="yellow"/>
              </w:rPr>
              <w:t>of</w:t>
            </w:r>
            <w:proofErr w:type="gramEnd"/>
            <w:r w:rsidRPr="00110667">
              <w:rPr>
                <w:rFonts w:ascii="Arial" w:eastAsia="Times New Roman" w:hAnsi="Arial" w:cs="Arial"/>
                <w:color w:val="000000"/>
                <w:highlight w:val="yellow"/>
              </w:rPr>
              <w:t xml:space="preserve"> </w:t>
            </w:r>
            <w:del w:id="40" w:author="Polonsky, Yakov (NIH/NCI) [C]" w:date="2017-02-10T11:42:00Z">
              <w:r w:rsidRPr="00110667" w:rsidDel="00B16A3E">
                <w:rPr>
                  <w:rFonts w:ascii="Arial" w:eastAsia="Times New Roman" w:hAnsi="Arial" w:cs="Arial"/>
                  <w:color w:val="000000"/>
                  <w:highlight w:val="yellow"/>
                </w:rPr>
                <w:delText>generating "template" HTML code</w:delText>
              </w:r>
            </w:del>
            <w:ins w:id="41" w:author="Polonsky, Yakov (NIH/NCI) [C]" w:date="2017-02-10T11:42:00Z">
              <w:r w:rsidR="00B16A3E">
                <w:rPr>
                  <w:rFonts w:ascii="Arial" w:eastAsia="Times New Roman" w:hAnsi="Arial" w:cs="Arial"/>
                  <w:color w:val="000000"/>
                  <w:highlight w:val="yellow"/>
                </w:rPr>
                <w:t>extracting forms with elements, questions, and possible answers</w:t>
              </w:r>
            </w:ins>
            <w:r w:rsidRPr="00110667">
              <w:rPr>
                <w:rFonts w:ascii="Arial" w:eastAsia="Times New Roman" w:hAnsi="Arial" w:cs="Arial"/>
                <w:color w:val="000000"/>
                <w:highlight w:val="yellow"/>
              </w:rPr>
              <w:t>, source files with question definitions that meet the following conditions</w:t>
            </w:r>
            <w:r w:rsidRPr="00E432B9">
              <w:rPr>
                <w:rFonts w:ascii="Arial" w:eastAsia="Times New Roman" w:hAnsi="Arial" w:cs="Arial"/>
                <w:color w:val="000000"/>
              </w:rPr>
              <w:t>.</w:t>
            </w:r>
          </w:p>
          <w:p w14:paraId="3E2AF114" w14:textId="77777777" w:rsidR="00A65F80" w:rsidRPr="00E432B9" w:rsidRDefault="00A65F80" w:rsidP="002815CB">
            <w:pPr>
              <w:pStyle w:val="Notes"/>
              <w:outlineLvl w:val="0"/>
              <w:rPr>
                <w:rFonts w:ascii="Arial" w:eastAsia="Times New Roman" w:hAnsi="Arial" w:cs="Arial"/>
                <w:color w:val="000000"/>
              </w:rPr>
            </w:pPr>
          </w:p>
          <w:p w14:paraId="106F5327" w14:textId="77777777"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5E137FAF" w:rsidR="00A65F80" w:rsidRPr="00E432B9" w:rsidRDefault="00A65F80" w:rsidP="00006563">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del w:id="42" w:author="Tulchinskaya, Gaby (NIH/NCI) [C]" w:date="2017-02-10T11:16:00Z">
              <w:r w:rsidRPr="00E432B9" w:rsidDel="00110667">
                <w:rPr>
                  <w:rFonts w:ascii="Arial" w:eastAsia="Times New Roman" w:hAnsi="Arial" w:cs="Arial"/>
                  <w:color w:val="000000"/>
                </w:rPr>
                <w:delText xml:space="preserve">four </w:delText>
              </w:r>
            </w:del>
            <w:ins w:id="43" w:author="Tulchinskaya, Gaby (NIH/NCI) [C]" w:date="2017-02-10T11:16:00Z">
              <w:r w:rsidR="00110667">
                <w:rPr>
                  <w:rFonts w:ascii="Arial" w:eastAsia="Times New Roman" w:hAnsi="Arial" w:cs="Arial"/>
                  <w:color w:val="000000"/>
                </w:rPr>
                <w:t>five</w:t>
              </w:r>
              <w:r w:rsidR="00110667" w:rsidRPr="00E432B9">
                <w:rPr>
                  <w:rFonts w:ascii="Arial" w:eastAsia="Times New Roman" w:hAnsi="Arial" w:cs="Arial"/>
                  <w:color w:val="000000"/>
                </w:rPr>
                <w:t xml:space="preserve"> </w:t>
              </w:r>
            </w:ins>
            <w:r w:rsidRPr="00E432B9">
              <w:rPr>
                <w:rFonts w:ascii="Arial" w:eastAsia="Times New Roman" w:hAnsi="Arial" w:cs="Arial"/>
                <w:color w:val="000000"/>
              </w:rPr>
              <w:t>separate such files – one each for questions applicable to:  </w:t>
            </w:r>
          </w:p>
          <w:p w14:paraId="38AE7908"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w:t>
            </w:r>
            <w:proofErr w:type="spellStart"/>
            <w:r w:rsidRPr="00E432B9">
              <w:rPr>
                <w:rFonts w:ascii="Arial" w:eastAsia="Times New Roman" w:hAnsi="Arial" w:cs="Arial"/>
                <w:color w:val="000000"/>
              </w:rPr>
              <w:t>i</w:t>
            </w:r>
            <w:proofErr w:type="spellEnd"/>
            <w:r w:rsidRPr="00E432B9">
              <w:rPr>
                <w:rFonts w:ascii="Arial" w:eastAsia="Times New Roman" w:hAnsi="Arial" w:cs="Arial"/>
                <w:color w:val="000000"/>
              </w:rPr>
              <w:t xml:space="preserve">) 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 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iii) 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77777777" w:rsidR="00110667" w:rsidRDefault="00A65F80" w:rsidP="002815CB">
            <w:pPr>
              <w:pStyle w:val="Notes"/>
              <w:outlineLvl w:val="0"/>
              <w:rPr>
                <w:ins w:id="44" w:author="Tulchinskaya, Gaby (NIH/NCI) [C]" w:date="2017-02-10T11:16:00Z"/>
                <w:rFonts w:ascii="Arial" w:eastAsia="Times New Roman" w:hAnsi="Arial" w:cs="Arial"/>
                <w:color w:val="000000"/>
              </w:rPr>
            </w:pPr>
            <w:r w:rsidRPr="00E432B9">
              <w:rPr>
                <w:rFonts w:ascii="Arial" w:eastAsia="Times New Roman" w:hAnsi="Arial" w:cs="Arial"/>
                <w:color w:val="000000"/>
              </w:rPr>
              <w:t xml:space="preserve">        iv) 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0242B0A9" w:rsidR="00A65F80" w:rsidRPr="00E432B9" w:rsidRDefault="00110667" w:rsidP="002815CB">
            <w:pPr>
              <w:pStyle w:val="Notes"/>
              <w:outlineLvl w:val="0"/>
              <w:rPr>
                <w:rFonts w:ascii="Arial" w:eastAsia="Times New Roman" w:hAnsi="Arial" w:cs="Arial"/>
                <w:color w:val="000000"/>
              </w:rPr>
            </w:pPr>
            <w:ins w:id="45" w:author="Tulchinskaya, Gaby (NIH/NCI) [C]" w:date="2017-02-10T11:16:00Z">
              <w:r>
                <w:rPr>
                  <w:rFonts w:ascii="Arial" w:eastAsia="Times New Roman" w:hAnsi="Arial" w:cs="Arial"/>
                  <w:color w:val="000000"/>
                </w:rPr>
                <w:t xml:space="preserve">v) Revision </w:t>
              </w:r>
              <w:proofErr w:type="spellStart"/>
              <w:r>
                <w:rPr>
                  <w:rFonts w:ascii="Arial" w:eastAsia="Times New Roman" w:hAnsi="Arial" w:cs="Arial"/>
                  <w:color w:val="000000"/>
                </w:rPr>
                <w:t>greenshets</w:t>
              </w:r>
            </w:ins>
            <w:proofErr w:type="spellEnd"/>
            <w:r w:rsidR="00A65F80" w:rsidRPr="00E432B9">
              <w:rPr>
                <w:rFonts w:ascii="Arial" w:eastAsia="Times New Roman" w:hAnsi="Arial" w:cs="Arial"/>
                <w:color w:val="000000"/>
              </w:rPr>
              <w:t xml:space="preserve">, </w:t>
            </w:r>
          </w:p>
          <w:p w14:paraId="76A107F2" w14:textId="77777777" w:rsidR="00A65F80" w:rsidRPr="00E432B9" w:rsidRDefault="00A65F80" w:rsidP="002815CB">
            <w:pPr>
              <w:pStyle w:val="Notes"/>
              <w:outlineLvl w:val="0"/>
              <w:rPr>
                <w:rFonts w:ascii="Arial" w:eastAsia="Times New Roman" w:hAnsi="Arial" w:cs="Arial"/>
                <w:color w:val="000000"/>
              </w:rPr>
            </w:pPr>
          </w:p>
          <w:p w14:paraId="1ABAB784" w14:textId="3D7C9817" w:rsidR="00A65F80" w:rsidRPr="00110667" w:rsidDel="00163CD8" w:rsidRDefault="00A65F80" w:rsidP="002815CB">
            <w:pPr>
              <w:pStyle w:val="Notes"/>
              <w:outlineLvl w:val="0"/>
              <w:rPr>
                <w:del w:id="46" w:author="Polonsky, Yakov (NIH/NCI) [C]" w:date="2017-02-10T11:43:00Z"/>
                <w:rFonts w:ascii="Arial" w:eastAsia="Times New Roman" w:hAnsi="Arial" w:cs="Arial"/>
                <w:color w:val="000000"/>
                <w:highlight w:val="yellow"/>
              </w:rPr>
            </w:pPr>
            <w:del w:id="47" w:author="Polonsky, Yakov (NIH/NCI) [C]" w:date="2017-02-10T11:43:00Z">
              <w:r w:rsidRPr="00110667" w:rsidDel="00163CD8">
                <w:rPr>
                  <w:rFonts w:ascii="Arial" w:eastAsia="Times New Roman" w:hAnsi="Arial" w:cs="Arial"/>
                  <w:color w:val="000000"/>
                  <w:highlight w:val="yellow"/>
                </w:rPr>
                <w:delText>The purpose of this requirement is to reduce the size of each individual file and to simplify locating specific places within the file(s) where content has to be changed.</w:delText>
              </w:r>
            </w:del>
          </w:p>
          <w:p w14:paraId="081F0C50" w14:textId="6FE38996" w:rsidR="00A65F80" w:rsidRPr="00110667" w:rsidRDefault="00A65F80" w:rsidP="002815CB">
            <w:pPr>
              <w:pStyle w:val="Notes"/>
              <w:outlineLvl w:val="0"/>
              <w:rPr>
                <w:rFonts w:ascii="Arial" w:eastAsia="Times New Roman" w:hAnsi="Arial" w:cs="Arial"/>
                <w:color w:val="000000"/>
                <w:highlight w:val="yellow"/>
              </w:rPr>
            </w:pPr>
          </w:p>
          <w:p w14:paraId="2A2805DF" w14:textId="77777777" w:rsidR="00A65F80" w:rsidRPr="00E432B9" w:rsidRDefault="00A65F80" w:rsidP="002815CB">
            <w:pPr>
              <w:pStyle w:val="Notes"/>
              <w:outlineLvl w:val="0"/>
              <w:rPr>
                <w:rFonts w:ascii="Arial" w:eastAsia="Times New Roman" w:hAnsi="Arial" w:cs="Arial"/>
                <w:color w:val="000000"/>
              </w:rPr>
            </w:pPr>
            <w:r w:rsidRPr="00110667">
              <w:rPr>
                <w:rFonts w:ascii="Arial" w:eastAsia="Times New Roman" w:hAnsi="Arial" w:cs="Arial"/>
                <w:color w:val="000000"/>
                <w:highlight w:val="yellow"/>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A65F80" w:rsidRPr="00E432B9" w:rsidRDefault="00A65F80" w:rsidP="002815CB">
            <w:pPr>
              <w:pStyle w:val="Notes"/>
              <w:outlineLvl w:val="0"/>
              <w:rPr>
                <w:rFonts w:ascii="Arial" w:eastAsia="Times New Roman" w:hAnsi="Arial" w:cs="Arial"/>
                <w:color w:val="000000"/>
              </w:rPr>
            </w:pPr>
          </w:p>
          <w:p w14:paraId="370376F5" w14:textId="24061E8B"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xml:space="preserve">       </w:t>
            </w:r>
            <w:proofErr w:type="spellStart"/>
            <w:r w:rsidRPr="00E432B9">
              <w:rPr>
                <w:rFonts w:ascii="Arial" w:eastAsia="Times New Roman" w:hAnsi="Arial" w:cs="Arial"/>
                <w:color w:val="000000"/>
              </w:rPr>
              <w:t>a</w:t>
            </w:r>
            <w:proofErr w:type="spellEnd"/>
            <w:r w:rsidRPr="00E432B9">
              <w:rPr>
                <w:rFonts w:ascii="Arial" w:eastAsia="Times New Roman" w:hAnsi="Arial" w:cs="Arial"/>
                <w:color w:val="000000"/>
              </w:rPr>
              <w:t xml:space="preserve">)  </w:t>
            </w:r>
            <w:r w:rsidRPr="00F72F58">
              <w:rPr>
                <w:rFonts w:ascii="Arial" w:eastAsia="Times New Roman" w:hAnsi="Arial" w:cs="Arial"/>
                <w:color w:val="000000"/>
                <w:highlight w:val="yellow"/>
              </w:rPr>
              <w:t xml:space="preserve">Each question can be marked as required to appear on </w:t>
            </w:r>
            <w:proofErr w:type="spellStart"/>
            <w:r w:rsidRPr="00F72F58">
              <w:rPr>
                <w:rFonts w:ascii="Arial" w:eastAsia="Times New Roman" w:hAnsi="Arial" w:cs="Arial"/>
                <w:color w:val="000000"/>
                <w:highlight w:val="yellow"/>
              </w:rPr>
              <w:t>greensheet</w:t>
            </w:r>
            <w:proofErr w:type="spellEnd"/>
            <w:r w:rsidRPr="00F72F58">
              <w:rPr>
                <w:rFonts w:ascii="Arial" w:eastAsia="Times New Roman" w:hAnsi="Arial" w:cs="Arial"/>
                <w:color w:val="000000"/>
                <w:highlight w:val="yellow"/>
              </w:rPr>
              <w:t xml:space="preserve"> forms for grants of more than one type/mechanism. Each type/mechanism combination to which the </w:t>
            </w:r>
            <w:del w:id="48" w:author="Polonsky, Yakov (NIH/NCI) [C]" w:date="2017-02-10T11:44:00Z">
              <w:r w:rsidRPr="00F72F58" w:rsidDel="009B681F">
                <w:rPr>
                  <w:rFonts w:ascii="Arial" w:eastAsia="Times New Roman" w:hAnsi="Arial" w:cs="Arial"/>
                  <w:color w:val="000000"/>
                  <w:highlight w:val="yellow"/>
                </w:rPr>
                <w:delText xml:space="preserve">question </w:delText>
              </w:r>
            </w:del>
            <w:ins w:id="49" w:author="Polonsky, Yakov (NIH/NCI) [C]" w:date="2017-02-10T11:44:00Z">
              <w:r w:rsidR="009B681F">
                <w:rPr>
                  <w:rFonts w:ascii="Arial" w:eastAsia="Times New Roman" w:hAnsi="Arial" w:cs="Arial"/>
                  <w:color w:val="000000"/>
                  <w:highlight w:val="yellow"/>
                </w:rPr>
                <w:t>form</w:t>
              </w:r>
              <w:r w:rsidR="009B681F" w:rsidRPr="00F72F58">
                <w:rPr>
                  <w:rFonts w:ascii="Arial" w:eastAsia="Times New Roman" w:hAnsi="Arial" w:cs="Arial"/>
                  <w:color w:val="000000"/>
                  <w:highlight w:val="yellow"/>
                </w:rPr>
                <w:t xml:space="preserve"> </w:t>
              </w:r>
            </w:ins>
            <w:r w:rsidRPr="00F72F58">
              <w:rPr>
                <w:rFonts w:ascii="Arial" w:eastAsia="Times New Roman" w:hAnsi="Arial" w:cs="Arial"/>
                <w:color w:val="000000"/>
                <w:highlight w:val="yellow"/>
              </w:rPr>
              <w:t>is applicable will be specified individually</w:t>
            </w:r>
            <w:r w:rsidRPr="00E432B9">
              <w:rPr>
                <w:rFonts w:ascii="Arial" w:eastAsia="Times New Roman" w:hAnsi="Arial" w:cs="Arial"/>
                <w:color w:val="000000"/>
              </w:rPr>
              <w:t>.</w:t>
            </w:r>
          </w:p>
          <w:p w14:paraId="1AF76840"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A65F80" w:rsidRPr="00E432B9" w:rsidRDefault="00A65F80" w:rsidP="00006563">
            <w:pPr>
              <w:pStyle w:val="Notes"/>
              <w:numPr>
                <w:ilvl w:val="0"/>
                <w:numId w:val="6"/>
              </w:numPr>
              <w:ind w:left="360" w:hanging="360"/>
              <w:outlineLvl w:val="0"/>
              <w:rPr>
                <w:rFonts w:ascii="Arial" w:eastAsia="Times New Roman" w:hAnsi="Arial" w:cs="Arial"/>
                <w:color w:val="000000"/>
              </w:rPr>
            </w:pPr>
            <w:r w:rsidRPr="00E432B9">
              <w:rPr>
                <w:rFonts w:ascii="Arial" w:eastAsia="Times New Roman" w:hAnsi="Arial" w:cs="Arial"/>
                <w:color w:val="000000"/>
              </w:rPr>
              <w:lastRenderedPageBreak/>
              <w:t>Answer options to be shown as check boxes (selecting multiple answer options possible). </w:t>
            </w:r>
          </w:p>
          <w:p w14:paraId="73120AB6" w14:textId="77777777" w:rsidR="00A65F80" w:rsidRPr="00E432B9" w:rsidRDefault="00A65F80" w:rsidP="002815CB">
            <w:pPr>
              <w:pStyle w:val="Notes"/>
              <w:outlineLvl w:val="0"/>
              <w:rPr>
                <w:rFonts w:ascii="Arial" w:eastAsia="Times New Roman" w:hAnsi="Arial" w:cs="Arial"/>
                <w:color w:val="000000"/>
              </w:rPr>
            </w:pPr>
          </w:p>
          <w:p w14:paraId="1631DFA1"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A65F80" w:rsidRPr="00E432B9" w:rsidRDefault="00A65F80"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A65F80" w:rsidRPr="00E432B9" w:rsidRDefault="00A65F80" w:rsidP="002409CD">
            <w:r w:rsidRPr="00E432B9">
              <w:t>    e) Sub-questions will have all the same attributes in the definition file as top-level questions.</w:t>
            </w:r>
          </w:p>
        </w:tc>
      </w:tr>
      <w:tr w:rsidR="00A65F80" w:rsidRPr="00E432B9" w14:paraId="0459DED2" w14:textId="77777777" w:rsidTr="009B681F">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 w:author="Polonsky, Yakov (NIH/NCI) [C]" w:date="2017-02-10T11:49: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816"/>
        </w:trPr>
        <w:tc>
          <w:tcPr>
            <w:tcW w:w="1139" w:type="dxa"/>
            <w:tcPrChange w:id="51" w:author="Polonsky, Yakov (NIH/NCI) [C]" w:date="2017-02-10T11:49:00Z">
              <w:tcPr>
                <w:tcW w:w="1139" w:type="dxa"/>
              </w:tcPr>
            </w:tcPrChange>
          </w:tcPr>
          <w:p w14:paraId="3936B10B" w14:textId="77777777" w:rsidR="00A65F80" w:rsidRPr="00E432B9" w:rsidRDefault="00A65F80" w:rsidP="002409CD">
            <w:r w:rsidRPr="00E432B9">
              <w:lastRenderedPageBreak/>
              <w:t>SR0070-020</w:t>
            </w:r>
          </w:p>
        </w:tc>
        <w:tc>
          <w:tcPr>
            <w:tcW w:w="1579" w:type="dxa"/>
            <w:tcPrChange w:id="52" w:author="Polonsky, Yakov (NIH/NCI) [C]" w:date="2017-02-10T11:49:00Z">
              <w:tcPr>
                <w:tcW w:w="1579" w:type="dxa"/>
              </w:tcPr>
            </w:tcPrChange>
          </w:tcPr>
          <w:p w14:paraId="0232C725" w14:textId="77777777" w:rsidR="00A65F80" w:rsidRPr="00E432B9" w:rsidRDefault="00A65F80" w:rsidP="002409CD">
            <w:r w:rsidRPr="00E432B9">
              <w:t>Output files and database storage</w:t>
            </w:r>
          </w:p>
        </w:tc>
        <w:tc>
          <w:tcPr>
            <w:tcW w:w="6840" w:type="dxa"/>
            <w:tcPrChange w:id="53" w:author="Polonsky, Yakov (NIH/NCI) [C]" w:date="2017-02-10T11:49:00Z">
              <w:tcPr>
                <w:tcW w:w="6840" w:type="dxa"/>
              </w:tcPr>
            </w:tcPrChange>
          </w:tcPr>
          <w:p w14:paraId="710E893D" w14:textId="774D9D61" w:rsidR="00A65F80" w:rsidRPr="00E432B9" w:rsidRDefault="00A65F80" w:rsidP="00006563">
            <w:pPr>
              <w:pStyle w:val="Notes"/>
              <w:numPr>
                <w:ilvl w:val="0"/>
                <w:numId w:val="7"/>
              </w:numPr>
              <w:ind w:left="360" w:hanging="360"/>
              <w:outlineLvl w:val="0"/>
              <w:rPr>
                <w:rFonts w:ascii="Arial" w:eastAsia="Times New Roman" w:hAnsi="Arial" w:cs="Arial"/>
                <w:color w:val="000000"/>
              </w:rPr>
            </w:pPr>
            <w:del w:id="54" w:author="Polonsky, Yakov (NIH/NCI) [C]" w:date="2017-02-10T11:46:00Z">
              <w:r w:rsidRPr="00F72F58" w:rsidDel="009B681F">
                <w:rPr>
                  <w:rFonts w:ascii="Arial" w:eastAsia="Times New Roman" w:hAnsi="Arial" w:cs="Arial"/>
                  <w:color w:val="000000"/>
                  <w:highlight w:val="yellow"/>
                </w:rPr>
                <w:delText>System will output the generated templates as regular ASCII text files</w:delText>
              </w:r>
              <w:r w:rsidRPr="00E432B9" w:rsidDel="009B681F">
                <w:rPr>
                  <w:rFonts w:ascii="Arial" w:eastAsia="Times New Roman" w:hAnsi="Arial" w:cs="Arial"/>
                  <w:color w:val="000000"/>
                </w:rPr>
                <w:delText>.</w:delText>
              </w:r>
            </w:del>
            <w:ins w:id="55" w:author="Polonsky, Yakov (NIH/NCI) [C]" w:date="2017-02-10T11:46:00Z">
              <w:r w:rsidR="009B681F">
                <w:rPr>
                  <w:rFonts w:ascii="Arial" w:eastAsia="Times New Roman" w:hAnsi="Arial" w:cs="Arial"/>
                  <w:color w:val="000000"/>
                </w:rPr>
                <w:t>System will save the received XML file from the Form Builder in a backup directory marked with timestamp</w:t>
              </w:r>
            </w:ins>
            <w:r w:rsidRPr="00E432B9">
              <w:rPr>
                <w:rFonts w:ascii="Arial" w:eastAsia="Times New Roman" w:hAnsi="Arial" w:cs="Arial"/>
                <w:color w:val="000000"/>
              </w:rPr>
              <w:t xml:space="preserve">  </w:t>
            </w:r>
          </w:p>
          <w:p w14:paraId="55B3EF35" w14:textId="2733C074" w:rsidR="00A65F80" w:rsidRPr="00E432B9" w:rsidDel="009B681F" w:rsidRDefault="00A65F80" w:rsidP="00006563">
            <w:pPr>
              <w:pStyle w:val="Notes"/>
              <w:numPr>
                <w:ilvl w:val="0"/>
                <w:numId w:val="7"/>
              </w:numPr>
              <w:ind w:left="360" w:hanging="360"/>
              <w:outlineLvl w:val="0"/>
              <w:rPr>
                <w:del w:id="56" w:author="Polonsky, Yakov (NIH/NCI) [C]" w:date="2017-02-10T11:47:00Z"/>
                <w:rFonts w:ascii="Arial" w:eastAsia="Times New Roman" w:hAnsi="Arial" w:cs="Arial"/>
                <w:color w:val="000000"/>
              </w:rPr>
            </w:pPr>
            <w:del w:id="57" w:author="Polonsky, Yakov (NIH/NCI) [C]" w:date="2017-02-10T11:47:00Z">
              <w:r w:rsidRPr="00F72F58" w:rsidDel="009B681F">
                <w:rPr>
                  <w:rFonts w:ascii="Arial" w:eastAsia="Times New Roman" w:hAnsi="Arial" w:cs="Arial"/>
                  <w:color w:val="000000"/>
                  <w:highlight w:val="yellow"/>
                </w:rPr>
                <w:delText>System will generate a separate physical file of a greensheet form template for a grant of each type/mechanism combination.</w:delText>
              </w:r>
              <w:r w:rsidRPr="00E432B9" w:rsidDel="009B681F">
                <w:rPr>
                  <w:rFonts w:ascii="Arial" w:eastAsia="Times New Roman" w:hAnsi="Arial" w:cs="Arial"/>
                  <w:color w:val="000000"/>
                </w:rPr>
                <w:delText> </w:delText>
              </w:r>
            </w:del>
          </w:p>
          <w:p w14:paraId="72ECB35F" w14:textId="3AAD9701" w:rsidR="00A65F80" w:rsidRPr="00F72F58" w:rsidRDefault="00A65F80" w:rsidP="00006563">
            <w:pPr>
              <w:pStyle w:val="Notes"/>
              <w:numPr>
                <w:ilvl w:val="0"/>
                <w:numId w:val="7"/>
              </w:numPr>
              <w:ind w:left="360" w:hanging="360"/>
              <w:outlineLvl w:val="0"/>
              <w:rPr>
                <w:rFonts w:ascii="Arial" w:eastAsia="Times New Roman" w:hAnsi="Arial" w:cs="Arial"/>
                <w:color w:val="000000"/>
                <w:highlight w:val="yellow"/>
              </w:rPr>
            </w:pPr>
            <w:r w:rsidRPr="00F72F58">
              <w:rPr>
                <w:rFonts w:ascii="Arial" w:eastAsia="Times New Roman" w:hAnsi="Arial" w:cs="Arial"/>
                <w:color w:val="000000"/>
                <w:highlight w:val="yellow"/>
              </w:rPr>
              <w:t xml:space="preserve">System will store a </w:t>
            </w:r>
            <w:proofErr w:type="spellStart"/>
            <w:r w:rsidRPr="00F72F58">
              <w:rPr>
                <w:rFonts w:ascii="Arial" w:eastAsia="Times New Roman" w:hAnsi="Arial" w:cs="Arial"/>
                <w:color w:val="000000"/>
                <w:highlight w:val="yellow"/>
              </w:rPr>
              <w:t>greensheet</w:t>
            </w:r>
            <w:proofErr w:type="spellEnd"/>
            <w:r w:rsidRPr="00F72F58">
              <w:rPr>
                <w:rFonts w:ascii="Arial" w:eastAsia="Times New Roman" w:hAnsi="Arial" w:cs="Arial"/>
                <w:color w:val="000000"/>
                <w:highlight w:val="yellow"/>
              </w:rPr>
              <w:t xml:space="preserve"> form template for a grant of </w:t>
            </w:r>
            <w:del w:id="58" w:author="Polonsky, Yakov (NIH/NCI) [C]" w:date="2017-02-10T11:47:00Z">
              <w:r w:rsidRPr="00F72F58" w:rsidDel="009B681F">
                <w:rPr>
                  <w:rFonts w:ascii="Arial" w:eastAsia="Times New Roman" w:hAnsi="Arial" w:cs="Arial"/>
                  <w:color w:val="000000"/>
                  <w:highlight w:val="yellow"/>
                </w:rPr>
                <w:delText xml:space="preserve">each </w:delText>
              </w:r>
            </w:del>
            <w:ins w:id="59" w:author="Polonsky, Yakov (NIH/NCI) [C]" w:date="2017-02-10T11:47:00Z">
              <w:r w:rsidR="009B681F">
                <w:rPr>
                  <w:rFonts w:ascii="Arial" w:eastAsia="Times New Roman" w:hAnsi="Arial" w:cs="Arial"/>
                  <w:color w:val="000000"/>
                  <w:highlight w:val="yellow"/>
                </w:rPr>
                <w:t>multiple</w:t>
              </w:r>
              <w:r w:rsidR="009B681F" w:rsidRPr="00F72F58">
                <w:rPr>
                  <w:rFonts w:ascii="Arial" w:eastAsia="Times New Roman" w:hAnsi="Arial" w:cs="Arial"/>
                  <w:color w:val="000000"/>
                  <w:highlight w:val="yellow"/>
                </w:rPr>
                <w:t xml:space="preserve"> </w:t>
              </w:r>
            </w:ins>
            <w:r w:rsidRPr="00F72F58">
              <w:rPr>
                <w:rFonts w:ascii="Arial" w:eastAsia="Times New Roman" w:hAnsi="Arial" w:cs="Arial"/>
                <w:color w:val="000000"/>
                <w:highlight w:val="yellow"/>
              </w:rPr>
              <w:t>type/mechanism combination</w:t>
            </w:r>
            <w:ins w:id="60" w:author="Polonsky, Yakov (NIH/NCI) [C]" w:date="2017-02-10T11:47:00Z">
              <w:r w:rsidR="009B681F">
                <w:rPr>
                  <w:rFonts w:ascii="Arial" w:eastAsia="Times New Roman" w:hAnsi="Arial" w:cs="Arial"/>
                  <w:color w:val="000000"/>
                  <w:highlight w:val="yellow"/>
                </w:rPr>
                <w:t>s</w:t>
              </w:r>
            </w:ins>
            <w:r w:rsidRPr="00F72F58">
              <w:rPr>
                <w:rFonts w:ascii="Arial" w:eastAsia="Times New Roman" w:hAnsi="Arial" w:cs="Arial"/>
                <w:color w:val="000000"/>
                <w:highlight w:val="yellow"/>
              </w:rPr>
              <w:t xml:space="preserve"> on a separate row in the database.</w:t>
            </w:r>
          </w:p>
          <w:p w14:paraId="7DAA2BA9" w14:textId="77777777" w:rsidR="00A65F80" w:rsidRPr="00E432B9" w:rsidRDefault="00A65F80" w:rsidP="00006563">
            <w:pPr>
              <w:pStyle w:val="Notes"/>
              <w:numPr>
                <w:ilvl w:val="0"/>
                <w:numId w:val="7"/>
              </w:numPr>
              <w:ind w:left="360" w:hanging="360"/>
              <w:outlineLvl w:val="0"/>
              <w:rPr>
                <w:rFonts w:ascii="Arial" w:eastAsia="Times New Roman" w:hAnsi="Arial" w:cs="Arial"/>
                <w:color w:val="000000"/>
              </w:rPr>
            </w:pPr>
            <w:r w:rsidRPr="00E432B9">
              <w:rPr>
                <w:rFonts w:ascii="Arial" w:eastAsia="Times New Roman" w:hAnsi="Arial" w:cs="Arial"/>
                <w:color w:val="000000"/>
              </w:rPr>
              <w:t> </w:t>
            </w:r>
            <w:r w:rsidRPr="00110667">
              <w:rPr>
                <w:rFonts w:ascii="Arial" w:eastAsia="Times New Roman" w:hAnsi="Arial" w:cs="Arial"/>
                <w:color w:val="000000"/>
                <w:highlight w:val="yellow"/>
              </w:rPr>
              <w:t xml:space="preserve">Reports that the system will produce concerning the questions defined in Question Definition Source files (the XML files) are for internal use of the Development team. Their purpose is to assist the IT professionals maintaining the </w:t>
            </w:r>
            <w:proofErr w:type="spellStart"/>
            <w:r w:rsidRPr="00110667">
              <w:rPr>
                <w:rFonts w:ascii="Arial" w:eastAsia="Times New Roman" w:hAnsi="Arial" w:cs="Arial"/>
                <w:color w:val="000000"/>
                <w:highlight w:val="yellow"/>
              </w:rPr>
              <w:t>Greensheets</w:t>
            </w:r>
            <w:proofErr w:type="spellEnd"/>
            <w:r w:rsidRPr="00110667">
              <w:rPr>
                <w:rFonts w:ascii="Arial" w:eastAsia="Times New Roman" w:hAnsi="Arial" w:cs="Arial"/>
                <w:color w:val="000000"/>
                <w:highlight w:val="yellow"/>
              </w:rPr>
              <w:t xml:space="preserve"> system in validating the XML files and ensuring their quality and accuracy as they try to configure which questions will be asked on </w:t>
            </w:r>
            <w:proofErr w:type="spellStart"/>
            <w:r w:rsidRPr="00110667">
              <w:rPr>
                <w:rFonts w:ascii="Arial" w:eastAsia="Times New Roman" w:hAnsi="Arial" w:cs="Arial"/>
                <w:color w:val="000000"/>
                <w:highlight w:val="yellow"/>
              </w:rPr>
              <w:t>greensheet</w:t>
            </w:r>
            <w:proofErr w:type="spellEnd"/>
            <w:r w:rsidRPr="00110667">
              <w:rPr>
                <w:rFonts w:ascii="Arial" w:eastAsia="Times New Roman" w:hAnsi="Arial" w:cs="Arial"/>
                <w:color w:val="000000"/>
                <w:highlight w:val="yellow"/>
              </w:rPr>
              <w:t xml:space="preserve"> questionnaires for grant of which types/mechanisms.  Business owners and other stakeholders provided no requirements with respect to these reports. Therefore, their content and format are up to the Development team</w:t>
            </w:r>
          </w:p>
        </w:tc>
      </w:tr>
      <w:tr w:rsidR="00A65F80" w:rsidRPr="00E432B9" w14:paraId="6C7B8D34" w14:textId="77777777" w:rsidTr="002815CB">
        <w:tc>
          <w:tcPr>
            <w:tcW w:w="1139" w:type="dxa"/>
          </w:tcPr>
          <w:p w14:paraId="06C5CB7A" w14:textId="77777777" w:rsidR="00A65F80" w:rsidRPr="00E432B9" w:rsidRDefault="00A65F80" w:rsidP="002409CD">
            <w:r w:rsidRPr="00E432B9">
              <w:t>SR0070-030</w:t>
            </w:r>
          </w:p>
        </w:tc>
        <w:tc>
          <w:tcPr>
            <w:tcW w:w="1579" w:type="dxa"/>
          </w:tcPr>
          <w:p w14:paraId="6D1BA8BC" w14:textId="77777777" w:rsidR="00A65F80" w:rsidRPr="00E432B9" w:rsidRDefault="00A65F80" w:rsidP="002409CD">
            <w:r w:rsidRPr="00E432B9">
              <w:t>Error Handling</w:t>
            </w:r>
          </w:p>
        </w:tc>
        <w:tc>
          <w:tcPr>
            <w:tcW w:w="6840" w:type="dxa"/>
          </w:tcPr>
          <w:p w14:paraId="592534F3" w14:textId="0D9F94B0" w:rsidR="00A65F80" w:rsidRPr="00E432B9" w:rsidDel="009B681F" w:rsidRDefault="00A65F80" w:rsidP="00006563">
            <w:pPr>
              <w:pStyle w:val="Notes"/>
              <w:numPr>
                <w:ilvl w:val="0"/>
                <w:numId w:val="8"/>
              </w:numPr>
              <w:ind w:left="360" w:hanging="360"/>
              <w:outlineLvl w:val="0"/>
              <w:rPr>
                <w:del w:id="61" w:author="Polonsky, Yakov (NIH/NCI) [C]" w:date="2017-02-10T11:49:00Z"/>
                <w:rFonts w:ascii="Arial" w:eastAsia="Times New Roman" w:hAnsi="Arial" w:cs="Arial"/>
                <w:color w:val="000000"/>
              </w:rPr>
            </w:pPr>
            <w:del w:id="62" w:author="Polonsky, Yakov (NIH/NCI) [C]" w:date="2017-02-10T11:49:00Z">
              <w:r w:rsidRPr="00E432B9" w:rsidDel="009B681F">
                <w:rPr>
                  <w:rFonts w:ascii="Arial" w:eastAsia="Times New Roman" w:hAnsi="Arial" w:cs="Arial"/>
                  <w:color w:val="000000"/>
                </w:rPr>
                <w:delText>Greensheet Forms Generator will output all error messages to standard output.  </w:delText>
              </w:r>
            </w:del>
          </w:p>
          <w:p w14:paraId="036D237A" w14:textId="65F1228F" w:rsidR="00A65F80" w:rsidRPr="00E432B9" w:rsidDel="009B681F" w:rsidRDefault="00A65F80" w:rsidP="00006563">
            <w:pPr>
              <w:pStyle w:val="Notes"/>
              <w:numPr>
                <w:ilvl w:val="0"/>
                <w:numId w:val="8"/>
              </w:numPr>
              <w:ind w:left="360" w:hanging="360"/>
              <w:outlineLvl w:val="0"/>
              <w:rPr>
                <w:del w:id="63" w:author="Polonsky, Yakov (NIH/NCI) [C]" w:date="2017-02-10T11:49:00Z"/>
                <w:rFonts w:ascii="Arial" w:eastAsia="Times New Roman" w:hAnsi="Arial" w:cs="Arial"/>
                <w:color w:val="000000"/>
              </w:rPr>
            </w:pPr>
            <w:del w:id="64" w:author="Polonsky, Yakov (NIH/NCI) [C]" w:date="2017-02-10T11:49:00Z">
              <w:r w:rsidRPr="00E432B9" w:rsidDel="009B681F">
                <w:rPr>
                  <w:rFonts w:ascii="Arial" w:eastAsia="Times New Roman" w:hAnsi="Arial" w:cs="Arial"/>
                  <w:color w:val="000000"/>
                </w:rPr>
                <w:delText xml:space="preserve">Greensheet Forms Generator is </w:delText>
              </w:r>
              <w:r w:rsidRPr="00F72F58" w:rsidDel="009B681F">
                <w:rPr>
                  <w:rFonts w:ascii="Arial" w:eastAsia="Times New Roman" w:hAnsi="Arial" w:cs="Arial"/>
                  <w:color w:val="000000"/>
                  <w:highlight w:val="yellow"/>
                </w:rPr>
                <w:delText>not required to generate any log files</w:delText>
              </w:r>
              <w:r w:rsidRPr="00E432B9" w:rsidDel="009B681F">
                <w:rPr>
                  <w:rFonts w:ascii="Arial" w:eastAsia="Times New Roman" w:hAnsi="Arial" w:cs="Arial"/>
                  <w:color w:val="000000"/>
                </w:rPr>
                <w:delText>. </w:delText>
              </w:r>
            </w:del>
          </w:p>
          <w:p w14:paraId="0CF6A098" w14:textId="50DEFB5F" w:rsidR="00A65F80" w:rsidRPr="00E432B9" w:rsidRDefault="009B681F" w:rsidP="009B681F">
            <w:pPr>
              <w:pStyle w:val="Notes"/>
              <w:numPr>
                <w:ilvl w:val="0"/>
                <w:numId w:val="8"/>
              </w:numPr>
              <w:ind w:left="360" w:hanging="360"/>
              <w:outlineLvl w:val="0"/>
              <w:rPr>
                <w:rFonts w:ascii="Arial" w:eastAsia="Times New Roman" w:hAnsi="Arial" w:cs="Arial"/>
                <w:color w:val="000000"/>
              </w:rPr>
              <w:pPrChange w:id="65" w:author="Polonsky, Yakov (NIH/NCI) [C]" w:date="2017-02-10T11:49:00Z">
                <w:pPr>
                  <w:pStyle w:val="Notes"/>
                  <w:outlineLvl w:val="0"/>
                </w:pPr>
              </w:pPrChange>
            </w:pPr>
            <w:ins w:id="66" w:author="Polonsky, Yakov (NIH/NCI) [C]" w:date="2017-02-10T11:49:00Z">
              <w:r>
                <w:rPr>
                  <w:rFonts w:ascii="Arial" w:eastAsia="Times New Roman" w:hAnsi="Arial" w:cs="Arial"/>
                  <w:color w:val="000000"/>
                </w:rPr>
                <w:t>YP: I don’t think we need a Form</w:t>
              </w:r>
            </w:ins>
            <w:ins w:id="67" w:author="Polonsky, Yakov (NIH/NCI) [C]" w:date="2017-02-10T11:50:00Z">
              <w:r>
                <w:rPr>
                  <w:rFonts w:ascii="Arial" w:eastAsia="Times New Roman" w:hAnsi="Arial" w:cs="Arial"/>
                  <w:color w:val="000000"/>
                </w:rPr>
                <w:t>s</w:t>
              </w:r>
            </w:ins>
            <w:ins w:id="68" w:author="Polonsky, Yakov (NIH/NCI) [C]" w:date="2017-02-10T11:49:00Z">
              <w:r>
                <w:rPr>
                  <w:rFonts w:ascii="Arial" w:eastAsia="Times New Roman" w:hAnsi="Arial" w:cs="Arial"/>
                  <w:color w:val="000000"/>
                </w:rPr>
                <w:t xml:space="preserve"> Gene</w:t>
              </w:r>
            </w:ins>
            <w:ins w:id="69" w:author="Polonsky, Yakov (NIH/NCI) [C]" w:date="2017-02-10T11:50:00Z">
              <w:r>
                <w:rPr>
                  <w:rFonts w:ascii="Arial" w:eastAsia="Times New Roman" w:hAnsi="Arial" w:cs="Arial"/>
                  <w:color w:val="000000"/>
                </w:rPr>
                <w:t>rator as a stand-alone utility since we are using GSFB</w:t>
              </w:r>
            </w:ins>
          </w:p>
        </w:tc>
      </w:tr>
      <w:tr w:rsidR="001E2E07" w:rsidRPr="00E432B9" w14:paraId="370C21DD" w14:textId="77777777" w:rsidTr="002815CB">
        <w:tc>
          <w:tcPr>
            <w:tcW w:w="1139" w:type="dxa"/>
          </w:tcPr>
          <w:p w14:paraId="5AE5079D" w14:textId="77777777" w:rsidR="001E2E07" w:rsidRPr="00E432B9" w:rsidRDefault="001E2E07" w:rsidP="002409CD"/>
        </w:tc>
        <w:tc>
          <w:tcPr>
            <w:tcW w:w="1579" w:type="dxa"/>
          </w:tcPr>
          <w:p w14:paraId="1F61F877" w14:textId="77777777" w:rsidR="001E2E07" w:rsidRPr="00E432B9" w:rsidRDefault="001E2E07" w:rsidP="002409CD">
            <w:r w:rsidRPr="00E432B9">
              <w:t xml:space="preserve">Passing validations to individual questions from Form Builder to </w:t>
            </w:r>
            <w:proofErr w:type="spellStart"/>
            <w:r w:rsidRPr="00E432B9">
              <w:t>Greensheets</w:t>
            </w:r>
            <w:proofErr w:type="spellEnd"/>
          </w:p>
        </w:tc>
        <w:tc>
          <w:tcPr>
            <w:tcW w:w="6840" w:type="dxa"/>
          </w:tcPr>
          <w:p w14:paraId="0C85AC53" w14:textId="77777777" w:rsidR="001E2E07" w:rsidRPr="00E432B9" w:rsidRDefault="001E2E07" w:rsidP="002409CD">
            <w:r w:rsidRPr="00E432B9">
              <w:t>Parent question might have a sub-question.</w:t>
            </w:r>
            <w:bookmarkStart w:id="70" w:name="_GoBack"/>
            <w:bookmarkEnd w:id="70"/>
          </w:p>
          <w:p w14:paraId="7F309D60" w14:textId="77777777" w:rsidR="001E2E07" w:rsidRPr="00E432B9" w:rsidRDefault="001E2E07" w:rsidP="002409CD">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1E2E07" w:rsidRPr="00E432B9" w:rsidRDefault="001E2E07"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1E2E07" w:rsidRPr="00E432B9" w:rsidRDefault="001E2E07" w:rsidP="002409CD">
            <w:r w:rsidRPr="00E432B9">
              <w:t xml:space="preserve">(Related to sec. “Submit </w:t>
            </w:r>
            <w:proofErr w:type="spellStart"/>
            <w:r w:rsidRPr="00E432B9">
              <w:t>greensheet</w:t>
            </w:r>
            <w:proofErr w:type="spellEnd"/>
            <w:r w:rsidRPr="00E432B9">
              <w:t>”)</w:t>
            </w:r>
          </w:p>
          <w:p w14:paraId="57596EC9" w14:textId="77777777" w:rsidR="00AD35A2" w:rsidRDefault="00AD35A2" w:rsidP="002409CD">
            <w:pPr>
              <w:rPr>
                <w:noProof/>
              </w:rPr>
            </w:pPr>
          </w:p>
          <w:p w14:paraId="587DA480" w14:textId="07FE6868" w:rsidR="00AD35A2" w:rsidRPr="00E432B9" w:rsidRDefault="001E2E07" w:rsidP="002409CD">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00AD35A2"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0">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1E2E07" w:rsidRPr="00E432B9" w:rsidRDefault="001E2E07" w:rsidP="002409CD">
            <w:r w:rsidRPr="00E432B9">
              <w:rPr>
                <w:noProof/>
              </w:rPr>
              <w:lastRenderedPageBreak/>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1">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5246D9" w:rsidRPr="00E432B9" w14:paraId="2DEF64F0" w14:textId="77777777" w:rsidTr="002815CB">
        <w:tc>
          <w:tcPr>
            <w:tcW w:w="1139" w:type="dxa"/>
          </w:tcPr>
          <w:p w14:paraId="61B635BA" w14:textId="77777777" w:rsidR="005246D9" w:rsidRPr="00E432B9" w:rsidRDefault="005246D9" w:rsidP="002409CD"/>
        </w:tc>
        <w:tc>
          <w:tcPr>
            <w:tcW w:w="1579" w:type="dxa"/>
          </w:tcPr>
          <w:p w14:paraId="26380FEA" w14:textId="325DBF94" w:rsidR="005246D9" w:rsidRPr="00E432B9" w:rsidRDefault="005246D9" w:rsidP="002409CD">
            <w:r>
              <w:t>Active URL</w:t>
            </w:r>
          </w:p>
        </w:tc>
        <w:tc>
          <w:tcPr>
            <w:tcW w:w="6840" w:type="dxa"/>
          </w:tcPr>
          <w:p w14:paraId="576CE105" w14:textId="179252CB" w:rsidR="005246D9" w:rsidRDefault="005715D6" w:rsidP="002409CD">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5715D6" w:rsidRPr="00E432B9" w:rsidRDefault="005715D6" w:rsidP="002409CD">
            <w:r>
              <w:rPr>
                <w:color w:val="333333"/>
                <w:sz w:val="21"/>
                <w:szCs w:val="21"/>
                <w:lang w:val="en"/>
              </w:rPr>
              <w:t>When URL is entered in FB question and the form is exported into GreenSheets, this link must be active</w:t>
            </w:r>
          </w:p>
        </w:tc>
      </w:tr>
      <w:tr w:rsidR="005246D9" w:rsidRPr="00E432B9" w14:paraId="5412912A" w14:textId="77777777" w:rsidTr="002815CB">
        <w:tc>
          <w:tcPr>
            <w:tcW w:w="1139" w:type="dxa"/>
          </w:tcPr>
          <w:p w14:paraId="20A38357" w14:textId="77777777" w:rsidR="005246D9" w:rsidRPr="00E432B9" w:rsidRDefault="005246D9" w:rsidP="002409CD"/>
        </w:tc>
        <w:tc>
          <w:tcPr>
            <w:tcW w:w="1579" w:type="dxa"/>
          </w:tcPr>
          <w:p w14:paraId="3BF25E7F" w14:textId="038BEE44" w:rsidR="005246D9" w:rsidRDefault="005246D9" w:rsidP="002409CD">
            <w:r>
              <w:t>No defaults</w:t>
            </w:r>
          </w:p>
        </w:tc>
        <w:tc>
          <w:tcPr>
            <w:tcW w:w="6840" w:type="dxa"/>
          </w:tcPr>
          <w:p w14:paraId="4D39EE04" w14:textId="6ABF8B91" w:rsidR="005246D9" w:rsidRDefault="005246D9" w:rsidP="002409CD">
            <w:r>
              <w:t>Refer to Greensheet-519 and Greensheet-559</w:t>
            </w:r>
          </w:p>
          <w:p w14:paraId="3690876B" w14:textId="77777777" w:rsidR="005246D9" w:rsidRPr="001B4833" w:rsidRDefault="005246D9" w:rsidP="002409CD">
            <w:pPr>
              <w:pStyle w:val="NormalWeb"/>
              <w:rPr>
                <w:rFonts w:ascii="Arial" w:hAnsi="Arial" w:cs="Arial"/>
                <w:color w:val="333333"/>
                <w:sz w:val="21"/>
                <w:szCs w:val="21"/>
                <w:lang w:val="en"/>
              </w:rPr>
            </w:pPr>
            <w:r w:rsidRPr="001B4833">
              <w:rPr>
                <w:rFonts w:ascii="Arial" w:hAnsi="Arial" w:cs="Arial"/>
                <w:color w:val="333333"/>
                <w:sz w:val="21"/>
                <w:szCs w:val="21"/>
                <w:lang w:val="en"/>
              </w:rPr>
              <w:t>When XML file is processed, the system should ignore any defaults to the answers.</w:t>
            </w:r>
          </w:p>
          <w:p w14:paraId="5C200953" w14:textId="43EC880B" w:rsidR="005246D9" w:rsidRPr="00E432B9" w:rsidRDefault="005246D9" w:rsidP="002409CD">
            <w:r w:rsidRPr="001B4833">
              <w:rPr>
                <w:color w:val="333333"/>
                <w:sz w:val="21"/>
                <w:szCs w:val="21"/>
                <w:lang w:val="en"/>
              </w:rPr>
              <w:t>Requirements:</w:t>
            </w:r>
            <w:r>
              <w:rPr>
                <w:lang w:val="en"/>
              </w:rPr>
              <w:br/>
            </w:r>
            <w:hyperlink r:id="rId82" w:tooltip="Follow link" w:history="1">
              <w:r>
                <w:rPr>
                  <w:rStyle w:val="Hyperlink"/>
                  <w:sz w:val="21"/>
                  <w:szCs w:val="21"/>
                  <w:lang w:val="en"/>
                </w:rPr>
                <w:t>https://ncisvn.nci.nih.gov/svn/iscs/greensheets/Requirements/Specs/GreenSheets%20Redesign%20Project%20Scope.docx</w:t>
              </w:r>
            </w:hyperlink>
            <w:r>
              <w:rPr>
                <w:lang w:val="en"/>
              </w:rPr>
              <w:t>; Sec. Form Builder – changes for re-design</w:t>
            </w:r>
          </w:p>
        </w:tc>
      </w:tr>
    </w:tbl>
    <w:p w14:paraId="677BEA55" w14:textId="77777777" w:rsidR="00A65F80" w:rsidRPr="00586AA2" w:rsidRDefault="00A65F80" w:rsidP="002409CD">
      <w:pPr>
        <w:pStyle w:val="BodyText"/>
      </w:pPr>
    </w:p>
    <w:p w14:paraId="735B74CD" w14:textId="23F80441" w:rsidR="00586AA2" w:rsidRDefault="00586AA2" w:rsidP="002409CD">
      <w:pPr>
        <w:pStyle w:val="Heading1"/>
      </w:pPr>
      <w:bookmarkStart w:id="71" w:name="_Toc474487048"/>
      <w:r>
        <w:t xml:space="preserve">Email Notifications about </w:t>
      </w:r>
      <w:proofErr w:type="spellStart"/>
      <w:r>
        <w:t>greensheets</w:t>
      </w:r>
      <w:proofErr w:type="spellEnd"/>
      <w:r>
        <w:t xml:space="preserve"> module deployment process.</w:t>
      </w:r>
      <w:bookmarkEnd w:id="71"/>
    </w:p>
    <w:p w14:paraId="172102E0" w14:textId="77777777" w:rsidR="00B3155D" w:rsidRPr="006A4B92" w:rsidRDefault="00B3155D" w:rsidP="002409CD">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53026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530266" w:rsidRDefault="007C2E9F" w:rsidP="00350B08">
            <w:pPr>
              <w:rPr>
                <w:bCs w:val="0"/>
              </w:rPr>
            </w:pPr>
            <w:r w:rsidRPr="0053026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530266" w:rsidRDefault="007C2E9F" w:rsidP="00350B08">
            <w:r w:rsidRPr="0053026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530266" w:rsidRDefault="007C2E9F" w:rsidP="00350B08">
            <w:r w:rsidRPr="0053026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530266" w:rsidRDefault="007C2E9F" w:rsidP="00350B08">
            <w:r w:rsidRPr="0053026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530266" w:rsidRDefault="007C2E9F" w:rsidP="00350B08">
            <w:r w:rsidRPr="00530266">
              <w:t>Body:</w:t>
            </w:r>
          </w:p>
        </w:tc>
      </w:tr>
      <w:tr w:rsidR="007C2E9F" w:rsidRPr="0053026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530266" w:rsidRDefault="007C2E9F" w:rsidP="00350B08">
            <w:r w:rsidRPr="0053026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4503FDF1"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530266" w:rsidRDefault="007C2E9F" w:rsidP="00350B08">
            <w:r w:rsidRPr="00530266">
              <w:t xml:space="preserve">[GS - TEST 2017-02-09 11:19:16 AM] Confirmation of Successful Import of Draft </w:t>
            </w:r>
            <w:proofErr w:type="spellStart"/>
            <w:r w:rsidRPr="0053026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2E3ED9E2" w:rsidR="007C2E9F" w:rsidRPr="00530266" w:rsidRDefault="007C2E9F" w:rsidP="00350B08">
            <w:pPr>
              <w:pStyle w:val="PlainText"/>
              <w:rPr>
                <w:rFonts w:ascii="Arial" w:hAnsi="Arial"/>
                <w:sz w:val="20"/>
                <w:szCs w:val="20"/>
              </w:rPr>
            </w:pPr>
            <w:r w:rsidRPr="00530266">
              <w:rPr>
                <w:rFonts w:ascii="Arial" w:hAnsi="Arial"/>
                <w:sz w:val="20"/>
                <w:szCs w:val="20"/>
              </w:rPr>
              <w:t xml:space="preserve">Thank you for your request. The </w:t>
            </w:r>
            <w:r w:rsidR="00555A94" w:rsidRPr="007C2E9F">
              <w:rPr>
                <w:rFonts w:ascii="Arial" w:hAnsi="Arial"/>
                <w:color w:val="0070C0"/>
                <w:sz w:val="20"/>
                <w:szCs w:val="20"/>
              </w:rPr>
              <w:t>&lt;Insert module name&gt;</w:t>
            </w:r>
            <w:r w:rsidR="00555A94" w:rsidRPr="007C2E9F">
              <w:rPr>
                <w:rFonts w:ascii="Arial" w:hAnsi="Arial"/>
                <w:sz w:val="20"/>
                <w:szCs w:val="20"/>
              </w:rPr>
              <w:t xml:space="preserve"> </w:t>
            </w:r>
            <w:r w:rsidRPr="00530266">
              <w:rPr>
                <w:rFonts w:ascii="Arial" w:hAnsi="Arial"/>
                <w:sz w:val="20"/>
                <w:szCs w:val="20"/>
              </w:rPr>
              <w:t xml:space="preserve">Draft </w:t>
            </w:r>
            <w:proofErr w:type="spellStart"/>
            <w:r w:rsidRPr="00530266">
              <w:rPr>
                <w:rFonts w:ascii="Arial" w:hAnsi="Arial"/>
                <w:sz w:val="20"/>
                <w:szCs w:val="20"/>
              </w:rPr>
              <w:t>Greensheets</w:t>
            </w:r>
            <w:proofErr w:type="spellEnd"/>
            <w:r w:rsidRPr="00530266">
              <w:rPr>
                <w:rFonts w:ascii="Arial" w:hAnsi="Arial"/>
                <w:sz w:val="20"/>
                <w:szCs w:val="20"/>
              </w:rPr>
              <w:t xml:space="preserve"> </w:t>
            </w:r>
            <w:ins w:id="72" w:author="Polonsky, Yakov (NIH/NCI) [C]" w:date="2017-02-10T11:35:00Z">
              <w:r w:rsidR="00F240E9">
                <w:rPr>
                  <w:rFonts w:ascii="Arial" w:hAnsi="Arial"/>
                  <w:sz w:val="20"/>
                  <w:szCs w:val="20"/>
                </w:rPr>
                <w:t xml:space="preserve">Forms </w:t>
              </w:r>
            </w:ins>
            <w:r w:rsidRPr="00530266">
              <w:rPr>
                <w:rFonts w:ascii="Arial" w:hAnsi="Arial"/>
                <w:sz w:val="20"/>
                <w:szCs w:val="20"/>
              </w:rPr>
              <w:t xml:space="preserve">are available for you to review. Please log into the </w:t>
            </w:r>
            <w:proofErr w:type="spellStart"/>
            <w:r w:rsidRPr="00530266">
              <w:rPr>
                <w:rFonts w:ascii="Arial" w:hAnsi="Arial"/>
                <w:sz w:val="20"/>
                <w:szCs w:val="20"/>
              </w:rPr>
              <w:t>Greensheets</w:t>
            </w:r>
            <w:proofErr w:type="spellEnd"/>
            <w:r w:rsidRPr="00530266">
              <w:rPr>
                <w:rFonts w:ascii="Arial" w:hAnsi="Arial"/>
                <w:sz w:val="20"/>
                <w:szCs w:val="20"/>
              </w:rPr>
              <w:t xml:space="preserve"> Application using the URL given below</w:t>
            </w:r>
            <w:ins w:id="73" w:author="Polonsky, Yakov (NIH/NCI) [C]" w:date="2017-02-10T11:36:00Z">
              <w:r w:rsidR="00F240E9">
                <w:rPr>
                  <w:rFonts w:ascii="Arial" w:hAnsi="Arial"/>
                  <w:sz w:val="20"/>
                  <w:szCs w:val="20"/>
                </w:rPr>
                <w:t xml:space="preserve"> and</w:t>
              </w:r>
            </w:ins>
            <w:del w:id="74" w:author="Polonsky, Yakov (NIH/NCI) [C]" w:date="2017-02-10T11:36:00Z">
              <w:r w:rsidRPr="00530266" w:rsidDel="00F240E9">
                <w:rPr>
                  <w:rFonts w:ascii="Arial" w:hAnsi="Arial"/>
                  <w:sz w:val="20"/>
                  <w:szCs w:val="20"/>
                </w:rPr>
                <w:delText>,</w:delText>
              </w:r>
            </w:del>
            <w:r w:rsidRPr="00530266">
              <w:rPr>
                <w:rFonts w:ascii="Arial" w:hAnsi="Arial"/>
                <w:sz w:val="20"/>
                <w:szCs w:val="20"/>
              </w:rPr>
              <w:t xml:space="preserve"> </w:t>
            </w:r>
            <w:ins w:id="75" w:author="Tulchinskaya, Gaby (NIH/NCI) [C]" w:date="2017-02-10T10:59:00Z">
              <w:r w:rsidR="009B1C1D">
                <w:rPr>
                  <w:rFonts w:ascii="Arial" w:hAnsi="Arial"/>
                  <w:sz w:val="20"/>
                  <w:szCs w:val="20"/>
                </w:rPr>
                <w:t>select th</w:t>
              </w:r>
            </w:ins>
            <w:ins w:id="76" w:author="Tulchinskaya, Gaby (NIH/NCI) [C]" w:date="2017-02-10T11:01:00Z">
              <w:r w:rsidR="009B1C1D">
                <w:rPr>
                  <w:rFonts w:ascii="Arial" w:hAnsi="Arial"/>
                  <w:sz w:val="20"/>
                  <w:szCs w:val="20"/>
                </w:rPr>
                <w:t>is</w:t>
              </w:r>
            </w:ins>
            <w:ins w:id="77" w:author="Tulchinskaya, Gaby (NIH/NCI) [C]" w:date="2017-02-10T10:59:00Z">
              <w:r w:rsidR="009B1C1D">
                <w:rPr>
                  <w:rFonts w:ascii="Arial" w:hAnsi="Arial"/>
                  <w:sz w:val="20"/>
                  <w:szCs w:val="20"/>
                </w:rPr>
                <w:t xml:space="preserve"> module in the </w:t>
              </w:r>
            </w:ins>
            <w:ins w:id="78" w:author="Tulchinskaya, Gaby (NIH/NCI) [C]" w:date="2017-02-10T11:00:00Z">
              <w:r w:rsidR="009B1C1D" w:rsidRPr="009B1C1D">
                <w:rPr>
                  <w:rFonts w:ascii="Arial" w:hAnsi="Arial"/>
                  <w:sz w:val="20"/>
                  <w:szCs w:val="20"/>
                </w:rPr>
                <w:t xml:space="preserve">Review DRAFT </w:t>
              </w:r>
              <w:proofErr w:type="spellStart"/>
              <w:r w:rsidR="009B1C1D" w:rsidRPr="009B1C1D">
                <w:rPr>
                  <w:rFonts w:ascii="Arial" w:hAnsi="Arial"/>
                  <w:sz w:val="20"/>
                  <w:szCs w:val="20"/>
                </w:rPr>
                <w:t>Greensheets</w:t>
              </w:r>
              <w:proofErr w:type="spellEnd"/>
              <w:r w:rsidR="009B1C1D" w:rsidRPr="009B1C1D">
                <w:rPr>
                  <w:rFonts w:ascii="Arial" w:hAnsi="Arial"/>
                  <w:sz w:val="20"/>
                  <w:szCs w:val="20"/>
                </w:rPr>
                <w:t xml:space="preserve"> screen</w:t>
              </w:r>
            </w:ins>
            <w:ins w:id="79" w:author="Tulchinskaya, Gaby (NIH/NCI) [C]" w:date="2017-02-10T10:59:00Z">
              <w:r w:rsidR="009B1C1D">
                <w:rPr>
                  <w:rFonts w:ascii="Arial" w:hAnsi="Arial"/>
                  <w:sz w:val="20"/>
                  <w:szCs w:val="20"/>
                </w:rPr>
                <w:t xml:space="preserve"> </w:t>
              </w:r>
            </w:ins>
            <w:del w:id="80" w:author="Polonsky, Yakov (NIH/NCI) [C]" w:date="2017-02-10T11:36:00Z">
              <w:r w:rsidRPr="00530266" w:rsidDel="00F240E9">
                <w:rPr>
                  <w:rFonts w:ascii="Arial" w:hAnsi="Arial"/>
                  <w:sz w:val="20"/>
                  <w:szCs w:val="20"/>
                </w:rPr>
                <w:delText>and click</w:delText>
              </w:r>
            </w:del>
            <w:ins w:id="81" w:author="Tulchinskaya, Gaby (NIH/NCI) [C]" w:date="2017-02-10T10:56:00Z">
              <w:del w:id="82" w:author="Polonsky, Yakov (NIH/NCI) [C]" w:date="2017-02-10T11:36:00Z">
                <w:r w:rsidR="00017227" w:rsidDel="00F240E9">
                  <w:rPr>
                    <w:rFonts w:ascii="Arial" w:hAnsi="Arial"/>
                    <w:sz w:val="20"/>
                    <w:szCs w:val="20"/>
                  </w:rPr>
                  <w:delText xml:space="preserve"> </w:delText>
                </w:r>
                <w:r w:rsidR="00017227" w:rsidDel="00F240E9">
                  <w:delText>“</w:delText>
                </w:r>
                <w:r w:rsidR="00017227" w:rsidRPr="009B1C1D" w:rsidDel="00F240E9">
                  <w:rPr>
                    <w:rFonts w:ascii="Arial" w:hAnsi="Arial"/>
                    <w:sz w:val="20"/>
                    <w:szCs w:val="20"/>
                  </w:rPr>
                  <w:delText>Review and Test Greensheets” button</w:delText>
                </w:r>
              </w:del>
            </w:ins>
            <w:ins w:id="83" w:author="Tulchinskaya, Gaby (NIH/NCI) [C]" w:date="2017-02-10T10:59:00Z">
              <w:del w:id="84" w:author="Polonsky, Yakov (NIH/NCI) [C]" w:date="2017-02-10T11:36:00Z">
                <w:r w:rsidR="009B1C1D" w:rsidDel="00F240E9">
                  <w:rPr>
                    <w:rFonts w:ascii="Arial" w:hAnsi="Arial"/>
                    <w:sz w:val="20"/>
                    <w:szCs w:val="20"/>
                  </w:rPr>
                  <w:delText xml:space="preserve"> to </w:delText>
                </w:r>
              </w:del>
            </w:ins>
            <w:ins w:id="85" w:author="Tulchinskaya, Gaby (NIH/NCI) [C]" w:date="2017-02-10T11:01:00Z">
              <w:del w:id="86" w:author="Polonsky, Yakov (NIH/NCI) [C]" w:date="2017-02-10T11:36:00Z">
                <w:r w:rsidR="009B1C1D" w:rsidDel="00F240E9">
                  <w:rPr>
                    <w:rFonts w:ascii="Arial" w:hAnsi="Arial"/>
                    <w:sz w:val="20"/>
                    <w:szCs w:val="20"/>
                  </w:rPr>
                  <w:delText>process the module.</w:delText>
                </w:r>
              </w:del>
            </w:ins>
            <w:ins w:id="87" w:author="Polonsky, Yakov (NIH/NCI) [C]" w:date="2017-02-10T11:36:00Z">
              <w:r w:rsidR="00F240E9">
                <w:rPr>
                  <w:rFonts w:ascii="Arial" w:hAnsi="Arial"/>
                  <w:sz w:val="20"/>
                  <w:szCs w:val="20"/>
                </w:rPr>
                <w:t xml:space="preserve">to review and test </w:t>
              </w:r>
              <w:proofErr w:type="spellStart"/>
              <w:r w:rsidR="00F240E9">
                <w:rPr>
                  <w:rFonts w:ascii="Arial" w:hAnsi="Arial"/>
                  <w:sz w:val="20"/>
                  <w:szCs w:val="20"/>
                </w:rPr>
                <w:t>Greensheets</w:t>
              </w:r>
              <w:proofErr w:type="spellEnd"/>
              <w:r w:rsidR="00F240E9">
                <w:rPr>
                  <w:rFonts w:ascii="Arial" w:hAnsi="Arial"/>
                  <w:sz w:val="20"/>
                  <w:szCs w:val="20"/>
                </w:rPr>
                <w:t xml:space="preserve"> Forms of the module. </w:t>
              </w:r>
            </w:ins>
            <w:ins w:id="88" w:author="Tulchinskaya, Gaby (NIH/NCI) [C]" w:date="2017-02-10T11:01:00Z">
              <w:r w:rsidR="009B1C1D">
                <w:rPr>
                  <w:rFonts w:ascii="Arial" w:hAnsi="Arial"/>
                  <w:sz w:val="20"/>
                  <w:szCs w:val="20"/>
                </w:rPr>
                <w:t xml:space="preserve"> </w:t>
              </w:r>
            </w:ins>
            <w:r w:rsidRPr="00530266">
              <w:rPr>
                <w:rFonts w:ascii="Arial" w:hAnsi="Arial"/>
                <w:sz w:val="20"/>
                <w:szCs w:val="20"/>
              </w:rPr>
              <w:t xml:space="preserve"> </w:t>
            </w:r>
            <w:del w:id="89" w:author="Tulchinskaya, Gaby (NIH/NCI) [C]" w:date="2017-02-10T10:56:00Z">
              <w:r w:rsidRPr="00530266" w:rsidDel="00017227">
                <w:rPr>
                  <w:rFonts w:ascii="Arial" w:hAnsi="Arial"/>
                  <w:sz w:val="20"/>
                  <w:szCs w:val="20"/>
                </w:rPr>
                <w:delText>Promote Module button to accept the Draft Greensheets and promote them to Production. Alternatively, they are not ready to be promoted, you may select Reject Module and submit the updated request at a later time.</w:delText>
              </w:r>
            </w:del>
          </w:p>
          <w:p w14:paraId="2845639F"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090B8343" w14:textId="6A5D32A7" w:rsidR="007C2E9F" w:rsidRPr="00530266" w:rsidRDefault="007C2E9F" w:rsidP="00350B08">
            <w:pPr>
              <w:pStyle w:val="PlainText"/>
              <w:rPr>
                <w:rFonts w:ascii="Arial" w:hAnsi="Arial"/>
                <w:sz w:val="20"/>
                <w:szCs w:val="20"/>
              </w:rPr>
            </w:pPr>
            <w:r w:rsidRPr="00530266">
              <w:rPr>
                <w:rFonts w:ascii="Arial" w:hAnsi="Arial"/>
                <w:sz w:val="20"/>
                <w:szCs w:val="20"/>
              </w:rPr>
              <w:t>Comments</w:t>
            </w:r>
            <w:ins w:id="90" w:author="Tulchinskaya, Gaby (NIH/NCI) [C]" w:date="2017-02-10T10:58:00Z">
              <w:r w:rsidR="009B1C1D">
                <w:rPr>
                  <w:rFonts w:ascii="Arial" w:hAnsi="Arial"/>
                  <w:sz w:val="20"/>
                  <w:szCs w:val="20"/>
                </w:rPr>
                <w:t xml:space="preserve"> for &lt;Module Name&gt; import</w:t>
              </w:r>
            </w:ins>
            <w:r w:rsidRPr="00530266">
              <w:rPr>
                <w:rFonts w:ascii="Arial" w:hAnsi="Arial"/>
                <w:sz w:val="20"/>
                <w:szCs w:val="20"/>
              </w:rPr>
              <w:t>:</w:t>
            </w:r>
          </w:p>
          <w:p w14:paraId="28FE6A72" w14:textId="295862B9" w:rsidR="007C2E9F" w:rsidRPr="00530266" w:rsidRDefault="00017227" w:rsidP="00350B08">
            <w:pPr>
              <w:pStyle w:val="PlainText"/>
              <w:rPr>
                <w:rFonts w:ascii="Arial" w:hAnsi="Arial"/>
                <w:sz w:val="20"/>
                <w:szCs w:val="20"/>
              </w:rPr>
            </w:pPr>
            <w:r w:rsidRPr="007C2E9F">
              <w:rPr>
                <w:rFonts w:ascii="Arial" w:hAnsi="Arial"/>
                <w:color w:val="0070C0"/>
                <w:sz w:val="20"/>
                <w:szCs w:val="20"/>
              </w:rPr>
              <w:t xml:space="preserve">&lt;Insert </w:t>
            </w:r>
            <w:r>
              <w:rPr>
                <w:rFonts w:ascii="Arial" w:hAnsi="Arial"/>
                <w:color w:val="0070C0"/>
                <w:sz w:val="20"/>
                <w:szCs w:val="20"/>
              </w:rPr>
              <w:t xml:space="preserve">comments, entered in Form </w:t>
            </w:r>
            <w:r>
              <w:rPr>
                <w:rFonts w:ascii="Arial" w:hAnsi="Arial"/>
                <w:color w:val="0070C0"/>
                <w:sz w:val="20"/>
                <w:szCs w:val="20"/>
              </w:rPr>
              <w:lastRenderedPageBreak/>
              <w:t>Builder</w:t>
            </w:r>
            <w:r w:rsidRPr="007C2E9F">
              <w:rPr>
                <w:rFonts w:ascii="Arial" w:hAnsi="Arial"/>
                <w:color w:val="0070C0"/>
                <w:sz w:val="20"/>
                <w:szCs w:val="20"/>
              </w:rPr>
              <w:t>&gt;</w:t>
            </w:r>
            <w:r w:rsidR="007C2E9F" w:rsidRPr="00530266">
              <w:rPr>
                <w:rFonts w:ascii="Arial" w:hAnsi="Arial"/>
                <w:sz w:val="20"/>
                <w:szCs w:val="20"/>
              </w:rPr>
              <w:t> </w:t>
            </w:r>
          </w:p>
          <w:p w14:paraId="6B3BFF02" w14:textId="77777777" w:rsidR="009B1C1D" w:rsidRDefault="009B1C1D" w:rsidP="00350B08">
            <w:pPr>
              <w:pStyle w:val="PlainText"/>
              <w:rPr>
                <w:rFonts w:ascii="Arial" w:hAnsi="Arial"/>
                <w:sz w:val="20"/>
                <w:szCs w:val="20"/>
              </w:rPr>
            </w:pPr>
          </w:p>
          <w:p w14:paraId="43465861" w14:textId="77B2DBEC" w:rsidR="007C2E9F" w:rsidRPr="00530266" w:rsidDel="009B1C1D" w:rsidRDefault="007C2E9F" w:rsidP="00350B08">
            <w:pPr>
              <w:pStyle w:val="PlainText"/>
              <w:rPr>
                <w:del w:id="91" w:author="Tulchinskaya, Gaby (NIH/NCI) [C]" w:date="2017-02-10T10:58:00Z"/>
                <w:rFonts w:ascii="Arial" w:hAnsi="Arial"/>
                <w:sz w:val="20"/>
                <w:szCs w:val="20"/>
              </w:rPr>
            </w:pPr>
            <w:del w:id="92" w:author="Tulchinskaya, Gaby (NIH/NCI) [C]" w:date="2017-02-10T10:58:00Z">
              <w:r w:rsidRPr="00530266" w:rsidDel="009B1C1D">
                <w:rPr>
                  <w:rFonts w:ascii="Arial" w:hAnsi="Arial"/>
                  <w:sz w:val="20"/>
                  <w:szCs w:val="20"/>
                </w:rPr>
                <w:delText>Following were updated:</w:delText>
              </w:r>
            </w:del>
          </w:p>
          <w:p w14:paraId="7CB94738" w14:textId="2138BC60" w:rsidR="007C2E9F" w:rsidRPr="00530266" w:rsidDel="009B1C1D" w:rsidRDefault="007C2E9F" w:rsidP="00350B08">
            <w:pPr>
              <w:pStyle w:val="PlainText"/>
              <w:rPr>
                <w:del w:id="93" w:author="Tulchinskaya, Gaby (NIH/NCI) [C]" w:date="2017-02-10T10:58:00Z"/>
                <w:rFonts w:ascii="Arial" w:hAnsi="Arial"/>
                <w:sz w:val="20"/>
                <w:szCs w:val="20"/>
              </w:rPr>
            </w:pPr>
            <w:del w:id="94" w:author="Tulchinskaya, Gaby (NIH/NCI) [C]" w:date="2017-02-10T10:58:00Z">
              <w:r w:rsidRPr="00530266" w:rsidDel="009B1C1D">
                <w:rPr>
                  <w:rFonts w:ascii="Arial" w:hAnsi="Arial"/>
                  <w:sz w:val="20"/>
                  <w:szCs w:val="20"/>
                </w:rPr>
                <w:delText xml:space="preserve">Module: </w:delText>
              </w:r>
              <w:r w:rsidRPr="007C2E9F" w:rsidDel="009B1C1D">
                <w:rPr>
                  <w:rFonts w:ascii="Arial" w:hAnsi="Arial"/>
                  <w:color w:val="0070C0"/>
                  <w:sz w:val="20"/>
                  <w:szCs w:val="20"/>
                </w:rPr>
                <w:delText>&lt;Insert module name&gt;</w:delText>
              </w:r>
              <w:r w:rsidRPr="007C2E9F" w:rsidDel="009B1C1D">
                <w:rPr>
                  <w:rFonts w:ascii="Arial" w:hAnsi="Arial"/>
                  <w:sz w:val="20"/>
                  <w:szCs w:val="20"/>
                </w:rPr>
                <w:delText xml:space="preserve"> </w:delText>
              </w:r>
            </w:del>
          </w:p>
          <w:p w14:paraId="6AEE2235"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CA336A0" w14:textId="77777777" w:rsidR="007C2E9F" w:rsidRPr="00530266" w:rsidRDefault="007C2E9F" w:rsidP="00350B08">
            <w:pPr>
              <w:pStyle w:val="PlainText"/>
              <w:rPr>
                <w:rFonts w:ascii="Arial" w:hAnsi="Arial"/>
                <w:sz w:val="20"/>
                <w:szCs w:val="20"/>
              </w:rPr>
            </w:pPr>
            <w:proofErr w:type="spellStart"/>
            <w:r w:rsidRPr="00530266">
              <w:rPr>
                <w:rFonts w:ascii="Arial" w:hAnsi="Arial"/>
                <w:sz w:val="20"/>
                <w:szCs w:val="20"/>
              </w:rPr>
              <w:t>Greensheets</w:t>
            </w:r>
            <w:proofErr w:type="spellEnd"/>
            <w:r w:rsidRPr="00530266">
              <w:rPr>
                <w:rFonts w:ascii="Arial" w:hAnsi="Arial"/>
                <w:sz w:val="20"/>
                <w:szCs w:val="20"/>
              </w:rPr>
              <w:t xml:space="preserve"> Application URL: </w:t>
            </w:r>
            <w:hyperlink r:id="rId83" w:history="1">
              <w:r w:rsidRPr="00530266">
                <w:rPr>
                  <w:rStyle w:val="Hyperlink"/>
                  <w:rFonts w:ascii="Arial" w:hAnsi="Arial"/>
                  <w:sz w:val="20"/>
                  <w:szCs w:val="20"/>
                </w:rPr>
                <w:t>https://i2e-test.nci.nih.gov/greensheets/</w:t>
              </w:r>
            </w:hyperlink>
          </w:p>
          <w:p w14:paraId="2C737D34" w14:textId="3C39812D" w:rsidR="007C2E9F" w:rsidRPr="00530266" w:rsidRDefault="007C2E9F" w:rsidP="00350B08">
            <w:r w:rsidRPr="00530266">
              <w:t> </w:t>
            </w:r>
            <w:ins w:id="95" w:author="Polonsky, Yakov (NIH/NCI) [C]" w:date="2017-02-10T11:38:00Z">
              <w:r w:rsidR="00F240E9">
                <w:t>(URL should be customized to open GS page with imported draft module</w:t>
              </w:r>
            </w:ins>
          </w:p>
        </w:tc>
      </w:tr>
      <w:tr w:rsidR="007C2E9F" w:rsidRPr="0053026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530266" w:rsidRDefault="007C2E9F" w:rsidP="00350B08">
            <w:r w:rsidRPr="00530266">
              <w:lastRenderedPageBreak/>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530266" w:rsidRDefault="007C2E9F" w:rsidP="00350B08">
            <w:r w:rsidRPr="00530266">
              <w:t xml:space="preserve">Unsuccessful Import of the DRAFT </w:t>
            </w:r>
            <w:proofErr w:type="spellStart"/>
            <w:r w:rsidRPr="0053026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530266" w:rsidRDefault="007C2E9F" w:rsidP="00350B08">
            <w:pPr>
              <w:pStyle w:val="PlainText"/>
              <w:rPr>
                <w:rFonts w:ascii="Arial" w:hAnsi="Arial"/>
                <w:sz w:val="20"/>
                <w:szCs w:val="20"/>
              </w:rPr>
            </w:pPr>
            <w:r w:rsidRPr="00530266">
              <w:rPr>
                <w:rFonts w:ascii="Arial" w:hAnsi="Arial"/>
                <w:sz w:val="20"/>
                <w:szCs w:val="20"/>
              </w:rPr>
              <w:t>Thank you for your request. The request did not go through and it resulted in errors. Please contact the System administrator for assistance.</w:t>
            </w:r>
          </w:p>
        </w:tc>
      </w:tr>
      <w:tr w:rsidR="007C2E9F" w:rsidRPr="0053026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530266" w:rsidRDefault="007C2E9F" w:rsidP="00350B08">
            <w:r w:rsidRPr="0053026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7122560"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530266" w:rsidRDefault="007C2E9F" w:rsidP="00350B08">
            <w:r w:rsidRPr="00530266">
              <w:t>[GS - TEST 2017-02-09 10:37:29 AM]</w:t>
            </w:r>
            <w:r>
              <w:t xml:space="preserve"> </w:t>
            </w:r>
            <w:r w:rsidRPr="00530266">
              <w:t xml:space="preserve">Confirmation of Successful Promotion of Draft </w:t>
            </w:r>
            <w:proofErr w:type="spellStart"/>
            <w:r w:rsidRPr="0053026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r w:rsidRPr="007C2E9F">
              <w:rPr>
                <w:rFonts w:ascii="Arial" w:hAnsi="Arial"/>
                <w:color w:val="0070C0"/>
                <w:sz w:val="20"/>
                <w:szCs w:val="20"/>
              </w:rPr>
              <w:t>&lt;Insert module name&gt;</w:t>
            </w:r>
            <w:r w:rsidRPr="00530266">
              <w:rPr>
                <w:rFonts w:ascii="Arial" w:hAnsi="Arial"/>
                <w:sz w:val="20"/>
                <w:szCs w:val="20"/>
              </w:rPr>
              <w:t xml:space="preserve"> Draft </w:t>
            </w:r>
            <w:proofErr w:type="spellStart"/>
            <w:r w:rsidRPr="00530266">
              <w:rPr>
                <w:rFonts w:ascii="Arial" w:hAnsi="Arial"/>
                <w:sz w:val="20"/>
                <w:szCs w:val="20"/>
              </w:rPr>
              <w:t>Greensheets</w:t>
            </w:r>
            <w:proofErr w:type="spellEnd"/>
            <w:r w:rsidRPr="00530266">
              <w:rPr>
                <w:rFonts w:ascii="Arial" w:hAnsi="Arial"/>
                <w:sz w:val="20"/>
                <w:szCs w:val="20"/>
              </w:rPr>
              <w:t xml:space="preserve"> are successfully promoted to Production.</w:t>
            </w:r>
          </w:p>
          <w:p w14:paraId="40B70F8C" w14:textId="77777777" w:rsidR="007C2E9F" w:rsidRPr="00530266" w:rsidRDefault="007C2E9F" w:rsidP="00350B08">
            <w:pPr>
              <w:pStyle w:val="PlainText"/>
              <w:rPr>
                <w:rFonts w:ascii="Arial" w:hAnsi="Arial"/>
                <w:sz w:val="20"/>
                <w:szCs w:val="20"/>
              </w:rPr>
            </w:pPr>
            <w:r w:rsidRPr="00530266">
              <w:rPr>
                <w:rFonts w:ascii="Arial" w:hAnsi="Arial"/>
                <w:sz w:val="20"/>
                <w:szCs w:val="20"/>
              </w:rPr>
              <w:t> </w:t>
            </w:r>
          </w:p>
          <w:p w14:paraId="49DC4CA5" w14:textId="77777777" w:rsidR="007C2E9F" w:rsidRPr="00530266" w:rsidRDefault="007C2E9F" w:rsidP="00350B08">
            <w:pPr>
              <w:pStyle w:val="PlainText"/>
              <w:rPr>
                <w:rFonts w:ascii="Arial" w:hAnsi="Arial"/>
                <w:sz w:val="20"/>
                <w:szCs w:val="20"/>
              </w:rPr>
            </w:pPr>
            <w:proofErr w:type="spellStart"/>
            <w:r w:rsidRPr="00530266">
              <w:rPr>
                <w:rFonts w:ascii="Arial" w:hAnsi="Arial"/>
                <w:sz w:val="20"/>
                <w:szCs w:val="20"/>
              </w:rPr>
              <w:t>Greensheets</w:t>
            </w:r>
            <w:proofErr w:type="spellEnd"/>
            <w:r w:rsidRPr="00530266">
              <w:rPr>
                <w:rFonts w:ascii="Arial" w:hAnsi="Arial"/>
                <w:sz w:val="20"/>
                <w:szCs w:val="20"/>
              </w:rPr>
              <w:t xml:space="preserve"> Application URL: </w:t>
            </w:r>
            <w:hyperlink r:id="rId84" w:history="1">
              <w:r w:rsidRPr="00530266">
                <w:rPr>
                  <w:rStyle w:val="Hyperlink"/>
                  <w:rFonts w:ascii="Arial" w:hAnsi="Arial"/>
                  <w:sz w:val="20"/>
                  <w:szCs w:val="20"/>
                </w:rPr>
                <w:t>https://i2e-test.nci.nih.gov/greensheets/</w:t>
              </w:r>
            </w:hyperlink>
          </w:p>
          <w:p w14:paraId="2375272A" w14:textId="77777777" w:rsidR="007C2E9F" w:rsidRPr="00530266" w:rsidRDefault="007C2E9F" w:rsidP="00350B08">
            <w:r w:rsidRPr="00530266">
              <w:t> </w:t>
            </w:r>
          </w:p>
        </w:tc>
      </w:tr>
      <w:tr w:rsidR="007C2E9F" w:rsidRPr="0053026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530266" w:rsidRDefault="007C2E9F" w:rsidP="00350B08">
            <w:r w:rsidRPr="0053026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530266" w:rsidRDefault="007C2E9F" w:rsidP="00350B08">
            <w:r w:rsidRPr="00530266">
              <w:t xml:space="preserve">The recipient list for all </w:t>
            </w:r>
            <w:r>
              <w:t xml:space="preserve">GS </w:t>
            </w:r>
            <w:r w:rsidRPr="00530266">
              <w:t>messages is set in a property file.  It is not dynamically generated in the code. </w:t>
            </w:r>
          </w:p>
          <w:p w14:paraId="5BF9098B" w14:textId="77777777" w:rsidR="007C2E9F" w:rsidRPr="00530266" w:rsidRDefault="007C2E9F" w:rsidP="00350B08"/>
          <w:p w14:paraId="7BF002EB" w14:textId="77777777" w:rsidR="007C2E9F" w:rsidRPr="00530266" w:rsidRDefault="007C2E9F" w:rsidP="00350B08">
            <w:r w:rsidRPr="0053026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530266" w:rsidRDefault="007C2E9F" w:rsidP="00350B08">
            <w:r w:rsidRPr="0053026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530266" w:rsidRDefault="007C2E9F" w:rsidP="00350B08">
            <w:r w:rsidRPr="00530266">
              <w:t>[GS - TEST 2017-02-09 04:47:56 PM]</w:t>
            </w:r>
            <w:r>
              <w:t xml:space="preserve"> </w:t>
            </w:r>
            <w:r w:rsidRPr="00530266">
              <w:t xml:space="preserve">Rejection of the Draft </w:t>
            </w:r>
            <w:proofErr w:type="spellStart"/>
            <w:r w:rsidRPr="0053026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530266" w:rsidRDefault="007C2E9F" w:rsidP="00350B08">
            <w:pPr>
              <w:pStyle w:val="PlainText"/>
              <w:rPr>
                <w:rFonts w:ascii="Arial" w:hAnsi="Arial"/>
                <w:sz w:val="20"/>
                <w:szCs w:val="20"/>
              </w:rPr>
            </w:pPr>
            <w:r w:rsidRPr="00530266">
              <w:rPr>
                <w:rFonts w:ascii="Arial" w:hAnsi="Arial"/>
                <w:sz w:val="20"/>
                <w:szCs w:val="20"/>
              </w:rPr>
              <w:t xml:space="preserve">The </w:t>
            </w:r>
            <w:ins w:id="96" w:author="Tulchinskaya, Gaby (NIH/NCI) [C]" w:date="2017-02-10T11:02:00Z">
              <w:r w:rsidR="00702702" w:rsidRPr="007C2E9F">
                <w:rPr>
                  <w:rFonts w:ascii="Arial" w:hAnsi="Arial"/>
                  <w:color w:val="0070C0"/>
                  <w:sz w:val="20"/>
                  <w:szCs w:val="20"/>
                </w:rPr>
                <w:t>&lt;Insert module name&gt;</w:t>
              </w:r>
              <w:r w:rsidR="00702702" w:rsidRPr="00530266">
                <w:rPr>
                  <w:rFonts w:ascii="Arial" w:hAnsi="Arial"/>
                  <w:sz w:val="20"/>
                  <w:szCs w:val="20"/>
                </w:rPr>
                <w:t xml:space="preserve"> </w:t>
              </w:r>
            </w:ins>
            <w:r w:rsidRPr="00530266">
              <w:rPr>
                <w:rFonts w:ascii="Arial" w:hAnsi="Arial"/>
                <w:sz w:val="20"/>
                <w:szCs w:val="20"/>
              </w:rPr>
              <w:t xml:space="preserve">Draft </w:t>
            </w:r>
            <w:proofErr w:type="spellStart"/>
            <w:r w:rsidRPr="00530266">
              <w:rPr>
                <w:rFonts w:ascii="Arial" w:hAnsi="Arial"/>
                <w:sz w:val="20"/>
                <w:szCs w:val="20"/>
              </w:rPr>
              <w:t>Greensheets</w:t>
            </w:r>
            <w:proofErr w:type="spellEnd"/>
            <w:r w:rsidRPr="00530266">
              <w:rPr>
                <w:rFonts w:ascii="Arial" w:hAnsi="Arial"/>
                <w:sz w:val="20"/>
                <w:szCs w:val="20"/>
              </w:rPr>
              <w:t xml:space="preserve"> were rejected.</w:t>
            </w:r>
          </w:p>
          <w:p w14:paraId="3F1D6271" w14:textId="77777777" w:rsidR="007C2E9F" w:rsidRPr="00530266" w:rsidRDefault="007C2E9F" w:rsidP="00350B08">
            <w:pPr>
              <w:pStyle w:val="PlainText"/>
              <w:rPr>
                <w:rFonts w:ascii="Arial" w:hAnsi="Arial"/>
                <w:sz w:val="20"/>
                <w:szCs w:val="20"/>
              </w:rPr>
            </w:pPr>
            <w:proofErr w:type="spellStart"/>
            <w:r w:rsidRPr="00530266">
              <w:rPr>
                <w:rFonts w:ascii="Arial" w:hAnsi="Arial"/>
                <w:sz w:val="20"/>
                <w:szCs w:val="20"/>
              </w:rPr>
              <w:t>Greensheets</w:t>
            </w:r>
            <w:proofErr w:type="spellEnd"/>
            <w:r w:rsidRPr="00530266">
              <w:rPr>
                <w:rFonts w:ascii="Arial" w:hAnsi="Arial"/>
                <w:sz w:val="20"/>
                <w:szCs w:val="20"/>
              </w:rPr>
              <w:t xml:space="preserve"> Application URL: </w:t>
            </w:r>
            <w:hyperlink r:id="rId85" w:history="1">
              <w:r w:rsidRPr="00530266">
                <w:rPr>
                  <w:rStyle w:val="Hyperlink"/>
                  <w:rFonts w:ascii="Arial" w:hAnsi="Arial"/>
                  <w:sz w:val="20"/>
                  <w:szCs w:val="20"/>
                </w:rPr>
                <w:t>https://i2e-test.nci.nih.gov/greensheets/</w:t>
              </w:r>
            </w:hyperlink>
          </w:p>
          <w:p w14:paraId="655660A4" w14:textId="77777777" w:rsidR="007C2E9F" w:rsidRPr="00530266" w:rsidRDefault="007C2E9F" w:rsidP="00350B08">
            <w:r w:rsidRPr="00530266">
              <w:t> </w:t>
            </w:r>
          </w:p>
        </w:tc>
      </w:tr>
    </w:tbl>
    <w:p w14:paraId="2345AB1D" w14:textId="3C732F92" w:rsidR="000F6807" w:rsidRDefault="000F6807" w:rsidP="007C2E9F">
      <w:pPr>
        <w:pStyle w:val="Cell"/>
        <w:widowControl w:val="0"/>
      </w:pPr>
    </w:p>
    <w:p w14:paraId="2EA7ECA1" w14:textId="77777777" w:rsidR="007C2E9F" w:rsidRDefault="007C2E9F" w:rsidP="007C2E9F">
      <w:r w:rsidRPr="00BD6EE9">
        <w:t>Reverse re-engineering note</w:t>
      </w:r>
      <w:r>
        <w:t>s</w:t>
      </w:r>
      <w:r w:rsidRPr="00BD6EE9">
        <w:t xml:space="preserve">: </w:t>
      </w:r>
    </w:p>
    <w:p w14:paraId="7B2DA22B" w14:textId="77777777" w:rsidR="007C2E9F" w:rsidRDefault="007C2E9F" w:rsidP="007C2E9F">
      <w:pPr>
        <w:pStyle w:val="ListParagraph"/>
        <w:numPr>
          <w:ilvl w:val="1"/>
          <w:numId w:val="9"/>
        </w:numPr>
      </w:pPr>
      <w:r>
        <w:t>GS</w:t>
      </w:r>
      <w:r w:rsidRPr="00BD6EE9">
        <w:t xml:space="preserve"> emails are being sent by </w:t>
      </w:r>
      <w:proofErr w:type="spellStart"/>
      <w:r w:rsidRPr="00BD6EE9">
        <w:t>ProcessNewQuestionDefsServiceImpl</w:t>
      </w:r>
      <w:proofErr w:type="spellEnd"/>
      <w:r w:rsidRPr="00A72860">
        <w:rPr>
          <w:color w:val="70AD47"/>
        </w:rPr>
        <w:t xml:space="preserve">. </w:t>
      </w:r>
      <w:r w:rsidRPr="00B54E01">
        <w:t xml:space="preserve">In addition, there is a property called </w:t>
      </w:r>
      <w:proofErr w:type="spellStart"/>
      <w:r w:rsidRPr="00B54E01">
        <w:t>gs_send_mail</w:t>
      </w:r>
      <w:proofErr w:type="spellEnd"/>
      <w:r w:rsidRPr="00B54E01">
        <w:t xml:space="preserve"> defined in </w:t>
      </w:r>
      <w:proofErr w:type="spellStart"/>
      <w:proofErr w:type="gramStart"/>
      <w:r w:rsidRPr="00B54E01">
        <w:t>greensheetconfig.properties</w:t>
      </w:r>
      <w:proofErr w:type="spellEnd"/>
      <w:proofErr w:type="gramEnd"/>
      <w:r w:rsidRPr="00B54E01">
        <w:t xml:space="preserve"> that can be used to disable email sending (setting its value to false).</w:t>
      </w:r>
      <w:r>
        <w:t xml:space="preserve"> </w:t>
      </w:r>
      <w:r w:rsidRPr="00B54E01">
        <w:t xml:space="preserve">The messages are being sent to the list of addresses defined in the </w:t>
      </w:r>
      <w:proofErr w:type="spellStart"/>
      <w:r w:rsidRPr="00B54E01">
        <w:t>gs_error_email_to</w:t>
      </w:r>
      <w:proofErr w:type="spellEnd"/>
      <w:r w:rsidRPr="00B54E01">
        <w:t xml:space="preserve"> property in </w:t>
      </w:r>
      <w:proofErr w:type="spellStart"/>
      <w:proofErr w:type="gramStart"/>
      <w:r w:rsidRPr="00B54E01">
        <w:t>greensheetconfig.properties</w:t>
      </w:r>
      <w:proofErr w:type="spellEnd"/>
      <w:proofErr w:type="gramEnd"/>
    </w:p>
    <w:p w14:paraId="20B348FA" w14:textId="77777777" w:rsidR="007C2E9F" w:rsidRPr="008E137A" w:rsidRDefault="007C2E9F" w:rsidP="007C2E9F">
      <w:pPr>
        <w:pStyle w:val="ListParagraph"/>
        <w:numPr>
          <w:ilvl w:val="1"/>
          <w:numId w:val="9"/>
        </w:numPr>
      </w:pPr>
      <w:r w:rsidRPr="008E137A">
        <w:rPr>
          <w:rFonts w:cs="Helvetica"/>
          <w:color w:val="000000"/>
          <w:highlight w:val="lightGray"/>
        </w:rPr>
        <w:lastRenderedPageBreak/>
        <w:t>Question:</w:t>
      </w:r>
      <w:r w:rsidRPr="008E137A">
        <w:rPr>
          <w:rFonts w:cs="Helvetica"/>
          <w:color w:val="000000"/>
        </w:rPr>
        <w:t xml:space="preserve"> if we are sending this email, why we are not capturing rejection event and date in FB (OGA asked for this info multiple times)?</w:t>
      </w:r>
    </w:p>
    <w:p w14:paraId="19037451" w14:textId="77777777" w:rsidR="007C2E9F" w:rsidRPr="008E137A" w:rsidRDefault="007C2E9F" w:rsidP="007C2E9F">
      <w:pPr>
        <w:ind w:firstLine="720"/>
        <w:rPr>
          <w:rFonts w:cs="Helvetica"/>
          <w:color w:val="000000"/>
        </w:rPr>
      </w:pPr>
      <w:r w:rsidRPr="008E137A">
        <w:rPr>
          <w:rFonts w:cs="Helvetica"/>
          <w:color w:val="000000"/>
          <w:highlight w:val="lightGray"/>
        </w:rPr>
        <w:t>Answer:</w:t>
      </w:r>
      <w:r w:rsidRPr="008E137A">
        <w:rPr>
          <w:rFonts w:cs="Helvetica"/>
          <w:color w:val="000000"/>
        </w:rPr>
        <w:t>  GS does not have a “back link” to GSFB, therefore, Form Builder cannot get the promote or reject event from GS.  It is doable but is required design and resources.</w:t>
      </w:r>
    </w:p>
    <w:p w14:paraId="29F4C7F6" w14:textId="77777777" w:rsidR="007C2E9F" w:rsidRDefault="007C2E9F" w:rsidP="007C2E9F">
      <w:pPr>
        <w:pStyle w:val="Cell"/>
        <w:widowControl w:val="0"/>
      </w:pPr>
    </w:p>
    <w:sectPr w:rsidR="007C2E9F" w:rsidSect="002E25A6">
      <w:headerReference w:type="first" r:id="rId86"/>
      <w:footerReference w:type="first" r:id="rId87"/>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3C599F" w14:textId="77777777" w:rsidR="007A3016" w:rsidRDefault="007A3016" w:rsidP="002409CD">
      <w:r>
        <w:separator/>
      </w:r>
    </w:p>
    <w:p w14:paraId="0046F950" w14:textId="77777777" w:rsidR="007A3016" w:rsidRDefault="007A3016" w:rsidP="002409CD"/>
    <w:p w14:paraId="3DD72FA7" w14:textId="77777777" w:rsidR="007A3016" w:rsidRDefault="007A3016" w:rsidP="002409CD"/>
    <w:p w14:paraId="034BFF5A" w14:textId="77777777" w:rsidR="007A3016" w:rsidRDefault="007A3016" w:rsidP="002409CD"/>
    <w:p w14:paraId="158FCDDB" w14:textId="77777777" w:rsidR="007A3016" w:rsidRDefault="007A3016" w:rsidP="002409CD"/>
    <w:p w14:paraId="48D8F9D7" w14:textId="77777777" w:rsidR="007A3016" w:rsidRDefault="007A3016" w:rsidP="002409CD"/>
    <w:p w14:paraId="46F58F30" w14:textId="77777777" w:rsidR="007A3016" w:rsidRDefault="007A3016" w:rsidP="002409CD"/>
    <w:p w14:paraId="5582F55C" w14:textId="77777777" w:rsidR="007A3016" w:rsidRDefault="007A3016" w:rsidP="002409CD"/>
    <w:p w14:paraId="1C0BAADB" w14:textId="77777777" w:rsidR="007A3016" w:rsidRDefault="007A3016" w:rsidP="002409CD"/>
    <w:p w14:paraId="06A664A3" w14:textId="77777777" w:rsidR="007A3016" w:rsidRDefault="007A3016" w:rsidP="002409CD"/>
    <w:p w14:paraId="386F62DC" w14:textId="77777777" w:rsidR="007A3016" w:rsidRDefault="007A3016" w:rsidP="002409CD"/>
    <w:p w14:paraId="24305AC1" w14:textId="77777777" w:rsidR="007A3016" w:rsidRDefault="007A3016" w:rsidP="002409CD"/>
    <w:p w14:paraId="6E1666DE" w14:textId="77777777" w:rsidR="007A3016" w:rsidRDefault="007A3016" w:rsidP="002409CD"/>
    <w:p w14:paraId="6C753ACC" w14:textId="77777777" w:rsidR="007A3016" w:rsidRDefault="007A3016" w:rsidP="002409CD"/>
    <w:p w14:paraId="685D9087" w14:textId="77777777" w:rsidR="007A3016" w:rsidRDefault="007A3016" w:rsidP="002409CD"/>
    <w:p w14:paraId="687E84F3" w14:textId="77777777" w:rsidR="007A3016" w:rsidRDefault="007A3016" w:rsidP="002409CD"/>
    <w:p w14:paraId="58BF4C6C" w14:textId="77777777" w:rsidR="007A3016" w:rsidRDefault="007A3016" w:rsidP="002409CD"/>
    <w:p w14:paraId="3DE3A586" w14:textId="77777777" w:rsidR="007A3016" w:rsidRDefault="007A3016" w:rsidP="002409CD"/>
    <w:p w14:paraId="6151DACC" w14:textId="77777777" w:rsidR="007A3016" w:rsidRDefault="007A3016" w:rsidP="002409CD"/>
    <w:p w14:paraId="1C43AB23" w14:textId="77777777" w:rsidR="007A3016" w:rsidRDefault="007A3016" w:rsidP="002409CD"/>
    <w:p w14:paraId="6B092E2F" w14:textId="77777777" w:rsidR="007A3016" w:rsidRDefault="007A3016" w:rsidP="002409CD"/>
    <w:p w14:paraId="5A3DC46C" w14:textId="77777777" w:rsidR="007A3016" w:rsidRDefault="007A3016" w:rsidP="002409CD"/>
    <w:p w14:paraId="0EA54D1D" w14:textId="77777777" w:rsidR="007A3016" w:rsidRDefault="007A3016" w:rsidP="002409CD"/>
    <w:p w14:paraId="768BF7E5" w14:textId="77777777" w:rsidR="007A3016" w:rsidRDefault="007A3016" w:rsidP="002409CD"/>
    <w:p w14:paraId="72B20C64" w14:textId="77777777" w:rsidR="007A3016" w:rsidRDefault="007A3016" w:rsidP="002409CD"/>
    <w:p w14:paraId="33925070" w14:textId="77777777" w:rsidR="007A3016" w:rsidRDefault="007A3016" w:rsidP="002409CD"/>
    <w:p w14:paraId="0F24B920" w14:textId="77777777" w:rsidR="007A3016" w:rsidRDefault="007A3016" w:rsidP="002409CD"/>
    <w:p w14:paraId="0EDEAB56" w14:textId="77777777" w:rsidR="007A3016" w:rsidRDefault="007A3016" w:rsidP="002409CD"/>
  </w:endnote>
  <w:endnote w:type="continuationSeparator" w:id="0">
    <w:p w14:paraId="68DEC214" w14:textId="77777777" w:rsidR="007A3016" w:rsidRDefault="007A3016" w:rsidP="002409CD">
      <w:r>
        <w:continuationSeparator/>
      </w:r>
    </w:p>
    <w:p w14:paraId="44C86862" w14:textId="77777777" w:rsidR="007A3016" w:rsidRDefault="007A3016" w:rsidP="002409CD"/>
    <w:p w14:paraId="57595FC0" w14:textId="77777777" w:rsidR="007A3016" w:rsidRDefault="007A3016" w:rsidP="002409CD"/>
    <w:p w14:paraId="1ABB3506" w14:textId="77777777" w:rsidR="007A3016" w:rsidRDefault="007A3016" w:rsidP="002409CD"/>
    <w:p w14:paraId="1AEDECB7" w14:textId="77777777" w:rsidR="007A3016" w:rsidRDefault="007A3016" w:rsidP="002409CD"/>
    <w:p w14:paraId="349EF189" w14:textId="77777777" w:rsidR="007A3016" w:rsidRDefault="007A3016" w:rsidP="002409CD"/>
    <w:p w14:paraId="50A4F26E" w14:textId="77777777" w:rsidR="007A3016" w:rsidRDefault="007A3016" w:rsidP="002409CD"/>
    <w:p w14:paraId="62F541BF" w14:textId="77777777" w:rsidR="007A3016" w:rsidRDefault="007A3016" w:rsidP="002409CD"/>
    <w:p w14:paraId="75E829C7" w14:textId="77777777" w:rsidR="007A3016" w:rsidRDefault="007A3016" w:rsidP="002409CD"/>
    <w:p w14:paraId="6697BEFC" w14:textId="77777777" w:rsidR="007A3016" w:rsidRDefault="007A3016" w:rsidP="002409CD"/>
    <w:p w14:paraId="6686C7F3" w14:textId="77777777" w:rsidR="007A3016" w:rsidRDefault="007A3016" w:rsidP="002409CD"/>
    <w:p w14:paraId="5BB19F86" w14:textId="77777777" w:rsidR="007A3016" w:rsidRDefault="007A3016" w:rsidP="002409CD"/>
    <w:p w14:paraId="4841C73F" w14:textId="77777777" w:rsidR="007A3016" w:rsidRDefault="007A3016" w:rsidP="002409CD"/>
    <w:p w14:paraId="1E85A77C" w14:textId="77777777" w:rsidR="007A3016" w:rsidRDefault="007A3016" w:rsidP="002409CD"/>
    <w:p w14:paraId="08771398" w14:textId="77777777" w:rsidR="007A3016" w:rsidRDefault="007A3016" w:rsidP="002409CD"/>
    <w:p w14:paraId="5B377600" w14:textId="77777777" w:rsidR="007A3016" w:rsidRDefault="007A3016" w:rsidP="002409CD"/>
    <w:p w14:paraId="79B6B849" w14:textId="77777777" w:rsidR="007A3016" w:rsidRDefault="007A3016" w:rsidP="002409CD"/>
    <w:p w14:paraId="71C8C400" w14:textId="77777777" w:rsidR="007A3016" w:rsidRDefault="007A3016" w:rsidP="002409CD"/>
    <w:p w14:paraId="3E141B07" w14:textId="77777777" w:rsidR="007A3016" w:rsidRDefault="007A3016" w:rsidP="002409CD"/>
    <w:p w14:paraId="245DAC18" w14:textId="77777777" w:rsidR="007A3016" w:rsidRDefault="007A3016" w:rsidP="002409CD"/>
    <w:p w14:paraId="389FD250" w14:textId="77777777" w:rsidR="007A3016" w:rsidRDefault="007A3016" w:rsidP="002409CD"/>
    <w:p w14:paraId="66540660" w14:textId="77777777" w:rsidR="007A3016" w:rsidRDefault="007A3016" w:rsidP="002409CD"/>
    <w:p w14:paraId="40857D5F" w14:textId="77777777" w:rsidR="007A3016" w:rsidRDefault="007A3016" w:rsidP="002409CD"/>
    <w:p w14:paraId="5C277FF3" w14:textId="77777777" w:rsidR="007A3016" w:rsidRDefault="007A3016" w:rsidP="002409CD"/>
    <w:p w14:paraId="72647054" w14:textId="77777777" w:rsidR="007A3016" w:rsidRDefault="007A3016" w:rsidP="002409CD"/>
    <w:p w14:paraId="12364BAB" w14:textId="77777777" w:rsidR="007A3016" w:rsidRDefault="007A3016" w:rsidP="002409CD"/>
    <w:p w14:paraId="48018A0E" w14:textId="77777777" w:rsidR="007A3016" w:rsidRDefault="007A3016" w:rsidP="002409CD"/>
    <w:p w14:paraId="7E1A17FE" w14:textId="77777777" w:rsidR="007A3016" w:rsidRDefault="007A3016" w:rsidP="002409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Book Antiqua">
    <w:panose1 w:val="02040602050305030304"/>
    <w:charset w:val="00"/>
    <w:family w:val="auto"/>
    <w:pitch w:val="variable"/>
    <w:sig w:usb0="00000287" w:usb1="00000000" w:usb2="00000000" w:usb3="00000000" w:csb0="0000009F" w:csb1="00000000"/>
  </w:font>
  <w:font w:name="Arial Narrow">
    <w:panose1 w:val="020B0606020202030204"/>
    <w:charset w:val="00"/>
    <w:family w:val="auto"/>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C8C8C" w14:textId="4C66D7C1" w:rsidR="00F240E9" w:rsidRDefault="00F240E9" w:rsidP="002409CD">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B16A3E">
      <w:rPr>
        <w:rStyle w:val="PageNumber"/>
        <w:noProof/>
      </w:rPr>
      <w:t>1</w:t>
    </w:r>
    <w:r w:rsidRPr="00045429">
      <w:rPr>
        <w:rStyle w:val="PageNumber"/>
      </w:rPr>
      <w:fldChar w:fldCharType="end"/>
    </w:r>
    <w:r w:rsidRPr="00045429">
      <w:rPr>
        <w:rStyle w:val="PageNumber"/>
      </w:rPr>
      <w:t xml:space="preserve"> of </w:t>
    </w:r>
    <w:fldSimple w:instr=" SECTIONPAGES  \* Arabic  \* MERGEFORMAT ">
      <w:r w:rsidR="00B16A3E" w:rsidRPr="00B16A3E">
        <w:rPr>
          <w:rStyle w:val="PageNumber"/>
          <w:noProof/>
        </w:rPr>
        <w:t>26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1B7B51" w14:textId="77777777" w:rsidR="007A3016" w:rsidRDefault="007A3016" w:rsidP="002409CD">
      <w:r>
        <w:separator/>
      </w:r>
    </w:p>
    <w:p w14:paraId="0056D22F" w14:textId="77777777" w:rsidR="007A3016" w:rsidRDefault="007A3016" w:rsidP="002409CD"/>
    <w:p w14:paraId="1DC9FD03" w14:textId="77777777" w:rsidR="007A3016" w:rsidRDefault="007A3016" w:rsidP="002409CD"/>
    <w:p w14:paraId="68FC2ECF" w14:textId="77777777" w:rsidR="007A3016" w:rsidRDefault="007A3016" w:rsidP="002409CD"/>
    <w:p w14:paraId="2D9CB7CE" w14:textId="77777777" w:rsidR="007A3016" w:rsidRDefault="007A3016" w:rsidP="002409CD"/>
    <w:p w14:paraId="7044364B" w14:textId="77777777" w:rsidR="007A3016" w:rsidRDefault="007A3016" w:rsidP="002409CD"/>
    <w:p w14:paraId="03E3E0FF" w14:textId="77777777" w:rsidR="007A3016" w:rsidRDefault="007A3016" w:rsidP="002409CD"/>
    <w:p w14:paraId="583B52F4" w14:textId="77777777" w:rsidR="007A3016" w:rsidRDefault="007A3016" w:rsidP="002409CD"/>
    <w:p w14:paraId="76EA3CF2" w14:textId="77777777" w:rsidR="007A3016" w:rsidRDefault="007A3016" w:rsidP="002409CD"/>
    <w:p w14:paraId="1330F5BF" w14:textId="77777777" w:rsidR="007A3016" w:rsidRDefault="007A3016" w:rsidP="002409CD"/>
    <w:p w14:paraId="58504E2B" w14:textId="77777777" w:rsidR="007A3016" w:rsidRDefault="007A3016" w:rsidP="002409CD"/>
    <w:p w14:paraId="1BD3A0CA" w14:textId="77777777" w:rsidR="007A3016" w:rsidRDefault="007A3016" w:rsidP="002409CD"/>
    <w:p w14:paraId="20CC1EB5" w14:textId="77777777" w:rsidR="007A3016" w:rsidRDefault="007A3016" w:rsidP="002409CD"/>
    <w:p w14:paraId="51C2B781" w14:textId="77777777" w:rsidR="007A3016" w:rsidRDefault="007A3016" w:rsidP="002409CD"/>
    <w:p w14:paraId="3606C115" w14:textId="77777777" w:rsidR="007A3016" w:rsidRDefault="007A3016" w:rsidP="002409CD"/>
    <w:p w14:paraId="3C2A07B7" w14:textId="77777777" w:rsidR="007A3016" w:rsidRDefault="007A3016" w:rsidP="002409CD"/>
    <w:p w14:paraId="3376BD17" w14:textId="77777777" w:rsidR="007A3016" w:rsidRDefault="007A3016" w:rsidP="002409CD"/>
    <w:p w14:paraId="6D40EB60" w14:textId="77777777" w:rsidR="007A3016" w:rsidRDefault="007A3016" w:rsidP="002409CD"/>
    <w:p w14:paraId="6E92C1C6" w14:textId="77777777" w:rsidR="007A3016" w:rsidRDefault="007A3016" w:rsidP="002409CD"/>
    <w:p w14:paraId="0F20CB88" w14:textId="77777777" w:rsidR="007A3016" w:rsidRDefault="007A3016" w:rsidP="002409CD"/>
    <w:p w14:paraId="782CEAF5" w14:textId="77777777" w:rsidR="007A3016" w:rsidRDefault="007A3016" w:rsidP="002409CD"/>
    <w:p w14:paraId="6E3EAEF0" w14:textId="77777777" w:rsidR="007A3016" w:rsidRDefault="007A3016" w:rsidP="002409CD"/>
    <w:p w14:paraId="75CA29CA" w14:textId="77777777" w:rsidR="007A3016" w:rsidRDefault="007A3016" w:rsidP="002409CD"/>
    <w:p w14:paraId="67B22D48" w14:textId="77777777" w:rsidR="007A3016" w:rsidRDefault="007A3016" w:rsidP="002409CD"/>
    <w:p w14:paraId="39800995" w14:textId="77777777" w:rsidR="007A3016" w:rsidRDefault="007A3016" w:rsidP="002409CD"/>
    <w:p w14:paraId="7FFC7E94" w14:textId="77777777" w:rsidR="007A3016" w:rsidRDefault="007A3016" w:rsidP="002409CD"/>
    <w:p w14:paraId="1490F1B9" w14:textId="77777777" w:rsidR="007A3016" w:rsidRDefault="007A3016" w:rsidP="002409CD"/>
    <w:p w14:paraId="179606B9" w14:textId="77777777" w:rsidR="007A3016" w:rsidRDefault="007A3016" w:rsidP="002409CD"/>
  </w:footnote>
  <w:footnote w:type="continuationSeparator" w:id="0">
    <w:p w14:paraId="3C58C341" w14:textId="77777777" w:rsidR="007A3016" w:rsidRDefault="007A3016" w:rsidP="002409CD">
      <w:r>
        <w:continuationSeparator/>
      </w:r>
    </w:p>
    <w:p w14:paraId="34475760" w14:textId="77777777" w:rsidR="007A3016" w:rsidRDefault="007A3016" w:rsidP="002409CD"/>
    <w:p w14:paraId="2FEFD1A5" w14:textId="77777777" w:rsidR="007A3016" w:rsidRDefault="007A3016" w:rsidP="002409CD"/>
    <w:p w14:paraId="1E4A83A1" w14:textId="77777777" w:rsidR="007A3016" w:rsidRDefault="007A3016" w:rsidP="002409CD"/>
    <w:p w14:paraId="2BA8856A" w14:textId="77777777" w:rsidR="007A3016" w:rsidRDefault="007A3016" w:rsidP="002409CD"/>
    <w:p w14:paraId="7B1309BF" w14:textId="77777777" w:rsidR="007A3016" w:rsidRDefault="007A3016" w:rsidP="002409CD"/>
    <w:p w14:paraId="2469E737" w14:textId="77777777" w:rsidR="007A3016" w:rsidRDefault="007A3016" w:rsidP="002409CD"/>
    <w:p w14:paraId="0DD7E227" w14:textId="77777777" w:rsidR="007A3016" w:rsidRDefault="007A3016" w:rsidP="002409CD"/>
    <w:p w14:paraId="2E0BBC59" w14:textId="77777777" w:rsidR="007A3016" w:rsidRDefault="007A3016" w:rsidP="002409CD"/>
    <w:p w14:paraId="1345756E" w14:textId="77777777" w:rsidR="007A3016" w:rsidRDefault="007A3016" w:rsidP="002409CD"/>
    <w:p w14:paraId="6AB6C14B" w14:textId="77777777" w:rsidR="007A3016" w:rsidRDefault="007A3016" w:rsidP="002409CD"/>
    <w:p w14:paraId="00224D44" w14:textId="77777777" w:rsidR="007A3016" w:rsidRDefault="007A3016" w:rsidP="002409CD"/>
    <w:p w14:paraId="3EFAD636" w14:textId="77777777" w:rsidR="007A3016" w:rsidRDefault="007A3016" w:rsidP="002409CD"/>
    <w:p w14:paraId="37F8AB6A" w14:textId="77777777" w:rsidR="007A3016" w:rsidRDefault="007A3016" w:rsidP="002409CD"/>
    <w:p w14:paraId="59D4C28B" w14:textId="77777777" w:rsidR="007A3016" w:rsidRDefault="007A3016" w:rsidP="002409CD"/>
    <w:p w14:paraId="523841CF" w14:textId="77777777" w:rsidR="007A3016" w:rsidRDefault="007A3016" w:rsidP="002409CD"/>
    <w:p w14:paraId="534190F1" w14:textId="77777777" w:rsidR="007A3016" w:rsidRDefault="007A3016" w:rsidP="002409CD"/>
    <w:p w14:paraId="1562593A" w14:textId="77777777" w:rsidR="007A3016" w:rsidRDefault="007A3016" w:rsidP="002409CD"/>
    <w:p w14:paraId="7905BA38" w14:textId="77777777" w:rsidR="007A3016" w:rsidRDefault="007A3016" w:rsidP="002409CD"/>
    <w:p w14:paraId="6BC5E05D" w14:textId="77777777" w:rsidR="007A3016" w:rsidRDefault="007A3016" w:rsidP="002409CD"/>
    <w:p w14:paraId="213D50E4" w14:textId="77777777" w:rsidR="007A3016" w:rsidRDefault="007A3016" w:rsidP="002409CD"/>
    <w:p w14:paraId="4854ED1B" w14:textId="77777777" w:rsidR="007A3016" w:rsidRDefault="007A3016" w:rsidP="002409CD"/>
    <w:p w14:paraId="7D18FA13" w14:textId="77777777" w:rsidR="007A3016" w:rsidRDefault="007A3016" w:rsidP="002409CD"/>
    <w:p w14:paraId="423E9FDE" w14:textId="77777777" w:rsidR="007A3016" w:rsidRDefault="007A3016" w:rsidP="002409CD"/>
    <w:p w14:paraId="7787CFF4" w14:textId="77777777" w:rsidR="007A3016" w:rsidRDefault="007A3016" w:rsidP="002409CD"/>
    <w:p w14:paraId="3041A858" w14:textId="77777777" w:rsidR="007A3016" w:rsidRDefault="007A3016" w:rsidP="002409CD"/>
    <w:p w14:paraId="61E4169A" w14:textId="77777777" w:rsidR="007A3016" w:rsidRDefault="007A3016" w:rsidP="002409CD"/>
    <w:p w14:paraId="0643FB99" w14:textId="77777777" w:rsidR="007A3016" w:rsidRDefault="007A3016" w:rsidP="002409CD"/>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ADD5" w14:textId="77777777" w:rsidR="00F240E9" w:rsidRDefault="00F240E9" w:rsidP="002409CD">
    <w:pPr>
      <w:pStyle w:val="Header"/>
    </w:pPr>
    <w:r>
      <w:t>High Level Scope</w:t>
    </w:r>
    <w:r w:rsidRPr="00045429">
      <w:t xml:space="preserve">:  </w:t>
    </w:r>
    <w:r>
      <w:rPr>
        <w:b/>
        <w:i/>
        <w:color w:val="0000FF"/>
      </w:rPr>
      <w:t>GreenSheets System</w:t>
    </w:r>
    <w:r w:rsidRPr="00045429">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C62C8" w14:textId="77777777" w:rsidR="00F240E9" w:rsidRDefault="00F240E9" w:rsidP="002409CD">
    <w:pPr>
      <w:pStyle w:val="Header"/>
    </w:pPr>
    <w:r>
      <w:t>High Level Scope</w:t>
    </w:r>
    <w:r w:rsidRPr="00045429">
      <w:t xml:space="preserve">:  </w:t>
    </w:r>
    <w:r>
      <w:rPr>
        <w:b/>
        <w:i/>
        <w:color w:val="0000FF"/>
      </w:rPr>
      <w:t>GreenSheets System</w:t>
    </w:r>
    <w:r w:rsidRPr="00045429">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nsid w:val="103B6C8A"/>
    <w:multiLevelType w:val="hybridMultilevel"/>
    <w:tmpl w:val="F1306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nsid w:val="14B7275A"/>
    <w:multiLevelType w:val="multilevel"/>
    <w:tmpl w:val="14B7275A"/>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7">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9">
    <w:nsid w:val="16CF47B6"/>
    <w:multiLevelType w:val="hybridMultilevel"/>
    <w:tmpl w:val="BE74E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1C0D6215"/>
    <w:multiLevelType w:val="hybridMultilevel"/>
    <w:tmpl w:val="078AA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CDA108E"/>
    <w:multiLevelType w:val="hybridMultilevel"/>
    <w:tmpl w:val="A5C04FC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04368DC"/>
    <w:multiLevelType w:val="hybridMultilevel"/>
    <w:tmpl w:val="AC26A4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AA2BD5"/>
    <w:multiLevelType w:val="hybridMultilevel"/>
    <w:tmpl w:val="A2286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8C413F7"/>
    <w:multiLevelType w:val="multilevel"/>
    <w:tmpl w:val="4B66D94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35DC702B"/>
    <w:multiLevelType w:val="hybridMultilevel"/>
    <w:tmpl w:val="E2DEF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7420D8"/>
    <w:multiLevelType w:val="hybridMultilevel"/>
    <w:tmpl w:val="4B7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C831F3"/>
    <w:multiLevelType w:val="hybridMultilevel"/>
    <w:tmpl w:val="C4A0D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3BF27DF4"/>
    <w:multiLevelType w:val="hybridMultilevel"/>
    <w:tmpl w:val="918AE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3803600"/>
    <w:multiLevelType w:val="hybridMultilevel"/>
    <w:tmpl w:val="C228FB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3">
    <w:nsid w:val="44E53AFE"/>
    <w:multiLevelType w:val="hybridMultilevel"/>
    <w:tmpl w:val="E35E1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5EC338EB"/>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0625F50"/>
    <w:multiLevelType w:val="hybridMultilevel"/>
    <w:tmpl w:val="7DC6A9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1772016"/>
    <w:multiLevelType w:val="multilevel"/>
    <w:tmpl w:val="97A62ED2"/>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1"/>
  </w:num>
  <w:num w:numId="5">
    <w:abstractNumId w:val="12"/>
  </w:num>
  <w:num w:numId="6">
    <w:abstractNumId w:val="13"/>
  </w:num>
  <w:num w:numId="7">
    <w:abstractNumId w:val="14"/>
  </w:num>
  <w:num w:numId="8">
    <w:abstractNumId w:val="15"/>
  </w:num>
  <w:num w:numId="9">
    <w:abstractNumId w:val="5"/>
  </w:num>
  <w:num w:numId="10">
    <w:abstractNumId w:val="36"/>
  </w:num>
  <w:num w:numId="11">
    <w:abstractNumId w:val="39"/>
  </w:num>
  <w:num w:numId="12">
    <w:abstractNumId w:val="26"/>
  </w:num>
  <w:num w:numId="13">
    <w:abstractNumId w:val="21"/>
  </w:num>
  <w:num w:numId="14">
    <w:abstractNumId w:val="31"/>
  </w:num>
  <w:num w:numId="15">
    <w:abstractNumId w:val="37"/>
  </w:num>
  <w:num w:numId="16">
    <w:abstractNumId w:val="3"/>
  </w:num>
  <w:num w:numId="17">
    <w:abstractNumId w:val="2"/>
  </w:num>
  <w:num w:numId="18">
    <w:abstractNumId w:val="23"/>
  </w:num>
  <w:num w:numId="19">
    <w:abstractNumId w:val="25"/>
  </w:num>
  <w:num w:numId="20">
    <w:abstractNumId w:val="34"/>
  </w:num>
  <w:num w:numId="21">
    <w:abstractNumId w:val="27"/>
  </w:num>
  <w:num w:numId="22">
    <w:abstractNumId w:val="35"/>
  </w:num>
  <w:num w:numId="23">
    <w:abstractNumId w:val="28"/>
  </w:num>
  <w:num w:numId="24">
    <w:abstractNumId w:val="19"/>
  </w:num>
  <w:num w:numId="25">
    <w:abstractNumId w:val="38"/>
  </w:num>
  <w:num w:numId="26">
    <w:abstractNumId w:val="4"/>
  </w:num>
  <w:num w:numId="27">
    <w:abstractNumId w:val="40"/>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num>
  <w:num w:numId="30">
    <w:abstractNumId w:val="30"/>
  </w:num>
  <w:num w:numId="31">
    <w:abstractNumId w:val="20"/>
  </w:num>
  <w:num w:numId="32">
    <w:abstractNumId w:val="24"/>
  </w:num>
  <w:num w:numId="33">
    <w:abstractNumId w:val="33"/>
  </w:num>
  <w:num w:numId="34">
    <w:abstractNumId w:val="22"/>
  </w:num>
  <w:num w:numId="35">
    <w:abstractNumId w:val="41"/>
  </w:num>
  <w:numIdMacAtCleanup w:val="21"/>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olonsky, Yakov (NIH/NCI) [C]">
    <w15:presenceInfo w15:providerId="None" w15:userId="Polonsky, Yakov (NIH/NCI) [C]"/>
  </w15:person>
  <w15:person w15:author="Tulchinskaya, Gaby (NIH/NCI) [C]">
    <w15:presenceInfo w15:providerId="AD" w15:userId="S-1-5-21-12604286-656692736-1848903544-7976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6D2F"/>
    <w:rsid w:val="00017227"/>
    <w:rsid w:val="0002121F"/>
    <w:rsid w:val="000238ED"/>
    <w:rsid w:val="000238F8"/>
    <w:rsid w:val="00024B43"/>
    <w:rsid w:val="00025178"/>
    <w:rsid w:val="00026C0A"/>
    <w:rsid w:val="00026C62"/>
    <w:rsid w:val="00026E36"/>
    <w:rsid w:val="00031B6F"/>
    <w:rsid w:val="00032039"/>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D01"/>
    <w:rsid w:val="000A151E"/>
    <w:rsid w:val="000A2306"/>
    <w:rsid w:val="000A240A"/>
    <w:rsid w:val="000A32D9"/>
    <w:rsid w:val="000A3BB1"/>
    <w:rsid w:val="000A560D"/>
    <w:rsid w:val="000A62C8"/>
    <w:rsid w:val="000A6352"/>
    <w:rsid w:val="000A73E2"/>
    <w:rsid w:val="000A7554"/>
    <w:rsid w:val="000A7618"/>
    <w:rsid w:val="000B25FC"/>
    <w:rsid w:val="000B2F0E"/>
    <w:rsid w:val="000B4B41"/>
    <w:rsid w:val="000B6453"/>
    <w:rsid w:val="000B756D"/>
    <w:rsid w:val="000C0F41"/>
    <w:rsid w:val="000C1E4A"/>
    <w:rsid w:val="000C53B6"/>
    <w:rsid w:val="000C6722"/>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CB"/>
    <w:rsid w:val="00122BD5"/>
    <w:rsid w:val="00123DC3"/>
    <w:rsid w:val="0012427F"/>
    <w:rsid w:val="00124486"/>
    <w:rsid w:val="001244C0"/>
    <w:rsid w:val="001254AA"/>
    <w:rsid w:val="00125587"/>
    <w:rsid w:val="001304DA"/>
    <w:rsid w:val="00130F7B"/>
    <w:rsid w:val="00131025"/>
    <w:rsid w:val="001325F2"/>
    <w:rsid w:val="00133530"/>
    <w:rsid w:val="001342AA"/>
    <w:rsid w:val="001342BC"/>
    <w:rsid w:val="001356BD"/>
    <w:rsid w:val="00136D54"/>
    <w:rsid w:val="00137B82"/>
    <w:rsid w:val="00140841"/>
    <w:rsid w:val="00141293"/>
    <w:rsid w:val="00141C9E"/>
    <w:rsid w:val="00141D81"/>
    <w:rsid w:val="00142251"/>
    <w:rsid w:val="00142C76"/>
    <w:rsid w:val="00144A48"/>
    <w:rsid w:val="00144F59"/>
    <w:rsid w:val="00151445"/>
    <w:rsid w:val="00151E3F"/>
    <w:rsid w:val="00154EFB"/>
    <w:rsid w:val="0016385E"/>
    <w:rsid w:val="00163CD8"/>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72A9"/>
    <w:rsid w:val="001E7EB3"/>
    <w:rsid w:val="001F0650"/>
    <w:rsid w:val="001F0C6C"/>
    <w:rsid w:val="001F1261"/>
    <w:rsid w:val="001F39C1"/>
    <w:rsid w:val="001F3CCD"/>
    <w:rsid w:val="001F4087"/>
    <w:rsid w:val="001F4292"/>
    <w:rsid w:val="001F5BCB"/>
    <w:rsid w:val="00200408"/>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7E69"/>
    <w:rsid w:val="002506FF"/>
    <w:rsid w:val="0025349A"/>
    <w:rsid w:val="002535E8"/>
    <w:rsid w:val="002539EC"/>
    <w:rsid w:val="00256D50"/>
    <w:rsid w:val="00260B64"/>
    <w:rsid w:val="00264BAA"/>
    <w:rsid w:val="00265B93"/>
    <w:rsid w:val="00267FC1"/>
    <w:rsid w:val="00270147"/>
    <w:rsid w:val="002708C4"/>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E1C"/>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C49"/>
    <w:rsid w:val="002D569D"/>
    <w:rsid w:val="002D590A"/>
    <w:rsid w:val="002D5BE5"/>
    <w:rsid w:val="002D63F6"/>
    <w:rsid w:val="002D6C18"/>
    <w:rsid w:val="002D74AA"/>
    <w:rsid w:val="002E25A6"/>
    <w:rsid w:val="002E6392"/>
    <w:rsid w:val="002F243D"/>
    <w:rsid w:val="002F29E0"/>
    <w:rsid w:val="002F31F9"/>
    <w:rsid w:val="002F3F8A"/>
    <w:rsid w:val="002F58E9"/>
    <w:rsid w:val="002F6462"/>
    <w:rsid w:val="002F71C9"/>
    <w:rsid w:val="002F7D56"/>
    <w:rsid w:val="002F7EF9"/>
    <w:rsid w:val="00303790"/>
    <w:rsid w:val="00303FE5"/>
    <w:rsid w:val="00304275"/>
    <w:rsid w:val="00307589"/>
    <w:rsid w:val="00307616"/>
    <w:rsid w:val="003103E3"/>
    <w:rsid w:val="0031330E"/>
    <w:rsid w:val="00313B40"/>
    <w:rsid w:val="0031478E"/>
    <w:rsid w:val="003153AF"/>
    <w:rsid w:val="003154E4"/>
    <w:rsid w:val="00320F9D"/>
    <w:rsid w:val="003218E8"/>
    <w:rsid w:val="00324661"/>
    <w:rsid w:val="00324CEF"/>
    <w:rsid w:val="00325A3E"/>
    <w:rsid w:val="003264FD"/>
    <w:rsid w:val="00331772"/>
    <w:rsid w:val="00331FE6"/>
    <w:rsid w:val="0033353E"/>
    <w:rsid w:val="00333EE9"/>
    <w:rsid w:val="00335E7C"/>
    <w:rsid w:val="003366E2"/>
    <w:rsid w:val="003379C1"/>
    <w:rsid w:val="00341430"/>
    <w:rsid w:val="00342695"/>
    <w:rsid w:val="0034276A"/>
    <w:rsid w:val="003430D9"/>
    <w:rsid w:val="00343A38"/>
    <w:rsid w:val="00344C45"/>
    <w:rsid w:val="0034595F"/>
    <w:rsid w:val="00345ECB"/>
    <w:rsid w:val="003464D9"/>
    <w:rsid w:val="00350B08"/>
    <w:rsid w:val="00351B17"/>
    <w:rsid w:val="00351D81"/>
    <w:rsid w:val="00351F55"/>
    <w:rsid w:val="0035347B"/>
    <w:rsid w:val="00353FBB"/>
    <w:rsid w:val="003546BB"/>
    <w:rsid w:val="00354D6B"/>
    <w:rsid w:val="003555D0"/>
    <w:rsid w:val="003628EC"/>
    <w:rsid w:val="00365FEE"/>
    <w:rsid w:val="00370146"/>
    <w:rsid w:val="00371CF6"/>
    <w:rsid w:val="00372E88"/>
    <w:rsid w:val="003738E5"/>
    <w:rsid w:val="0037448A"/>
    <w:rsid w:val="003748D3"/>
    <w:rsid w:val="003750C4"/>
    <w:rsid w:val="003750D0"/>
    <w:rsid w:val="00375FE8"/>
    <w:rsid w:val="00380CC8"/>
    <w:rsid w:val="00382633"/>
    <w:rsid w:val="00382FB0"/>
    <w:rsid w:val="00385953"/>
    <w:rsid w:val="00387D20"/>
    <w:rsid w:val="00390106"/>
    <w:rsid w:val="0039098E"/>
    <w:rsid w:val="003923ED"/>
    <w:rsid w:val="003933B7"/>
    <w:rsid w:val="00393CBA"/>
    <w:rsid w:val="00395363"/>
    <w:rsid w:val="003955ED"/>
    <w:rsid w:val="003A05C8"/>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63EE"/>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3CCC"/>
    <w:rsid w:val="00444C95"/>
    <w:rsid w:val="004458D8"/>
    <w:rsid w:val="004460C5"/>
    <w:rsid w:val="0044632B"/>
    <w:rsid w:val="004464C9"/>
    <w:rsid w:val="00446CCA"/>
    <w:rsid w:val="0045037D"/>
    <w:rsid w:val="00450753"/>
    <w:rsid w:val="00452B5B"/>
    <w:rsid w:val="00453831"/>
    <w:rsid w:val="004543AC"/>
    <w:rsid w:val="00455BA2"/>
    <w:rsid w:val="0045712F"/>
    <w:rsid w:val="004574C5"/>
    <w:rsid w:val="00460653"/>
    <w:rsid w:val="004620C8"/>
    <w:rsid w:val="004623B0"/>
    <w:rsid w:val="004626A8"/>
    <w:rsid w:val="00463A7A"/>
    <w:rsid w:val="00463FEE"/>
    <w:rsid w:val="00465274"/>
    <w:rsid w:val="0046554C"/>
    <w:rsid w:val="0046691F"/>
    <w:rsid w:val="00470EBB"/>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F43"/>
    <w:rsid w:val="004F162B"/>
    <w:rsid w:val="004F225F"/>
    <w:rsid w:val="004F5BA3"/>
    <w:rsid w:val="004F76A6"/>
    <w:rsid w:val="00500A78"/>
    <w:rsid w:val="005013D6"/>
    <w:rsid w:val="005034EC"/>
    <w:rsid w:val="00505940"/>
    <w:rsid w:val="005068A8"/>
    <w:rsid w:val="00512272"/>
    <w:rsid w:val="0051335D"/>
    <w:rsid w:val="0051457D"/>
    <w:rsid w:val="005146E6"/>
    <w:rsid w:val="00514A02"/>
    <w:rsid w:val="00516056"/>
    <w:rsid w:val="00516380"/>
    <w:rsid w:val="00517053"/>
    <w:rsid w:val="00517298"/>
    <w:rsid w:val="00517AC2"/>
    <w:rsid w:val="00521598"/>
    <w:rsid w:val="00521B23"/>
    <w:rsid w:val="00521D33"/>
    <w:rsid w:val="00521FC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98F"/>
    <w:rsid w:val="00553BE2"/>
    <w:rsid w:val="00555A94"/>
    <w:rsid w:val="00556447"/>
    <w:rsid w:val="00556ABD"/>
    <w:rsid w:val="005570C4"/>
    <w:rsid w:val="005572FB"/>
    <w:rsid w:val="00557E3A"/>
    <w:rsid w:val="00560997"/>
    <w:rsid w:val="0056198A"/>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4C3C"/>
    <w:rsid w:val="005B1180"/>
    <w:rsid w:val="005B20B5"/>
    <w:rsid w:val="005B363D"/>
    <w:rsid w:val="005B3AED"/>
    <w:rsid w:val="005B5E95"/>
    <w:rsid w:val="005B6E6E"/>
    <w:rsid w:val="005C0CDC"/>
    <w:rsid w:val="005C15B7"/>
    <w:rsid w:val="005C2434"/>
    <w:rsid w:val="005C501E"/>
    <w:rsid w:val="005C59FA"/>
    <w:rsid w:val="005C6916"/>
    <w:rsid w:val="005D0376"/>
    <w:rsid w:val="005D1E75"/>
    <w:rsid w:val="005D2440"/>
    <w:rsid w:val="005D4666"/>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1576"/>
    <w:rsid w:val="00602274"/>
    <w:rsid w:val="006035EB"/>
    <w:rsid w:val="00603607"/>
    <w:rsid w:val="006050FB"/>
    <w:rsid w:val="0060742B"/>
    <w:rsid w:val="006109A6"/>
    <w:rsid w:val="0061117D"/>
    <w:rsid w:val="00613B29"/>
    <w:rsid w:val="0061555C"/>
    <w:rsid w:val="006156FE"/>
    <w:rsid w:val="00616517"/>
    <w:rsid w:val="006175C0"/>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60AC7"/>
    <w:rsid w:val="00661149"/>
    <w:rsid w:val="00661814"/>
    <w:rsid w:val="006636C5"/>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65C9"/>
    <w:rsid w:val="006D0873"/>
    <w:rsid w:val="006D20D0"/>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113E"/>
    <w:rsid w:val="007C11EF"/>
    <w:rsid w:val="007C1840"/>
    <w:rsid w:val="007C1A66"/>
    <w:rsid w:val="007C2ADB"/>
    <w:rsid w:val="007C2E9F"/>
    <w:rsid w:val="007C2FDA"/>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CD"/>
    <w:rsid w:val="00806948"/>
    <w:rsid w:val="00807210"/>
    <w:rsid w:val="008137F3"/>
    <w:rsid w:val="008139A6"/>
    <w:rsid w:val="008154FB"/>
    <w:rsid w:val="00820196"/>
    <w:rsid w:val="008208AA"/>
    <w:rsid w:val="00823A1C"/>
    <w:rsid w:val="00825D87"/>
    <w:rsid w:val="00827C6E"/>
    <w:rsid w:val="008345E9"/>
    <w:rsid w:val="00835690"/>
    <w:rsid w:val="008356CF"/>
    <w:rsid w:val="0083579A"/>
    <w:rsid w:val="00835921"/>
    <w:rsid w:val="0083607E"/>
    <w:rsid w:val="0083790A"/>
    <w:rsid w:val="0084002E"/>
    <w:rsid w:val="00840C59"/>
    <w:rsid w:val="008432F8"/>
    <w:rsid w:val="00843318"/>
    <w:rsid w:val="00844485"/>
    <w:rsid w:val="00846690"/>
    <w:rsid w:val="008512BF"/>
    <w:rsid w:val="008519A6"/>
    <w:rsid w:val="00853331"/>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59CB"/>
    <w:rsid w:val="0089675B"/>
    <w:rsid w:val="0089729F"/>
    <w:rsid w:val="00897F8F"/>
    <w:rsid w:val="008A0424"/>
    <w:rsid w:val="008A1C76"/>
    <w:rsid w:val="008A1DED"/>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31DE"/>
    <w:rsid w:val="00913A51"/>
    <w:rsid w:val="009161C3"/>
    <w:rsid w:val="009161F2"/>
    <w:rsid w:val="00916B27"/>
    <w:rsid w:val="0092108D"/>
    <w:rsid w:val="00921536"/>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50E3"/>
    <w:rsid w:val="009465E4"/>
    <w:rsid w:val="00946778"/>
    <w:rsid w:val="00951597"/>
    <w:rsid w:val="00953410"/>
    <w:rsid w:val="0095358B"/>
    <w:rsid w:val="009559E7"/>
    <w:rsid w:val="00955A34"/>
    <w:rsid w:val="00955A8A"/>
    <w:rsid w:val="00955DC3"/>
    <w:rsid w:val="0096338E"/>
    <w:rsid w:val="0096458F"/>
    <w:rsid w:val="009652E9"/>
    <w:rsid w:val="009663EC"/>
    <w:rsid w:val="00966978"/>
    <w:rsid w:val="00970F66"/>
    <w:rsid w:val="00971427"/>
    <w:rsid w:val="00971492"/>
    <w:rsid w:val="009734E4"/>
    <w:rsid w:val="00976608"/>
    <w:rsid w:val="00977018"/>
    <w:rsid w:val="00983A89"/>
    <w:rsid w:val="00983FB2"/>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6B46"/>
    <w:rsid w:val="009B010F"/>
    <w:rsid w:val="009B1C1D"/>
    <w:rsid w:val="009B2E42"/>
    <w:rsid w:val="009B3C8B"/>
    <w:rsid w:val="009B681F"/>
    <w:rsid w:val="009B743E"/>
    <w:rsid w:val="009B7F41"/>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2B76"/>
    <w:rsid w:val="00A03191"/>
    <w:rsid w:val="00A03D2F"/>
    <w:rsid w:val="00A043F8"/>
    <w:rsid w:val="00A04CEB"/>
    <w:rsid w:val="00A05B6E"/>
    <w:rsid w:val="00A05FB0"/>
    <w:rsid w:val="00A06299"/>
    <w:rsid w:val="00A06541"/>
    <w:rsid w:val="00A07721"/>
    <w:rsid w:val="00A10CEA"/>
    <w:rsid w:val="00A14E4C"/>
    <w:rsid w:val="00A152CE"/>
    <w:rsid w:val="00A157E7"/>
    <w:rsid w:val="00A20307"/>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C5A"/>
    <w:rsid w:val="00A54251"/>
    <w:rsid w:val="00A55FA1"/>
    <w:rsid w:val="00A566DA"/>
    <w:rsid w:val="00A60009"/>
    <w:rsid w:val="00A60D2A"/>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A4A"/>
    <w:rsid w:val="00A95FDE"/>
    <w:rsid w:val="00A96846"/>
    <w:rsid w:val="00A97D71"/>
    <w:rsid w:val="00AA0327"/>
    <w:rsid w:val="00AA2BA7"/>
    <w:rsid w:val="00AA4114"/>
    <w:rsid w:val="00AA58B8"/>
    <w:rsid w:val="00AA6C26"/>
    <w:rsid w:val="00AA7922"/>
    <w:rsid w:val="00AB08C4"/>
    <w:rsid w:val="00AB2F64"/>
    <w:rsid w:val="00AB331F"/>
    <w:rsid w:val="00AB37F6"/>
    <w:rsid w:val="00AB462D"/>
    <w:rsid w:val="00AB5958"/>
    <w:rsid w:val="00AB5F2B"/>
    <w:rsid w:val="00AB7602"/>
    <w:rsid w:val="00AC3562"/>
    <w:rsid w:val="00AC4423"/>
    <w:rsid w:val="00AC4E40"/>
    <w:rsid w:val="00AD0835"/>
    <w:rsid w:val="00AD1C0A"/>
    <w:rsid w:val="00AD1F9A"/>
    <w:rsid w:val="00AD2577"/>
    <w:rsid w:val="00AD2E86"/>
    <w:rsid w:val="00AD35A2"/>
    <w:rsid w:val="00AD4829"/>
    <w:rsid w:val="00AD578B"/>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E41"/>
    <w:rsid w:val="00B570CB"/>
    <w:rsid w:val="00B60264"/>
    <w:rsid w:val="00B63610"/>
    <w:rsid w:val="00B650EB"/>
    <w:rsid w:val="00B65DED"/>
    <w:rsid w:val="00B67234"/>
    <w:rsid w:val="00B705A8"/>
    <w:rsid w:val="00B719EB"/>
    <w:rsid w:val="00B735AA"/>
    <w:rsid w:val="00B77A37"/>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F80"/>
    <w:rsid w:val="00BB4732"/>
    <w:rsid w:val="00BB7673"/>
    <w:rsid w:val="00BC0E30"/>
    <w:rsid w:val="00BC1314"/>
    <w:rsid w:val="00BC1787"/>
    <w:rsid w:val="00BC1C77"/>
    <w:rsid w:val="00BC2B8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B1A"/>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4509"/>
    <w:rsid w:val="00D46501"/>
    <w:rsid w:val="00D4699E"/>
    <w:rsid w:val="00D5008B"/>
    <w:rsid w:val="00D50634"/>
    <w:rsid w:val="00D50E03"/>
    <w:rsid w:val="00D5252F"/>
    <w:rsid w:val="00D537A6"/>
    <w:rsid w:val="00D53820"/>
    <w:rsid w:val="00D56940"/>
    <w:rsid w:val="00D56EC1"/>
    <w:rsid w:val="00D57F60"/>
    <w:rsid w:val="00D631AD"/>
    <w:rsid w:val="00D637B1"/>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B0162"/>
    <w:rsid w:val="00DB0DCE"/>
    <w:rsid w:val="00DB19A8"/>
    <w:rsid w:val="00DB23B1"/>
    <w:rsid w:val="00DB2A64"/>
    <w:rsid w:val="00DB2E3A"/>
    <w:rsid w:val="00DB40D0"/>
    <w:rsid w:val="00DB4FE9"/>
    <w:rsid w:val="00DB5838"/>
    <w:rsid w:val="00DB5B19"/>
    <w:rsid w:val="00DB6348"/>
    <w:rsid w:val="00DB7B40"/>
    <w:rsid w:val="00DB7FDC"/>
    <w:rsid w:val="00DC210E"/>
    <w:rsid w:val="00DC2D45"/>
    <w:rsid w:val="00DC2F29"/>
    <w:rsid w:val="00DC57D0"/>
    <w:rsid w:val="00DC7F9A"/>
    <w:rsid w:val="00DD0CF6"/>
    <w:rsid w:val="00DD1DC8"/>
    <w:rsid w:val="00DD2998"/>
    <w:rsid w:val="00DD428F"/>
    <w:rsid w:val="00DD53CB"/>
    <w:rsid w:val="00DD6807"/>
    <w:rsid w:val="00DD7FD3"/>
    <w:rsid w:val="00DE06BD"/>
    <w:rsid w:val="00DE0D74"/>
    <w:rsid w:val="00DE1095"/>
    <w:rsid w:val="00DE1198"/>
    <w:rsid w:val="00DE2AA8"/>
    <w:rsid w:val="00DE35A9"/>
    <w:rsid w:val="00DE4787"/>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120A"/>
    <w:rsid w:val="00E418E4"/>
    <w:rsid w:val="00E42870"/>
    <w:rsid w:val="00E432B9"/>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F1015"/>
    <w:rsid w:val="00EF213D"/>
    <w:rsid w:val="00EF38DE"/>
    <w:rsid w:val="00EF5641"/>
    <w:rsid w:val="00F0080E"/>
    <w:rsid w:val="00F0142B"/>
    <w:rsid w:val="00F01C3C"/>
    <w:rsid w:val="00F0230A"/>
    <w:rsid w:val="00F02D7A"/>
    <w:rsid w:val="00F03C89"/>
    <w:rsid w:val="00F05CED"/>
    <w:rsid w:val="00F12107"/>
    <w:rsid w:val="00F12A50"/>
    <w:rsid w:val="00F12E2F"/>
    <w:rsid w:val="00F14176"/>
    <w:rsid w:val="00F15DC7"/>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2DB3"/>
    <w:rsid w:val="00FA5594"/>
    <w:rsid w:val="00FA583C"/>
    <w:rsid w:val="00FA66B6"/>
    <w:rsid w:val="00FB2A81"/>
    <w:rsid w:val="00FB3A3D"/>
    <w:rsid w:val="00FB5745"/>
    <w:rsid w:val="00FC16BD"/>
    <w:rsid w:val="00FC2BA4"/>
    <w:rsid w:val="00FC366C"/>
    <w:rsid w:val="00FC3A85"/>
    <w:rsid w:val="00FC4D30"/>
    <w:rsid w:val="00FC7579"/>
    <w:rsid w:val="00FC78C6"/>
    <w:rsid w:val="00FD074D"/>
    <w:rsid w:val="00FD29FC"/>
    <w:rsid w:val="00FD308D"/>
    <w:rsid w:val="00FD3138"/>
    <w:rsid w:val="00FD33DF"/>
    <w:rsid w:val="00FD40CA"/>
    <w:rsid w:val="00FD7A92"/>
    <w:rsid w:val="00FE24C4"/>
    <w:rsid w:val="00FE4A84"/>
    <w:rsid w:val="00FE57BC"/>
    <w:rsid w:val="00FE6116"/>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utoRedefine/>
    <w:qFormat/>
    <w:rsid w:val="002409CD"/>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3"/>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4"/>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6"/>
      </w:numPr>
      <w:contextualSpacing/>
    </w:pPr>
  </w:style>
  <w:style w:type="paragraph" w:styleId="ListNumber">
    <w:name w:val="List Number"/>
    <w:basedOn w:val="Normal"/>
    <w:uiPriority w:val="99"/>
    <w:unhideWhenUsed/>
    <w:rsid w:val="00DB40D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yperlink" Target="https://ncisvn.nci.nih.gov/svn/iscs/greensheets/Requirements/Specs/GreenSheets%20-%20Scope.docx" TargetMode="External"/><Relationship Id="rId10" Type="http://schemas.openxmlformats.org/officeDocument/2006/relationships/hyperlink" Target="https://ncisvn.nci.nih.gov/svn/iscs/greensheets/Requirements/Meeting%20Minutes/Draft%20area%20_%20meeting%20with%20OGA%20meeting%20minutes.docx" TargetMode="External"/><Relationship Id="rId11" Type="http://schemas.openxmlformats.org/officeDocument/2006/relationships/hyperlink" Target="https://ncisvn.nci.nih.gov/svn/iscs/greensheets/Requirements/Specs/GreenSheets%20Redesign%20Project%20Scope.docx" TargetMode="External"/><Relationship Id="rId12" Type="http://schemas.openxmlformats.org/officeDocument/2006/relationships/hyperlink" Target="https://i2e-test.nci.nih.gov/documentation/application/GSFB_User_guide.pdf" TargetMode="External"/><Relationship Id="rId13" Type="http://schemas.openxmlformats.org/officeDocument/2006/relationships/hyperlink" Target="https://ncisvn.nci.nih.gov/svn/iscs/greensheets/Requirements/Use-cases/View%20and%20Manage%20a%20greensheet%20use-case.doc" TargetMode="External"/><Relationship Id="rId14" Type="http://schemas.openxmlformats.org/officeDocument/2006/relationships/hyperlink" Target="https://ncisvn.nci.nih.gov/svn/iscs/greensheets/Requirements/Specs/GreenSheets%20Redesign%20Project%20Scope.docx" TargetMode="External"/><Relationship Id="rId15" Type="http://schemas.openxmlformats.org/officeDocument/2006/relationships/image" Target="media/image1.emf"/><Relationship Id="rId16" Type="http://schemas.openxmlformats.org/officeDocument/2006/relationships/oleObject" Target="embeddings/oleObject1.bin"/><Relationship Id="rId17" Type="http://schemas.openxmlformats.org/officeDocument/2006/relationships/hyperlink" Target="https://ncisvn.nci.nih.gov/svn/iscs/greensheets/Requirements/Specs/GreenSheets%20Redesign%20Project%20Scope.docx" TargetMode="External"/><Relationship Id="rId18" Type="http://schemas.openxmlformats.org/officeDocument/2006/relationships/hyperlink" Target="https://i2e-test.nci.nih.gov/documentation/application/GSFB_User_guide.pdf" TargetMode="External"/><Relationship Id="rId19" Type="http://schemas.openxmlformats.org/officeDocument/2006/relationships/image" Target="media/image2.png"/><Relationship Id="rId30" Type="http://schemas.openxmlformats.org/officeDocument/2006/relationships/oleObject" Target="embeddings/oleObject8.bin"/><Relationship Id="rId31" Type="http://schemas.openxmlformats.org/officeDocument/2006/relationships/oleObject" Target="embeddings/oleObject9.bin"/><Relationship Id="rId32" Type="http://schemas.openxmlformats.org/officeDocument/2006/relationships/oleObject" Target="embeddings/oleObject10.bin"/><Relationship Id="rId33" Type="http://schemas.openxmlformats.org/officeDocument/2006/relationships/image" Target="media/image7.png"/><Relationship Id="rId34" Type="http://schemas.openxmlformats.org/officeDocument/2006/relationships/oleObject" Target="embeddings/oleObject11.bin"/><Relationship Id="rId35" Type="http://schemas.openxmlformats.org/officeDocument/2006/relationships/image" Target="media/image8.png"/><Relationship Id="rId36" Type="http://schemas.openxmlformats.org/officeDocument/2006/relationships/hyperlink" Target="https://ncisvn.nci.nih.gov/svn/iscs/greensheets/Requirements/Specs/GreenSheets%20Redesign%20Project%20Scope.docx" TargetMode="External"/><Relationship Id="rId37" Type="http://schemas.openxmlformats.org/officeDocument/2006/relationships/image" Target="media/image9.png"/><Relationship Id="rId38" Type="http://schemas.openxmlformats.org/officeDocument/2006/relationships/oleObject" Target="embeddings/oleObject12.bin"/><Relationship Id="rId39" Type="http://schemas.openxmlformats.org/officeDocument/2006/relationships/image" Target="media/image10.png"/><Relationship Id="rId50" Type="http://schemas.openxmlformats.org/officeDocument/2006/relationships/oleObject" Target="embeddings/oleObject22.bin"/><Relationship Id="rId51" Type="http://schemas.openxmlformats.org/officeDocument/2006/relationships/oleObject" Target="embeddings/oleObject23.bin"/><Relationship Id="rId52" Type="http://schemas.openxmlformats.org/officeDocument/2006/relationships/oleObject" Target="embeddings/oleObject24.bin"/><Relationship Id="rId53" Type="http://schemas.openxmlformats.org/officeDocument/2006/relationships/oleObject" Target="embeddings/oleObject25.bin"/><Relationship Id="rId54" Type="http://schemas.openxmlformats.org/officeDocument/2006/relationships/oleObject" Target="embeddings/oleObject26.bin"/><Relationship Id="rId55" Type="http://schemas.openxmlformats.org/officeDocument/2006/relationships/oleObject" Target="embeddings/oleObject27.bin"/><Relationship Id="rId56" Type="http://schemas.openxmlformats.org/officeDocument/2006/relationships/oleObject" Target="embeddings/oleObject28.bin"/><Relationship Id="rId57" Type="http://schemas.openxmlformats.org/officeDocument/2006/relationships/oleObject" Target="embeddings/oleObject29.bin"/><Relationship Id="rId58" Type="http://schemas.openxmlformats.org/officeDocument/2006/relationships/oleObject" Target="embeddings/oleObject30.bin"/><Relationship Id="rId59" Type="http://schemas.openxmlformats.org/officeDocument/2006/relationships/oleObject" Target="embeddings/oleObject31.bin"/><Relationship Id="rId70" Type="http://schemas.openxmlformats.org/officeDocument/2006/relationships/oleObject" Target="embeddings/oleObject42.bin"/><Relationship Id="rId71" Type="http://schemas.openxmlformats.org/officeDocument/2006/relationships/image" Target="media/image12.png"/><Relationship Id="rId72" Type="http://schemas.openxmlformats.org/officeDocument/2006/relationships/oleObject" Target="embeddings/oleObject43.bin"/><Relationship Id="rId73" Type="http://schemas.openxmlformats.org/officeDocument/2006/relationships/hyperlink" Target="https://ncisvn.nci.nih.gov/svn/iscs/greensheets/Requirements/Use-cases/View%20and%20Manage%20a%20greensheet%20use-case.doc" TargetMode="External"/><Relationship Id="rId74" Type="http://schemas.openxmlformats.org/officeDocument/2006/relationships/hyperlink" Target="https://ncisvn.nci.nih.gov/svn/iscs/greensheets/Requirements/Use-cases/View%20and%20Manage%20a%20greensheet%20use-case.doc" TargetMode="External"/><Relationship Id="rId75" Type="http://schemas.openxmlformats.org/officeDocument/2006/relationships/hyperlink" Target="https://ncisvn.nci.nih.gov/svn/iscs/greensheets/Requirements/Use-cases/View%20and%20Manage%20a%20greensheet%20use-case.doc" TargetMode="External"/><Relationship Id="rId76" Type="http://schemas.openxmlformats.org/officeDocument/2006/relationships/hyperlink" Target="https://ncisvn.nci.nih.gov/svn/iscs/greensheets/Requirements/Use-cases/View%20and%20Manage%20a%20greensheet%20use-case.doc" TargetMode="External"/><Relationship Id="rId77" Type="http://schemas.openxmlformats.org/officeDocument/2006/relationships/image" Target="media/image13.png"/><Relationship Id="rId78" Type="http://schemas.openxmlformats.org/officeDocument/2006/relationships/image" Target="media/image14.png"/><Relationship Id="rId79" Type="http://schemas.openxmlformats.org/officeDocument/2006/relationships/image" Target="media/image15.png"/><Relationship Id="rId90" Type="http://schemas.openxmlformats.org/officeDocument/2006/relationships/theme" Target="theme/theme1.xml"/><Relationship Id="rId20" Type="http://schemas.openxmlformats.org/officeDocument/2006/relationships/image" Target="media/image3.png"/><Relationship Id="rId21" Type="http://schemas.openxmlformats.org/officeDocument/2006/relationships/oleObject" Target="embeddings/oleObject2.bin"/><Relationship Id="rId22" Type="http://schemas.openxmlformats.org/officeDocument/2006/relationships/image" Target="media/image4.png"/><Relationship Id="rId23" Type="http://schemas.openxmlformats.org/officeDocument/2006/relationships/oleObject" Target="embeddings/oleObject3.bin"/><Relationship Id="rId24" Type="http://schemas.openxmlformats.org/officeDocument/2006/relationships/image" Target="media/image5.png"/><Relationship Id="rId25" Type="http://schemas.openxmlformats.org/officeDocument/2006/relationships/oleObject" Target="embeddings/oleObject4.bin"/><Relationship Id="rId26" Type="http://schemas.openxmlformats.org/officeDocument/2006/relationships/image" Target="media/image6.png"/><Relationship Id="rId27" Type="http://schemas.openxmlformats.org/officeDocument/2006/relationships/oleObject" Target="embeddings/oleObject5.bin"/><Relationship Id="rId28" Type="http://schemas.openxmlformats.org/officeDocument/2006/relationships/oleObject" Target="embeddings/oleObject6.bin"/><Relationship Id="rId29" Type="http://schemas.openxmlformats.org/officeDocument/2006/relationships/oleObject" Target="embeddings/oleObject7.bin"/><Relationship Id="rId40" Type="http://schemas.openxmlformats.org/officeDocument/2006/relationships/image" Target="media/image11.png"/><Relationship Id="rId41" Type="http://schemas.openxmlformats.org/officeDocument/2006/relationships/oleObject" Target="embeddings/oleObject13.bin"/><Relationship Id="rId42" Type="http://schemas.openxmlformats.org/officeDocument/2006/relationships/oleObject" Target="embeddings/oleObject14.bin"/><Relationship Id="rId43" Type="http://schemas.openxmlformats.org/officeDocument/2006/relationships/oleObject" Target="embeddings/oleObject15.bin"/><Relationship Id="rId44" Type="http://schemas.openxmlformats.org/officeDocument/2006/relationships/oleObject" Target="embeddings/oleObject16.bin"/><Relationship Id="rId45" Type="http://schemas.openxmlformats.org/officeDocument/2006/relationships/oleObject" Target="embeddings/oleObject17.bin"/><Relationship Id="rId46" Type="http://schemas.openxmlformats.org/officeDocument/2006/relationships/oleObject" Target="embeddings/oleObject18.bin"/><Relationship Id="rId47" Type="http://schemas.openxmlformats.org/officeDocument/2006/relationships/oleObject" Target="embeddings/oleObject19.bin"/><Relationship Id="rId48" Type="http://schemas.openxmlformats.org/officeDocument/2006/relationships/oleObject" Target="embeddings/oleObject20.bin"/><Relationship Id="rId49" Type="http://schemas.openxmlformats.org/officeDocument/2006/relationships/oleObject" Target="embeddings/oleObject21.bin"/><Relationship Id="rId60" Type="http://schemas.openxmlformats.org/officeDocument/2006/relationships/oleObject" Target="embeddings/oleObject32.bin"/><Relationship Id="rId61" Type="http://schemas.openxmlformats.org/officeDocument/2006/relationships/oleObject" Target="embeddings/oleObject33.bin"/><Relationship Id="rId62" Type="http://schemas.openxmlformats.org/officeDocument/2006/relationships/oleObject" Target="embeddings/oleObject34.bin"/><Relationship Id="rId63" Type="http://schemas.openxmlformats.org/officeDocument/2006/relationships/oleObject" Target="embeddings/oleObject35.bin"/><Relationship Id="rId64" Type="http://schemas.openxmlformats.org/officeDocument/2006/relationships/oleObject" Target="embeddings/oleObject36.bin"/><Relationship Id="rId65" Type="http://schemas.openxmlformats.org/officeDocument/2006/relationships/oleObject" Target="embeddings/oleObject37.bin"/><Relationship Id="rId66" Type="http://schemas.openxmlformats.org/officeDocument/2006/relationships/oleObject" Target="embeddings/oleObject38.bin"/><Relationship Id="rId67" Type="http://schemas.openxmlformats.org/officeDocument/2006/relationships/oleObject" Target="embeddings/oleObject39.bin"/><Relationship Id="rId68" Type="http://schemas.openxmlformats.org/officeDocument/2006/relationships/oleObject" Target="embeddings/oleObject40.bin"/><Relationship Id="rId69" Type="http://schemas.openxmlformats.org/officeDocument/2006/relationships/oleObject" Target="embeddings/oleObject41.bin"/><Relationship Id="rId80" Type="http://schemas.openxmlformats.org/officeDocument/2006/relationships/image" Target="media/image16.png"/><Relationship Id="rId81" Type="http://schemas.openxmlformats.org/officeDocument/2006/relationships/image" Target="media/image17.png"/><Relationship Id="rId82" Type="http://schemas.openxmlformats.org/officeDocument/2006/relationships/hyperlink" Target="https://ncisvn.nci.nih.gov/svn/iscs/greensheets/Requirements/Specs/GreenSheets%20Redesign%20Project%20Scope.docx" TargetMode="External"/><Relationship Id="rId83" Type="http://schemas.openxmlformats.org/officeDocument/2006/relationships/hyperlink" Target="https://i2e-test.nci.nih.gov/greensheets/" TargetMode="External"/><Relationship Id="rId84" Type="http://schemas.openxmlformats.org/officeDocument/2006/relationships/hyperlink" Target="https://i2e-test.nci.nih.gov/greensheets/" TargetMode="External"/><Relationship Id="rId85" Type="http://schemas.openxmlformats.org/officeDocument/2006/relationships/hyperlink" Target="https://i2e-test.nci.nih.gov/greensheets/" TargetMode="External"/><Relationship Id="rId86" Type="http://schemas.openxmlformats.org/officeDocument/2006/relationships/header" Target="header2.xml"/><Relationship Id="rId87" Type="http://schemas.openxmlformats.org/officeDocument/2006/relationships/footer" Target="footer1.xml"/><Relationship Id="rId88" Type="http://schemas.openxmlformats.org/officeDocument/2006/relationships/fontTable" Target="fontTable.xml"/><Relationship Id="rId8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25C9A5-AE85-0A4B-BEB9-0AAB85DD5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26</Pages>
  <Words>5503</Words>
  <Characters>31368</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36798</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Polonsky, Yakov (NIH/NCI) [C]</cp:lastModifiedBy>
  <cp:revision>70</cp:revision>
  <cp:lastPrinted>2013-10-21T20:05:00Z</cp:lastPrinted>
  <dcterms:created xsi:type="dcterms:W3CDTF">2016-10-25T18:33:00Z</dcterms:created>
  <dcterms:modified xsi:type="dcterms:W3CDTF">2017-02-10T16:51:00Z</dcterms:modified>
</cp:coreProperties>
</file>