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7777777" w:rsidR="00B976BB" w:rsidRDefault="00B14EFC" w:rsidP="00B14EFC">
      <w:pPr>
        <w:pStyle w:val="CoverPage2"/>
        <w:sectPr w:rsidR="00B976BB" w:rsidSect="00045429">
          <w:headerReference w:type="default" r:id="rId8"/>
          <w:pgSz w:w="12240" w:h="15840"/>
          <w:pgMar w:top="1440" w:right="1440" w:bottom="1440" w:left="1440" w:header="720" w:footer="720" w:gutter="0"/>
          <w:cols w:space="720"/>
          <w:titlePg/>
          <w:docGrid w:linePitch="360"/>
        </w:sectPr>
      </w:pPr>
      <w:r>
        <w:t xml:space="preserve">Version </w:t>
      </w:r>
      <w:r w:rsidR="00E60712">
        <w:rPr>
          <w:color w:val="0000FF"/>
        </w:rPr>
        <w:t>1.0</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9"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77777777" w:rsidR="00320F9D" w:rsidRDefault="00320F9D" w:rsidP="00320F9D">
            <w:pPr>
              <w:pStyle w:val="Cell"/>
              <w:widowControl w:val="0"/>
              <w:jc w:val="center"/>
            </w:pPr>
          </w:p>
        </w:tc>
        <w:tc>
          <w:tcPr>
            <w:tcW w:w="1311" w:type="dxa"/>
            <w:vAlign w:val="center"/>
          </w:tcPr>
          <w:p w14:paraId="5A0681EC" w14:textId="77777777" w:rsidR="00320F9D" w:rsidRDefault="00320F9D" w:rsidP="00320F9D">
            <w:pPr>
              <w:pStyle w:val="Cell"/>
              <w:widowControl w:val="0"/>
              <w:jc w:val="center"/>
            </w:pPr>
          </w:p>
        </w:tc>
        <w:tc>
          <w:tcPr>
            <w:tcW w:w="1593" w:type="dxa"/>
            <w:vAlign w:val="center"/>
          </w:tcPr>
          <w:p w14:paraId="46B318C5" w14:textId="77777777" w:rsidR="00320F9D" w:rsidRDefault="00320F9D" w:rsidP="00320F9D">
            <w:pPr>
              <w:pStyle w:val="Cell"/>
              <w:widowControl w:val="0"/>
            </w:pPr>
          </w:p>
        </w:tc>
        <w:tc>
          <w:tcPr>
            <w:tcW w:w="5443" w:type="dxa"/>
            <w:gridSpan w:val="2"/>
            <w:vAlign w:val="center"/>
          </w:tcPr>
          <w:p w14:paraId="5FCA15D5" w14:textId="77777777" w:rsidR="00320F9D" w:rsidRDefault="00320F9D" w:rsidP="00320F9D">
            <w:pPr>
              <w:pStyle w:val="Cell"/>
              <w:widowControl w:val="0"/>
            </w:pPr>
          </w:p>
        </w:tc>
      </w:tr>
      <w:tr w:rsidR="00320F9D" w14:paraId="29EDCDFA" w14:textId="77777777" w:rsidTr="002C11E9">
        <w:trPr>
          <w:cantSplit/>
        </w:trPr>
        <w:tc>
          <w:tcPr>
            <w:tcW w:w="1099" w:type="dxa"/>
            <w:vAlign w:val="center"/>
          </w:tcPr>
          <w:p w14:paraId="319A05D4" w14:textId="77777777" w:rsidR="00320F9D" w:rsidRDefault="00320F9D" w:rsidP="00320F9D">
            <w:pPr>
              <w:pStyle w:val="Cell"/>
              <w:widowControl w:val="0"/>
              <w:jc w:val="center"/>
            </w:pPr>
          </w:p>
        </w:tc>
        <w:tc>
          <w:tcPr>
            <w:tcW w:w="1311" w:type="dxa"/>
            <w:vAlign w:val="center"/>
          </w:tcPr>
          <w:p w14:paraId="7CDE5C5F" w14:textId="77777777" w:rsidR="00320F9D" w:rsidRDefault="00320F9D" w:rsidP="00320F9D">
            <w:pPr>
              <w:pStyle w:val="Cell"/>
              <w:widowControl w:val="0"/>
              <w:jc w:val="center"/>
            </w:pPr>
          </w:p>
        </w:tc>
        <w:tc>
          <w:tcPr>
            <w:tcW w:w="1593" w:type="dxa"/>
            <w:vAlign w:val="center"/>
          </w:tcPr>
          <w:p w14:paraId="798A97DA" w14:textId="77777777" w:rsidR="00320F9D" w:rsidRDefault="00320F9D" w:rsidP="00320F9D">
            <w:pPr>
              <w:pStyle w:val="Cell"/>
              <w:widowControl w:val="0"/>
            </w:pPr>
          </w:p>
        </w:tc>
        <w:tc>
          <w:tcPr>
            <w:tcW w:w="5443" w:type="dxa"/>
            <w:gridSpan w:val="2"/>
            <w:vAlign w:val="center"/>
          </w:tcPr>
          <w:p w14:paraId="54F08366" w14:textId="77777777" w:rsidR="00320F9D" w:rsidRDefault="00320F9D" w:rsidP="00320F9D">
            <w:pPr>
              <w:pStyle w:val="Cell"/>
              <w:widowControl w:val="0"/>
            </w:pP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AC45DE" w:rsidP="00320F9D">
            <w:pPr>
              <w:pStyle w:val="Cell"/>
              <w:widowControl w:val="0"/>
            </w:pPr>
            <w:hyperlink r:id="rId10"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AC45DE" w:rsidP="00320F9D">
            <w:pPr>
              <w:pStyle w:val="Cell"/>
              <w:widowControl w:val="0"/>
            </w:pPr>
            <w:hyperlink r:id="rId11"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AC45DE" w:rsidP="00320F9D">
            <w:pPr>
              <w:pStyle w:val="Cell"/>
              <w:widowControl w:val="0"/>
            </w:pPr>
            <w:hyperlink r:id="rId12"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AC45DE" w:rsidP="00320F9D">
            <w:pPr>
              <w:pStyle w:val="Cell"/>
              <w:widowControl w:val="0"/>
            </w:pPr>
            <w:hyperlink r:id="rId13" w:history="1">
              <w:r w:rsidR="00A25C6F"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4"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2D6256D5" w14:textId="4B78E93D" w:rsidR="00965D06" w:rsidRDefault="007D18F9">
      <w:pPr>
        <w:pStyle w:val="TOC1"/>
        <w:rPr>
          <w:ins w:id="0" w:author="Tulchinskaya, Gaby (NIH/NCI) [C]" w:date="2017-02-10T12:04: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1" w:author="Tulchinskaya, Gaby (NIH/NCI) [C]" w:date="2017-02-10T12:04:00Z">
        <w:r w:rsidR="00965D06" w:rsidRPr="000C4C3F">
          <w:rPr>
            <w:rStyle w:val="Hyperlink"/>
            <w:noProof/>
          </w:rPr>
          <w:fldChar w:fldCharType="begin"/>
        </w:r>
        <w:r w:rsidR="00965D06" w:rsidRPr="000C4C3F">
          <w:rPr>
            <w:rStyle w:val="Hyperlink"/>
            <w:noProof/>
          </w:rPr>
          <w:instrText xml:space="preserve"> </w:instrText>
        </w:r>
        <w:r w:rsidR="00965D06">
          <w:rPr>
            <w:noProof/>
          </w:rPr>
          <w:instrText>HYPERLINK \l "_Toc474491600"</w:instrText>
        </w:r>
        <w:r w:rsidR="00965D06" w:rsidRPr="000C4C3F">
          <w:rPr>
            <w:rStyle w:val="Hyperlink"/>
            <w:noProof/>
          </w:rPr>
          <w:instrText xml:space="preserve"> </w:instrText>
        </w:r>
        <w:r w:rsidR="00965D06" w:rsidRPr="000C4C3F">
          <w:rPr>
            <w:rStyle w:val="Hyperlink"/>
            <w:noProof/>
          </w:rPr>
        </w:r>
        <w:r w:rsidR="00965D06" w:rsidRPr="000C4C3F">
          <w:rPr>
            <w:rStyle w:val="Hyperlink"/>
            <w:noProof/>
          </w:rPr>
          <w:fldChar w:fldCharType="separate"/>
        </w:r>
        <w:r w:rsidR="00965D06" w:rsidRPr="000C4C3F">
          <w:rPr>
            <w:rStyle w:val="Hyperlink"/>
            <w:noProof/>
          </w:rPr>
          <w:t>1.</w:t>
        </w:r>
        <w:r w:rsidR="00965D06">
          <w:rPr>
            <w:rFonts w:asciiTheme="minorHAnsi" w:eastAsiaTheme="minorEastAsia" w:hAnsiTheme="minorHAnsi" w:cstheme="minorBidi"/>
            <w:b w:val="0"/>
            <w:caps w:val="0"/>
            <w:noProof/>
            <w:sz w:val="22"/>
            <w:szCs w:val="22"/>
          </w:rPr>
          <w:tab/>
        </w:r>
        <w:r w:rsidR="00965D06" w:rsidRPr="000C4C3F">
          <w:rPr>
            <w:rStyle w:val="Hyperlink"/>
            <w:noProof/>
          </w:rPr>
          <w:t>Document scope</w:t>
        </w:r>
        <w:r w:rsidR="00965D06">
          <w:rPr>
            <w:noProof/>
            <w:webHidden/>
          </w:rPr>
          <w:tab/>
        </w:r>
        <w:r w:rsidR="00965D06">
          <w:rPr>
            <w:noProof/>
            <w:webHidden/>
          </w:rPr>
          <w:fldChar w:fldCharType="begin"/>
        </w:r>
        <w:r w:rsidR="00965D06">
          <w:rPr>
            <w:noProof/>
            <w:webHidden/>
          </w:rPr>
          <w:instrText xml:space="preserve"> PAGEREF _Toc474491600 \h </w:instrText>
        </w:r>
        <w:r w:rsidR="00965D06">
          <w:rPr>
            <w:noProof/>
            <w:webHidden/>
          </w:rPr>
        </w:r>
      </w:ins>
      <w:r w:rsidR="00965D06">
        <w:rPr>
          <w:noProof/>
          <w:webHidden/>
        </w:rPr>
        <w:fldChar w:fldCharType="separate"/>
      </w:r>
      <w:ins w:id="2" w:author="Tulchinskaya, Gaby (NIH/NCI) [C]" w:date="2017-02-10T12:04:00Z">
        <w:r w:rsidR="00965D06">
          <w:rPr>
            <w:noProof/>
            <w:webHidden/>
          </w:rPr>
          <w:t>3</w:t>
        </w:r>
        <w:r w:rsidR="00965D06">
          <w:rPr>
            <w:noProof/>
            <w:webHidden/>
          </w:rPr>
          <w:fldChar w:fldCharType="end"/>
        </w:r>
        <w:r w:rsidR="00965D06" w:rsidRPr="000C4C3F">
          <w:rPr>
            <w:rStyle w:val="Hyperlink"/>
            <w:noProof/>
          </w:rPr>
          <w:fldChar w:fldCharType="end"/>
        </w:r>
      </w:ins>
    </w:p>
    <w:p w14:paraId="30AA026F" w14:textId="7A1D2E24" w:rsidR="00965D06" w:rsidRDefault="00965D06">
      <w:pPr>
        <w:pStyle w:val="TOC1"/>
        <w:rPr>
          <w:ins w:id="3" w:author="Tulchinskaya, Gaby (NIH/NCI) [C]" w:date="2017-02-10T12:04:00Z"/>
          <w:rFonts w:asciiTheme="minorHAnsi" w:eastAsiaTheme="minorEastAsia" w:hAnsiTheme="minorHAnsi" w:cstheme="minorBidi"/>
          <w:b w:val="0"/>
          <w:caps w:val="0"/>
          <w:noProof/>
          <w:sz w:val="22"/>
          <w:szCs w:val="22"/>
        </w:rPr>
      </w:pPr>
      <w:ins w:id="4"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"_Toc474491601"</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2.</w:t>
        </w:r>
        <w:r>
          <w:rPr>
            <w:rFonts w:asciiTheme="minorHAnsi" w:eastAsiaTheme="minorEastAsia" w:hAnsiTheme="minorHAnsi" w:cstheme="minorBidi"/>
            <w:b w:val="0"/>
            <w:caps w:val="0"/>
            <w:noProof/>
            <w:sz w:val="22"/>
            <w:szCs w:val="22"/>
          </w:rPr>
          <w:tab/>
        </w:r>
        <w:r w:rsidRPr="000C4C3F">
          <w:rPr>
            <w:rStyle w:val="Hyperlink"/>
            <w:noProof/>
          </w:rPr>
          <w:t>Business Need Description</w:t>
        </w:r>
        <w:r>
          <w:rPr>
            <w:noProof/>
            <w:webHidden/>
          </w:rPr>
          <w:tab/>
        </w:r>
        <w:r>
          <w:rPr>
            <w:noProof/>
            <w:webHidden/>
          </w:rPr>
          <w:fldChar w:fldCharType="begin"/>
        </w:r>
        <w:r>
          <w:rPr>
            <w:noProof/>
            <w:webHidden/>
          </w:rPr>
          <w:instrText xml:space="preserve"> PAGEREF _Toc474491601 \h </w:instrText>
        </w:r>
        <w:r>
          <w:rPr>
            <w:noProof/>
            <w:webHidden/>
          </w:rPr>
        </w:r>
      </w:ins>
      <w:r>
        <w:rPr>
          <w:noProof/>
          <w:webHidden/>
        </w:rPr>
        <w:fldChar w:fldCharType="separate"/>
      </w:r>
      <w:ins w:id="5" w:author="Tulchinskaya, Gaby (NIH/NCI) [C]" w:date="2017-02-10T12:04:00Z">
        <w:r>
          <w:rPr>
            <w:noProof/>
            <w:webHidden/>
          </w:rPr>
          <w:t>3</w:t>
        </w:r>
        <w:r>
          <w:rPr>
            <w:noProof/>
            <w:webHidden/>
          </w:rPr>
          <w:fldChar w:fldCharType="end"/>
        </w:r>
        <w:r w:rsidRPr="000C4C3F">
          <w:rPr>
            <w:rStyle w:val="Hyperlink"/>
            <w:noProof/>
          </w:rPr>
          <w:fldChar w:fldCharType="end"/>
        </w:r>
      </w:ins>
    </w:p>
    <w:p w14:paraId="052C1E61" w14:textId="18C169B6" w:rsidR="00965D06" w:rsidRDefault="00965D06">
      <w:pPr>
        <w:pStyle w:val="TOC1"/>
        <w:rPr>
          <w:ins w:id="6" w:author="Tulchinskaya, Gaby (NIH/NCI) [C]" w:date="2017-02-10T12:04:00Z"/>
          <w:rFonts w:asciiTheme="minorHAnsi" w:eastAsiaTheme="minorEastAsia" w:hAnsiTheme="minorHAnsi" w:cstheme="minorBidi"/>
          <w:b w:val="0"/>
          <w:caps w:val="0"/>
          <w:noProof/>
          <w:sz w:val="22"/>
          <w:szCs w:val="22"/>
        </w:rPr>
      </w:pPr>
      <w:ins w:id="7"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"_Toc474491602"</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3.</w:t>
        </w:r>
        <w:r>
          <w:rPr>
            <w:rFonts w:asciiTheme="minorHAnsi" w:eastAsiaTheme="minorEastAsia" w:hAnsiTheme="minorHAnsi" w:cstheme="minorBidi"/>
            <w:b w:val="0"/>
            <w:caps w:val="0"/>
            <w:noProof/>
            <w:sz w:val="22"/>
            <w:szCs w:val="22"/>
          </w:rPr>
          <w:tab/>
        </w:r>
        <w:r w:rsidRPr="000C4C3F">
          <w:rPr>
            <w:rStyle w:val="Hyperlink"/>
            <w:noProof/>
          </w:rPr>
          <w:t>User roles</w:t>
        </w:r>
        <w:r>
          <w:rPr>
            <w:noProof/>
            <w:webHidden/>
          </w:rPr>
          <w:tab/>
        </w:r>
        <w:r>
          <w:rPr>
            <w:noProof/>
            <w:webHidden/>
          </w:rPr>
          <w:fldChar w:fldCharType="begin"/>
        </w:r>
        <w:r>
          <w:rPr>
            <w:noProof/>
            <w:webHidden/>
          </w:rPr>
          <w:instrText xml:space="preserve"> PAGEREF _Toc474491602 \h </w:instrText>
        </w:r>
        <w:r>
          <w:rPr>
            <w:noProof/>
            <w:webHidden/>
          </w:rPr>
        </w:r>
      </w:ins>
      <w:r>
        <w:rPr>
          <w:noProof/>
          <w:webHidden/>
        </w:rPr>
        <w:fldChar w:fldCharType="separate"/>
      </w:r>
      <w:ins w:id="8" w:author="Tulchinskaya, Gaby (NIH/NCI) [C]" w:date="2017-02-10T12:04:00Z">
        <w:r>
          <w:rPr>
            <w:noProof/>
            <w:webHidden/>
          </w:rPr>
          <w:t>3</w:t>
        </w:r>
        <w:r>
          <w:rPr>
            <w:noProof/>
            <w:webHidden/>
          </w:rPr>
          <w:fldChar w:fldCharType="end"/>
        </w:r>
        <w:r w:rsidRPr="000C4C3F">
          <w:rPr>
            <w:rStyle w:val="Hyperlink"/>
            <w:noProof/>
          </w:rPr>
          <w:fldChar w:fldCharType="end"/>
        </w:r>
      </w:ins>
    </w:p>
    <w:p w14:paraId="089613FF" w14:textId="545DB69C" w:rsidR="00965D06" w:rsidRDefault="00965D06">
      <w:pPr>
        <w:pStyle w:val="TOC2"/>
        <w:rPr>
          <w:ins w:id="9" w:author="Tulchinskaya, Gaby (NIH/NCI) [C]" w:date="2017-02-10T12:04:00Z"/>
          <w:rFonts w:asciiTheme="minorHAnsi" w:eastAsiaTheme="minorEastAsia" w:hAnsiTheme="minorHAnsi" w:cstheme="minorBidi"/>
          <w:bCs w:val="0"/>
          <w:smallCaps w:val="0"/>
          <w:noProof/>
          <w:sz w:val="22"/>
          <w:szCs w:val="22"/>
        </w:rPr>
      </w:pPr>
      <w:ins w:id="10"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"_Toc474491603"</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3.1</w:t>
        </w:r>
        <w:r>
          <w:rPr>
            <w:rFonts w:asciiTheme="minorHAnsi" w:eastAsiaTheme="minorEastAsia" w:hAnsiTheme="minorHAnsi" w:cstheme="minorBidi"/>
            <w:bCs w:val="0"/>
            <w:smallCaps w:val="0"/>
            <w:noProof/>
            <w:sz w:val="22"/>
            <w:szCs w:val="22"/>
          </w:rPr>
          <w:tab/>
        </w:r>
        <w:r w:rsidRPr="000C4C3F">
          <w:rPr>
            <w:rStyle w:val="Hyperlink"/>
            <w:noProof/>
          </w:rPr>
          <w:t>Before re-design:</w:t>
        </w:r>
        <w:r>
          <w:rPr>
            <w:noProof/>
            <w:webHidden/>
          </w:rPr>
          <w:tab/>
        </w:r>
        <w:r>
          <w:rPr>
            <w:noProof/>
            <w:webHidden/>
          </w:rPr>
          <w:fldChar w:fldCharType="begin"/>
        </w:r>
        <w:r>
          <w:rPr>
            <w:noProof/>
            <w:webHidden/>
          </w:rPr>
          <w:instrText xml:space="preserve"> PAGEREF _Toc474491603 \h </w:instrText>
        </w:r>
        <w:r>
          <w:rPr>
            <w:noProof/>
            <w:webHidden/>
          </w:rPr>
        </w:r>
      </w:ins>
      <w:r>
        <w:rPr>
          <w:noProof/>
          <w:webHidden/>
        </w:rPr>
        <w:fldChar w:fldCharType="separate"/>
      </w:r>
      <w:ins w:id="11" w:author="Tulchinskaya, Gaby (NIH/NCI) [C]" w:date="2017-02-10T12:04:00Z">
        <w:r>
          <w:rPr>
            <w:noProof/>
            <w:webHidden/>
          </w:rPr>
          <w:t>3</w:t>
        </w:r>
        <w:r>
          <w:rPr>
            <w:noProof/>
            <w:webHidden/>
          </w:rPr>
          <w:fldChar w:fldCharType="end"/>
        </w:r>
        <w:r w:rsidRPr="000C4C3F">
          <w:rPr>
            <w:rStyle w:val="Hyperlink"/>
            <w:noProof/>
          </w:rPr>
          <w:fldChar w:fldCharType="end"/>
        </w:r>
      </w:ins>
    </w:p>
    <w:p w14:paraId="0089C192" w14:textId="646EC0C9" w:rsidR="00965D06" w:rsidRDefault="00965D06">
      <w:pPr>
        <w:pStyle w:val="TOC2"/>
        <w:rPr>
          <w:ins w:id="12" w:author="Tulchinskaya, Gaby (NIH/NCI) [C]" w:date="2017-02-10T12:04:00Z"/>
          <w:rFonts w:asciiTheme="minorHAnsi" w:eastAsiaTheme="minorEastAsia" w:hAnsiTheme="minorHAnsi" w:cstheme="minorBidi"/>
          <w:bCs w:val="0"/>
          <w:smallCaps w:val="0"/>
          <w:noProof/>
          <w:sz w:val="22"/>
          <w:szCs w:val="22"/>
        </w:rPr>
      </w:pPr>
      <w:ins w:id="13"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"_Toc474491604"</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3.2</w:t>
        </w:r>
        <w:r>
          <w:rPr>
            <w:rFonts w:asciiTheme="minorHAnsi" w:eastAsiaTheme="minorEastAsia" w:hAnsiTheme="minorHAnsi" w:cstheme="minorBidi"/>
            <w:bCs w:val="0"/>
            <w:smallCaps w:val="0"/>
            <w:noProof/>
            <w:sz w:val="22"/>
            <w:szCs w:val="22"/>
          </w:rPr>
          <w:tab/>
        </w:r>
        <w:r w:rsidRPr="000C4C3F">
          <w:rPr>
            <w:rStyle w:val="Hyperlink"/>
            <w:noProof/>
          </w:rPr>
          <w:t>Changes for re-design:</w:t>
        </w:r>
        <w:r>
          <w:rPr>
            <w:noProof/>
            <w:webHidden/>
          </w:rPr>
          <w:tab/>
        </w:r>
        <w:r>
          <w:rPr>
            <w:noProof/>
            <w:webHidden/>
          </w:rPr>
          <w:fldChar w:fldCharType="begin"/>
        </w:r>
        <w:r>
          <w:rPr>
            <w:noProof/>
            <w:webHidden/>
          </w:rPr>
          <w:instrText xml:space="preserve"> PAGEREF _Toc474491604 \h </w:instrText>
        </w:r>
        <w:r>
          <w:rPr>
            <w:noProof/>
            <w:webHidden/>
          </w:rPr>
        </w:r>
      </w:ins>
      <w:r>
        <w:rPr>
          <w:noProof/>
          <w:webHidden/>
        </w:rPr>
        <w:fldChar w:fldCharType="separate"/>
      </w:r>
      <w:ins w:id="14" w:author="Tulchinskaya, Gaby (NIH/NCI) [C]" w:date="2017-02-10T12:04:00Z">
        <w:r>
          <w:rPr>
            <w:noProof/>
            <w:webHidden/>
          </w:rPr>
          <w:t>4</w:t>
        </w:r>
        <w:r>
          <w:rPr>
            <w:noProof/>
            <w:webHidden/>
          </w:rPr>
          <w:fldChar w:fldCharType="end"/>
        </w:r>
        <w:r w:rsidRPr="000C4C3F">
          <w:rPr>
            <w:rStyle w:val="Hyperlink"/>
            <w:noProof/>
          </w:rPr>
          <w:fldChar w:fldCharType="end"/>
        </w:r>
      </w:ins>
    </w:p>
    <w:p w14:paraId="3FD3A20B" w14:textId="0823413E" w:rsidR="00965D06" w:rsidRDefault="00965D06">
      <w:pPr>
        <w:pStyle w:val="TOC1"/>
        <w:rPr>
          <w:ins w:id="15" w:author="Tulchinskaya, Gaby (NIH/NCI) [C]" w:date="2017-02-10T12:04:00Z"/>
          <w:rFonts w:asciiTheme="minorHAnsi" w:eastAsiaTheme="minorEastAsia" w:hAnsiTheme="minorHAnsi" w:cstheme="minorBidi"/>
          <w:b w:val="0"/>
          <w:caps w:val="0"/>
          <w:noProof/>
          <w:sz w:val="22"/>
          <w:szCs w:val="22"/>
        </w:rPr>
      </w:pPr>
      <w:ins w:id="16"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"_Toc474491605"</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4.</w:t>
        </w:r>
        <w:r>
          <w:rPr>
            <w:rFonts w:asciiTheme="minorHAnsi" w:eastAsiaTheme="minorEastAsia" w:hAnsiTheme="minorHAnsi" w:cstheme="minorBidi"/>
            <w:b w:val="0"/>
            <w:caps w:val="0"/>
            <w:noProof/>
            <w:sz w:val="22"/>
            <w:szCs w:val="22"/>
          </w:rPr>
          <w:tab/>
        </w:r>
        <w:r w:rsidRPr="000C4C3F">
          <w:rPr>
            <w:rStyle w:val="Hyperlink"/>
            <w:noProof/>
          </w:rPr>
          <w:t>Diagrams</w:t>
        </w:r>
        <w:r>
          <w:rPr>
            <w:noProof/>
            <w:webHidden/>
          </w:rPr>
          <w:tab/>
        </w:r>
        <w:r>
          <w:rPr>
            <w:noProof/>
            <w:webHidden/>
          </w:rPr>
          <w:fldChar w:fldCharType="begin"/>
        </w:r>
        <w:r>
          <w:rPr>
            <w:noProof/>
            <w:webHidden/>
          </w:rPr>
          <w:instrText xml:space="preserve"> PAGEREF _Toc474491605 \h </w:instrText>
        </w:r>
        <w:r>
          <w:rPr>
            <w:noProof/>
            <w:webHidden/>
          </w:rPr>
        </w:r>
      </w:ins>
      <w:r>
        <w:rPr>
          <w:noProof/>
          <w:webHidden/>
        </w:rPr>
        <w:fldChar w:fldCharType="separate"/>
      </w:r>
      <w:ins w:id="17" w:author="Tulchinskaya, Gaby (NIH/NCI) [C]" w:date="2017-02-10T12:04:00Z">
        <w:r>
          <w:rPr>
            <w:noProof/>
            <w:webHidden/>
          </w:rPr>
          <w:t>6</w:t>
        </w:r>
        <w:r>
          <w:rPr>
            <w:noProof/>
            <w:webHidden/>
          </w:rPr>
          <w:fldChar w:fldCharType="end"/>
        </w:r>
        <w:r w:rsidRPr="000C4C3F">
          <w:rPr>
            <w:rStyle w:val="Hyperlink"/>
            <w:noProof/>
          </w:rPr>
          <w:fldChar w:fldCharType="end"/>
        </w:r>
      </w:ins>
    </w:p>
    <w:p w14:paraId="34FC5155" w14:textId="708D0350" w:rsidR="00965D06" w:rsidRDefault="00965D06">
      <w:pPr>
        <w:pStyle w:val="TOC1"/>
        <w:rPr>
          <w:ins w:id="18" w:author="Tulchinskaya, Gaby (NIH/NCI) [C]" w:date="2017-02-10T12:04:00Z"/>
          <w:rFonts w:asciiTheme="minorHAnsi" w:eastAsiaTheme="minorEastAsia" w:hAnsiTheme="minorHAnsi" w:cstheme="minorBidi"/>
          <w:b w:val="0"/>
          <w:caps w:val="0"/>
          <w:noProof/>
          <w:sz w:val="22"/>
          <w:szCs w:val="22"/>
        </w:rPr>
      </w:pPr>
      <w:ins w:id="19"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"_Toc474491606"</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5.</w:t>
        </w:r>
        <w:r>
          <w:rPr>
            <w:rFonts w:asciiTheme="minorHAnsi" w:eastAsiaTheme="minorEastAsia" w:hAnsiTheme="minorHAnsi" w:cstheme="minorBidi"/>
            <w:b w:val="0"/>
            <w:caps w:val="0"/>
            <w:noProof/>
            <w:sz w:val="22"/>
            <w:szCs w:val="22"/>
          </w:rPr>
          <w:tab/>
        </w:r>
        <w:r w:rsidRPr="000C4C3F">
          <w:rPr>
            <w:rStyle w:val="Hyperlink"/>
            <w:noProof/>
          </w:rPr>
          <w:t>Overall business flow description</w:t>
        </w:r>
        <w:r>
          <w:rPr>
            <w:noProof/>
            <w:webHidden/>
          </w:rPr>
          <w:tab/>
        </w:r>
        <w:r>
          <w:rPr>
            <w:noProof/>
            <w:webHidden/>
          </w:rPr>
          <w:fldChar w:fldCharType="begin"/>
        </w:r>
        <w:r>
          <w:rPr>
            <w:noProof/>
            <w:webHidden/>
          </w:rPr>
          <w:instrText xml:space="preserve"> PAGEREF _Toc474491606 \h </w:instrText>
        </w:r>
        <w:r>
          <w:rPr>
            <w:noProof/>
            <w:webHidden/>
          </w:rPr>
        </w:r>
      </w:ins>
      <w:r>
        <w:rPr>
          <w:noProof/>
          <w:webHidden/>
        </w:rPr>
        <w:fldChar w:fldCharType="separate"/>
      </w:r>
      <w:ins w:id="20" w:author="Tulchinskaya, Gaby (NIH/NCI) [C]" w:date="2017-02-10T12:04:00Z">
        <w:r>
          <w:rPr>
            <w:noProof/>
            <w:webHidden/>
          </w:rPr>
          <w:t>6</w:t>
        </w:r>
        <w:r>
          <w:rPr>
            <w:noProof/>
            <w:webHidden/>
          </w:rPr>
          <w:fldChar w:fldCharType="end"/>
        </w:r>
        <w:r w:rsidRPr="000C4C3F">
          <w:rPr>
            <w:rStyle w:val="Hyperlink"/>
            <w:noProof/>
          </w:rPr>
          <w:fldChar w:fldCharType="end"/>
        </w:r>
      </w:ins>
    </w:p>
    <w:p w14:paraId="4EC90298" w14:textId="5FE83918" w:rsidR="00965D06" w:rsidRDefault="00965D06">
      <w:pPr>
        <w:pStyle w:val="TOC2"/>
        <w:rPr>
          <w:ins w:id="21" w:author="Tulchinskaya, Gaby (NIH/NCI) [C]" w:date="2017-02-10T12:04:00Z"/>
          <w:rFonts w:asciiTheme="minorHAnsi" w:eastAsiaTheme="minorEastAsia" w:hAnsiTheme="minorHAnsi" w:cstheme="minorBidi"/>
          <w:bCs w:val="0"/>
          <w:smallCaps w:val="0"/>
          <w:noProof/>
          <w:sz w:val="22"/>
          <w:szCs w:val="22"/>
        </w:rPr>
      </w:pPr>
      <w:ins w:id="22"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"_Toc474491607"</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5.1</w:t>
        </w:r>
        <w:r>
          <w:rPr>
            <w:rFonts w:asciiTheme="minorHAnsi" w:eastAsiaTheme="minorEastAsia" w:hAnsiTheme="minorHAnsi" w:cstheme="minorBidi"/>
            <w:bCs w:val="0"/>
            <w:smallCaps w:val="0"/>
            <w:noProof/>
            <w:sz w:val="22"/>
            <w:szCs w:val="22"/>
          </w:rPr>
          <w:tab/>
        </w:r>
        <w:r w:rsidRPr="000C4C3F">
          <w:rPr>
            <w:rStyle w:val="Hyperlink"/>
            <w:noProof/>
          </w:rPr>
          <w:t>For a user with Author/Approver and/or Draft Administrator role</w:t>
        </w:r>
        <w:r>
          <w:rPr>
            <w:noProof/>
            <w:webHidden/>
          </w:rPr>
          <w:tab/>
        </w:r>
        <w:r>
          <w:rPr>
            <w:noProof/>
            <w:webHidden/>
          </w:rPr>
          <w:fldChar w:fldCharType="begin"/>
        </w:r>
        <w:r>
          <w:rPr>
            <w:noProof/>
            <w:webHidden/>
          </w:rPr>
          <w:instrText xml:space="preserve"> PAGEREF _Toc474491607 \h </w:instrText>
        </w:r>
        <w:r>
          <w:rPr>
            <w:noProof/>
            <w:webHidden/>
          </w:rPr>
        </w:r>
      </w:ins>
      <w:r>
        <w:rPr>
          <w:noProof/>
          <w:webHidden/>
        </w:rPr>
        <w:fldChar w:fldCharType="separate"/>
      </w:r>
      <w:ins w:id="23" w:author="Tulchinskaya, Gaby (NIH/NCI) [C]" w:date="2017-02-10T12:04:00Z">
        <w:r>
          <w:rPr>
            <w:noProof/>
            <w:webHidden/>
          </w:rPr>
          <w:t>6</w:t>
        </w:r>
        <w:r>
          <w:rPr>
            <w:noProof/>
            <w:webHidden/>
          </w:rPr>
          <w:fldChar w:fldCharType="end"/>
        </w:r>
        <w:r w:rsidRPr="000C4C3F">
          <w:rPr>
            <w:rStyle w:val="Hyperlink"/>
            <w:noProof/>
          </w:rPr>
          <w:fldChar w:fldCharType="end"/>
        </w:r>
      </w:ins>
    </w:p>
    <w:p w14:paraId="10755D75" w14:textId="3ABAB3B4" w:rsidR="00965D06" w:rsidRDefault="00965D06">
      <w:pPr>
        <w:pStyle w:val="TOC3"/>
        <w:rPr>
          <w:ins w:id="24" w:author="Tulchinskaya, Gaby (NIH/NCI) [C]" w:date="2017-02-10T12:04:00Z"/>
          <w:rFonts w:asciiTheme="minorHAnsi" w:eastAsiaTheme="minorEastAsia" w:hAnsiTheme="minorHAnsi" w:cstheme="minorBidi"/>
          <w:bCs w:val="0"/>
          <w:i w:val="0"/>
          <w:iCs w:val="0"/>
          <w:noProof/>
          <w:sz w:val="22"/>
          <w:szCs w:val="22"/>
        </w:rPr>
      </w:pPr>
      <w:ins w:id="25"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"_Toc474491608"</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5.1.1</w:t>
        </w:r>
        <w:r>
          <w:rPr>
            <w:rFonts w:asciiTheme="minorHAnsi" w:eastAsiaTheme="minorEastAsia" w:hAnsiTheme="minorHAnsi" w:cstheme="minorBidi"/>
            <w:bCs w:val="0"/>
            <w:i w:val="0"/>
            <w:iCs w:val="0"/>
            <w:noProof/>
            <w:sz w:val="22"/>
            <w:szCs w:val="22"/>
          </w:rPr>
          <w:tab/>
        </w:r>
        <w:r w:rsidRPr="000C4C3F">
          <w:rPr>
            <w:rStyle w:val="Hyperlink"/>
            <w:noProof/>
          </w:rPr>
          <w:t>Email to testers</w:t>
        </w:r>
        <w:r>
          <w:rPr>
            <w:noProof/>
            <w:webHidden/>
          </w:rPr>
          <w:tab/>
        </w:r>
        <w:r>
          <w:rPr>
            <w:noProof/>
            <w:webHidden/>
          </w:rPr>
          <w:fldChar w:fldCharType="begin"/>
        </w:r>
        <w:r>
          <w:rPr>
            <w:noProof/>
            <w:webHidden/>
          </w:rPr>
          <w:instrText xml:space="preserve"> PAGEREF _Toc474491608 \h </w:instrText>
        </w:r>
        <w:r>
          <w:rPr>
            <w:noProof/>
            <w:webHidden/>
          </w:rPr>
        </w:r>
      </w:ins>
      <w:r>
        <w:rPr>
          <w:noProof/>
          <w:webHidden/>
        </w:rPr>
        <w:fldChar w:fldCharType="separate"/>
      </w:r>
      <w:ins w:id="26" w:author="Tulchinskaya, Gaby (NIH/NCI) [C]" w:date="2017-02-10T12:04:00Z">
        <w:r>
          <w:rPr>
            <w:noProof/>
            <w:webHidden/>
          </w:rPr>
          <w:t>8</w:t>
        </w:r>
        <w:r>
          <w:rPr>
            <w:noProof/>
            <w:webHidden/>
          </w:rPr>
          <w:fldChar w:fldCharType="end"/>
        </w:r>
        <w:r w:rsidRPr="000C4C3F">
          <w:rPr>
            <w:rStyle w:val="Hyperlink"/>
            <w:noProof/>
          </w:rPr>
          <w:fldChar w:fldCharType="end"/>
        </w:r>
      </w:ins>
    </w:p>
    <w:p w14:paraId="018F1BFD" w14:textId="0A11D8A4" w:rsidR="00965D06" w:rsidRDefault="00965D06">
      <w:pPr>
        <w:pStyle w:val="TOC2"/>
        <w:rPr>
          <w:ins w:id="27" w:author="Tulchinskaya, Gaby (NIH/NCI) [C]" w:date="2017-02-10T12:04:00Z"/>
          <w:rFonts w:asciiTheme="minorHAnsi" w:eastAsiaTheme="minorEastAsia" w:hAnsiTheme="minorHAnsi" w:cstheme="minorBidi"/>
          <w:bCs w:val="0"/>
          <w:smallCaps w:val="0"/>
          <w:noProof/>
          <w:sz w:val="22"/>
          <w:szCs w:val="22"/>
        </w:rPr>
      </w:pPr>
      <w:ins w:id="28"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"_Toc474491609"</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5.2</w:t>
        </w:r>
        <w:r>
          <w:rPr>
            <w:rFonts w:asciiTheme="minorHAnsi" w:eastAsiaTheme="minorEastAsia" w:hAnsiTheme="minorHAnsi" w:cstheme="minorBidi"/>
            <w:bCs w:val="0"/>
            <w:smallCaps w:val="0"/>
            <w:noProof/>
            <w:sz w:val="22"/>
            <w:szCs w:val="22"/>
          </w:rPr>
          <w:tab/>
        </w:r>
        <w:r w:rsidRPr="000C4C3F">
          <w:rPr>
            <w:rStyle w:val="Hyperlink"/>
            <w:noProof/>
          </w:rPr>
          <w:t>For a Tester</w:t>
        </w:r>
        <w:r>
          <w:rPr>
            <w:noProof/>
            <w:webHidden/>
          </w:rPr>
          <w:tab/>
        </w:r>
        <w:r>
          <w:rPr>
            <w:noProof/>
            <w:webHidden/>
          </w:rPr>
          <w:fldChar w:fldCharType="begin"/>
        </w:r>
        <w:r>
          <w:rPr>
            <w:noProof/>
            <w:webHidden/>
          </w:rPr>
          <w:instrText xml:space="preserve"> PAGEREF _Toc474491609 \h </w:instrText>
        </w:r>
        <w:r>
          <w:rPr>
            <w:noProof/>
            <w:webHidden/>
          </w:rPr>
        </w:r>
      </w:ins>
      <w:r>
        <w:rPr>
          <w:noProof/>
          <w:webHidden/>
        </w:rPr>
        <w:fldChar w:fldCharType="separate"/>
      </w:r>
      <w:ins w:id="29" w:author="Tulchinskaya, Gaby (NIH/NCI) [C]" w:date="2017-02-10T12:04:00Z">
        <w:r>
          <w:rPr>
            <w:noProof/>
            <w:webHidden/>
          </w:rPr>
          <w:t>9</w:t>
        </w:r>
        <w:r>
          <w:rPr>
            <w:noProof/>
            <w:webHidden/>
          </w:rPr>
          <w:fldChar w:fldCharType="end"/>
        </w:r>
        <w:r w:rsidRPr="000C4C3F">
          <w:rPr>
            <w:rStyle w:val="Hyperlink"/>
            <w:noProof/>
          </w:rPr>
          <w:fldChar w:fldCharType="end"/>
        </w:r>
      </w:ins>
    </w:p>
    <w:p w14:paraId="6A315B26" w14:textId="12E90BB0" w:rsidR="00965D06" w:rsidRDefault="00965D06">
      <w:pPr>
        <w:pStyle w:val="TOC1"/>
        <w:rPr>
          <w:ins w:id="30" w:author="Tulchinskaya, Gaby (NIH/NCI) [C]" w:date="2017-02-10T12:04:00Z"/>
          <w:rFonts w:asciiTheme="minorHAnsi" w:eastAsiaTheme="minorEastAsia" w:hAnsiTheme="minorHAnsi" w:cstheme="minorBidi"/>
          <w:b w:val="0"/>
          <w:caps w:val="0"/>
          <w:noProof/>
          <w:sz w:val="22"/>
          <w:szCs w:val="22"/>
        </w:rPr>
      </w:pPr>
      <w:ins w:id="31"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"_Toc474491610"</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6.</w:t>
        </w:r>
        <w:r>
          <w:rPr>
            <w:rFonts w:asciiTheme="minorHAnsi" w:eastAsiaTheme="minorEastAsia" w:hAnsiTheme="minorHAnsi" w:cstheme="minorBidi"/>
            <w:b w:val="0"/>
            <w:caps w:val="0"/>
            <w:noProof/>
            <w:sz w:val="22"/>
            <w:szCs w:val="22"/>
          </w:rPr>
          <w:tab/>
        </w:r>
        <w:r w:rsidRPr="000C4C3F">
          <w:rPr>
            <w:rStyle w:val="Hyperlink"/>
            <w:noProof/>
          </w:rPr>
          <w:t>Accessing review functionality</w:t>
        </w:r>
        <w:r>
          <w:rPr>
            <w:noProof/>
            <w:webHidden/>
          </w:rPr>
          <w:tab/>
        </w:r>
        <w:r>
          <w:rPr>
            <w:noProof/>
            <w:webHidden/>
          </w:rPr>
          <w:fldChar w:fldCharType="begin"/>
        </w:r>
        <w:r>
          <w:rPr>
            <w:noProof/>
            <w:webHidden/>
          </w:rPr>
          <w:instrText xml:space="preserve"> PAGEREF _Toc474491610 \h </w:instrText>
        </w:r>
        <w:r>
          <w:rPr>
            <w:noProof/>
            <w:webHidden/>
          </w:rPr>
        </w:r>
      </w:ins>
      <w:r>
        <w:rPr>
          <w:noProof/>
          <w:webHidden/>
        </w:rPr>
        <w:fldChar w:fldCharType="separate"/>
      </w:r>
      <w:ins w:id="32" w:author="Tulchinskaya, Gaby (NIH/NCI) [C]" w:date="2017-02-10T12:04:00Z">
        <w:r>
          <w:rPr>
            <w:noProof/>
            <w:webHidden/>
          </w:rPr>
          <w:t>10</w:t>
        </w:r>
        <w:r>
          <w:rPr>
            <w:noProof/>
            <w:webHidden/>
          </w:rPr>
          <w:fldChar w:fldCharType="end"/>
        </w:r>
        <w:r w:rsidRPr="000C4C3F">
          <w:rPr>
            <w:rStyle w:val="Hyperlink"/>
            <w:noProof/>
          </w:rPr>
          <w:fldChar w:fldCharType="end"/>
        </w:r>
      </w:ins>
    </w:p>
    <w:p w14:paraId="0282C163" w14:textId="456FAFF7" w:rsidR="00965D06" w:rsidRDefault="00965D06">
      <w:pPr>
        <w:pStyle w:val="TOC2"/>
        <w:rPr>
          <w:ins w:id="33" w:author="Tulchinskaya, Gaby (NIH/NCI) [C]" w:date="2017-02-10T12:04:00Z"/>
          <w:rFonts w:asciiTheme="minorHAnsi" w:eastAsiaTheme="minorEastAsia" w:hAnsiTheme="minorHAnsi" w:cstheme="minorBidi"/>
          <w:bCs w:val="0"/>
          <w:smallCaps w:val="0"/>
          <w:noProof/>
          <w:sz w:val="22"/>
          <w:szCs w:val="22"/>
        </w:rPr>
      </w:pPr>
      <w:ins w:id="34"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"_Toc474491611"</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6.1</w:t>
        </w:r>
        <w:r>
          <w:rPr>
            <w:rFonts w:asciiTheme="minorHAnsi" w:eastAsiaTheme="minorEastAsia" w:hAnsiTheme="minorHAnsi" w:cstheme="minorBidi"/>
            <w:bCs w:val="0"/>
            <w:smallCaps w:val="0"/>
            <w:noProof/>
            <w:sz w:val="22"/>
            <w:szCs w:val="22"/>
          </w:rPr>
          <w:tab/>
        </w:r>
        <w:r w:rsidRPr="000C4C3F">
          <w:rPr>
            <w:rStyle w:val="Hyperlink"/>
            <w:noProof/>
          </w:rPr>
          <w:t>Flow of events</w:t>
        </w:r>
        <w:r>
          <w:rPr>
            <w:noProof/>
            <w:webHidden/>
          </w:rPr>
          <w:tab/>
        </w:r>
        <w:r>
          <w:rPr>
            <w:noProof/>
            <w:webHidden/>
          </w:rPr>
          <w:fldChar w:fldCharType="begin"/>
        </w:r>
        <w:r>
          <w:rPr>
            <w:noProof/>
            <w:webHidden/>
          </w:rPr>
          <w:instrText xml:space="preserve"> PAGEREF _Toc474491611 \h </w:instrText>
        </w:r>
        <w:r>
          <w:rPr>
            <w:noProof/>
            <w:webHidden/>
          </w:rPr>
        </w:r>
      </w:ins>
      <w:r>
        <w:rPr>
          <w:noProof/>
          <w:webHidden/>
        </w:rPr>
        <w:fldChar w:fldCharType="separate"/>
      </w:r>
      <w:ins w:id="35" w:author="Tulchinskaya, Gaby (NIH/NCI) [C]" w:date="2017-02-10T12:04:00Z">
        <w:r>
          <w:rPr>
            <w:noProof/>
            <w:webHidden/>
          </w:rPr>
          <w:t>10</w:t>
        </w:r>
        <w:r>
          <w:rPr>
            <w:noProof/>
            <w:webHidden/>
          </w:rPr>
          <w:fldChar w:fldCharType="end"/>
        </w:r>
        <w:r w:rsidRPr="000C4C3F">
          <w:rPr>
            <w:rStyle w:val="Hyperlink"/>
            <w:noProof/>
          </w:rPr>
          <w:fldChar w:fldCharType="end"/>
        </w:r>
      </w:ins>
    </w:p>
    <w:p w14:paraId="6D41A637" w14:textId="40388E39" w:rsidR="00965D06" w:rsidRDefault="00965D06">
      <w:pPr>
        <w:pStyle w:val="TOC2"/>
        <w:rPr>
          <w:ins w:id="36" w:author="Tulchinskaya, Gaby (NIH/NCI) [C]" w:date="2017-02-10T12:04:00Z"/>
          <w:rFonts w:asciiTheme="minorHAnsi" w:eastAsiaTheme="minorEastAsia" w:hAnsiTheme="minorHAnsi" w:cstheme="minorBidi"/>
          <w:bCs w:val="0"/>
          <w:smallCaps w:val="0"/>
          <w:noProof/>
          <w:sz w:val="22"/>
          <w:szCs w:val="22"/>
        </w:rPr>
      </w:pPr>
      <w:ins w:id="37"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"_Toc474491612"</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6.2</w:t>
        </w:r>
        <w:r>
          <w:rPr>
            <w:rFonts w:asciiTheme="minorHAnsi" w:eastAsiaTheme="minorEastAsia" w:hAnsiTheme="minorHAnsi" w:cstheme="minorBidi"/>
            <w:bCs w:val="0"/>
            <w:smallCaps w:val="0"/>
            <w:noProof/>
            <w:sz w:val="22"/>
            <w:szCs w:val="22"/>
          </w:rPr>
          <w:tab/>
        </w:r>
        <w:r w:rsidRPr="000C4C3F">
          <w:rPr>
            <w:rStyle w:val="Hyperlink"/>
            <w:noProof/>
          </w:rPr>
          <w:t>Mockup</w:t>
        </w:r>
        <w:r>
          <w:rPr>
            <w:noProof/>
            <w:webHidden/>
          </w:rPr>
          <w:tab/>
        </w:r>
        <w:r>
          <w:rPr>
            <w:noProof/>
            <w:webHidden/>
          </w:rPr>
          <w:fldChar w:fldCharType="begin"/>
        </w:r>
        <w:r>
          <w:rPr>
            <w:noProof/>
            <w:webHidden/>
          </w:rPr>
          <w:instrText xml:space="preserve"> PAGEREF _Toc474491612 \h </w:instrText>
        </w:r>
        <w:r>
          <w:rPr>
            <w:noProof/>
            <w:webHidden/>
          </w:rPr>
        </w:r>
      </w:ins>
      <w:r>
        <w:rPr>
          <w:noProof/>
          <w:webHidden/>
        </w:rPr>
        <w:fldChar w:fldCharType="separate"/>
      </w:r>
      <w:ins w:id="38" w:author="Tulchinskaya, Gaby (NIH/NCI) [C]" w:date="2017-02-10T12:04:00Z">
        <w:r>
          <w:rPr>
            <w:noProof/>
            <w:webHidden/>
          </w:rPr>
          <w:t>11</w:t>
        </w:r>
        <w:r>
          <w:rPr>
            <w:noProof/>
            <w:webHidden/>
          </w:rPr>
          <w:fldChar w:fldCharType="end"/>
        </w:r>
        <w:r w:rsidRPr="000C4C3F">
          <w:rPr>
            <w:rStyle w:val="Hyperlink"/>
            <w:noProof/>
          </w:rPr>
          <w:fldChar w:fldCharType="end"/>
        </w:r>
      </w:ins>
    </w:p>
    <w:p w14:paraId="0A926F1E" w14:textId="1F7C7C06" w:rsidR="00965D06" w:rsidRDefault="00965D06">
      <w:pPr>
        <w:pStyle w:val="TOC2"/>
        <w:rPr>
          <w:ins w:id="39" w:author="Tulchinskaya, Gaby (NIH/NCI) [C]" w:date="2017-02-10T12:04:00Z"/>
          <w:rFonts w:asciiTheme="minorHAnsi" w:eastAsiaTheme="minorEastAsia" w:hAnsiTheme="minorHAnsi" w:cstheme="minorBidi"/>
          <w:bCs w:val="0"/>
          <w:smallCaps w:val="0"/>
          <w:noProof/>
          <w:sz w:val="22"/>
          <w:szCs w:val="22"/>
        </w:rPr>
      </w:pPr>
      <w:ins w:id="40"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"_Toc474491613"</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6.3</w:t>
        </w:r>
        <w:r>
          <w:rPr>
            <w:rFonts w:asciiTheme="minorHAnsi" w:eastAsiaTheme="minorEastAsia" w:hAnsiTheme="minorHAnsi" w:cstheme="minorBidi"/>
            <w:bCs w:val="0"/>
            <w:smallCaps w:val="0"/>
            <w:noProof/>
            <w:sz w:val="22"/>
            <w:szCs w:val="22"/>
          </w:rPr>
          <w:tab/>
        </w:r>
        <w:r w:rsidRPr="000C4C3F">
          <w:rPr>
            <w:rStyle w:val="Hyperlink"/>
            <w:noProof/>
          </w:rPr>
          <w:t>Data elements</w:t>
        </w:r>
        <w:r>
          <w:rPr>
            <w:noProof/>
            <w:webHidden/>
          </w:rPr>
          <w:tab/>
        </w:r>
        <w:r>
          <w:rPr>
            <w:noProof/>
            <w:webHidden/>
          </w:rPr>
          <w:fldChar w:fldCharType="begin"/>
        </w:r>
        <w:r>
          <w:rPr>
            <w:noProof/>
            <w:webHidden/>
          </w:rPr>
          <w:instrText xml:space="preserve"> PAGEREF _Toc474491613 \h </w:instrText>
        </w:r>
        <w:r>
          <w:rPr>
            <w:noProof/>
            <w:webHidden/>
          </w:rPr>
        </w:r>
      </w:ins>
      <w:r>
        <w:rPr>
          <w:noProof/>
          <w:webHidden/>
        </w:rPr>
        <w:fldChar w:fldCharType="separate"/>
      </w:r>
      <w:ins w:id="41" w:author="Tulchinskaya, Gaby (NIH/NCI) [C]" w:date="2017-02-10T12:04:00Z">
        <w:r>
          <w:rPr>
            <w:noProof/>
            <w:webHidden/>
          </w:rPr>
          <w:t>11</w:t>
        </w:r>
        <w:r>
          <w:rPr>
            <w:noProof/>
            <w:webHidden/>
          </w:rPr>
          <w:fldChar w:fldCharType="end"/>
        </w:r>
        <w:r w:rsidRPr="000C4C3F">
          <w:rPr>
            <w:rStyle w:val="Hyperlink"/>
            <w:noProof/>
          </w:rPr>
          <w:fldChar w:fldCharType="end"/>
        </w:r>
      </w:ins>
    </w:p>
    <w:p w14:paraId="2EBD81EE" w14:textId="66C50D2A" w:rsidR="00965D06" w:rsidRDefault="00965D06">
      <w:pPr>
        <w:pStyle w:val="TOC1"/>
        <w:rPr>
          <w:ins w:id="42" w:author="Tulchinskaya, Gaby (NIH/NCI) [C]" w:date="2017-02-10T12:04:00Z"/>
          <w:rFonts w:asciiTheme="minorHAnsi" w:eastAsiaTheme="minorEastAsia" w:hAnsiTheme="minorHAnsi" w:cstheme="minorBidi"/>
          <w:b w:val="0"/>
          <w:caps w:val="0"/>
          <w:noProof/>
          <w:sz w:val="22"/>
          <w:szCs w:val="22"/>
        </w:rPr>
      </w:pPr>
      <w:ins w:id="43"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"_Toc474491614"</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7.</w:t>
        </w:r>
        <w:r>
          <w:rPr>
            <w:rFonts w:asciiTheme="minorHAnsi" w:eastAsiaTheme="minorEastAsia" w:hAnsiTheme="minorHAnsi" w:cstheme="minorBidi"/>
            <w:b w:val="0"/>
            <w:caps w:val="0"/>
            <w:noProof/>
            <w:sz w:val="22"/>
            <w:szCs w:val="22"/>
          </w:rPr>
          <w:tab/>
        </w:r>
        <w:r w:rsidRPr="000C4C3F">
          <w:rPr>
            <w:rStyle w:val="Hyperlink"/>
            <w:noProof/>
          </w:rPr>
          <w:t>Review and Manage Module functionality</w:t>
        </w:r>
        <w:r>
          <w:rPr>
            <w:noProof/>
            <w:webHidden/>
          </w:rPr>
          <w:tab/>
        </w:r>
        <w:r>
          <w:rPr>
            <w:noProof/>
            <w:webHidden/>
          </w:rPr>
          <w:fldChar w:fldCharType="begin"/>
        </w:r>
        <w:r>
          <w:rPr>
            <w:noProof/>
            <w:webHidden/>
          </w:rPr>
          <w:instrText xml:space="preserve"> PAGEREF _Toc474491614 \h </w:instrText>
        </w:r>
        <w:r>
          <w:rPr>
            <w:noProof/>
            <w:webHidden/>
          </w:rPr>
        </w:r>
      </w:ins>
      <w:r>
        <w:rPr>
          <w:noProof/>
          <w:webHidden/>
        </w:rPr>
        <w:fldChar w:fldCharType="separate"/>
      </w:r>
      <w:ins w:id="44" w:author="Tulchinskaya, Gaby (NIH/NCI) [C]" w:date="2017-02-10T12:04:00Z">
        <w:r>
          <w:rPr>
            <w:noProof/>
            <w:webHidden/>
          </w:rPr>
          <w:t>12</w:t>
        </w:r>
        <w:r>
          <w:rPr>
            <w:noProof/>
            <w:webHidden/>
          </w:rPr>
          <w:fldChar w:fldCharType="end"/>
        </w:r>
        <w:r w:rsidRPr="000C4C3F">
          <w:rPr>
            <w:rStyle w:val="Hyperlink"/>
            <w:noProof/>
          </w:rPr>
          <w:fldChar w:fldCharType="end"/>
        </w:r>
      </w:ins>
    </w:p>
    <w:p w14:paraId="372E4B7F" w14:textId="35F157DB" w:rsidR="00965D06" w:rsidRDefault="00965D06">
      <w:pPr>
        <w:pStyle w:val="TOC2"/>
        <w:rPr>
          <w:ins w:id="45" w:author="Tulchinskaya, Gaby (NIH/NCI) [C]" w:date="2017-02-10T12:04:00Z"/>
          <w:rFonts w:asciiTheme="minorHAnsi" w:eastAsiaTheme="minorEastAsia" w:hAnsiTheme="minorHAnsi" w:cstheme="minorBidi"/>
          <w:bCs w:val="0"/>
          <w:smallCaps w:val="0"/>
          <w:noProof/>
          <w:sz w:val="22"/>
          <w:szCs w:val="22"/>
        </w:rPr>
      </w:pPr>
      <w:ins w:id="46"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"_Toc474491615"</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7.1</w:t>
        </w:r>
        <w:r>
          <w:rPr>
            <w:rFonts w:asciiTheme="minorHAnsi" w:eastAsiaTheme="minorEastAsia" w:hAnsiTheme="minorHAnsi" w:cstheme="minorBidi"/>
            <w:bCs w:val="0"/>
            <w:smallCaps w:val="0"/>
            <w:noProof/>
            <w:sz w:val="22"/>
            <w:szCs w:val="22"/>
          </w:rPr>
          <w:tab/>
        </w:r>
        <w:r w:rsidRPr="000C4C3F">
          <w:rPr>
            <w:rStyle w:val="Hyperlink"/>
            <w:noProof/>
          </w:rPr>
          <w:t>“Review and Manage Module” flow of events</w:t>
        </w:r>
        <w:r>
          <w:rPr>
            <w:noProof/>
            <w:webHidden/>
          </w:rPr>
          <w:tab/>
        </w:r>
        <w:r>
          <w:rPr>
            <w:noProof/>
            <w:webHidden/>
          </w:rPr>
          <w:fldChar w:fldCharType="begin"/>
        </w:r>
        <w:r>
          <w:rPr>
            <w:noProof/>
            <w:webHidden/>
          </w:rPr>
          <w:instrText xml:space="preserve"> PAGEREF _Toc474491615 \h </w:instrText>
        </w:r>
        <w:r>
          <w:rPr>
            <w:noProof/>
            <w:webHidden/>
          </w:rPr>
        </w:r>
      </w:ins>
      <w:r>
        <w:rPr>
          <w:noProof/>
          <w:webHidden/>
        </w:rPr>
        <w:fldChar w:fldCharType="separate"/>
      </w:r>
      <w:ins w:id="47" w:author="Tulchinskaya, Gaby (NIH/NCI) [C]" w:date="2017-02-10T12:04:00Z">
        <w:r>
          <w:rPr>
            <w:noProof/>
            <w:webHidden/>
          </w:rPr>
          <w:t>12</w:t>
        </w:r>
        <w:r>
          <w:rPr>
            <w:noProof/>
            <w:webHidden/>
          </w:rPr>
          <w:fldChar w:fldCharType="end"/>
        </w:r>
        <w:r w:rsidRPr="000C4C3F">
          <w:rPr>
            <w:rStyle w:val="Hyperlink"/>
            <w:noProof/>
          </w:rPr>
          <w:fldChar w:fldCharType="end"/>
        </w:r>
      </w:ins>
    </w:p>
    <w:p w14:paraId="06131E48" w14:textId="112FD9B5" w:rsidR="00965D06" w:rsidRDefault="00965D06">
      <w:pPr>
        <w:pStyle w:val="TOC2"/>
        <w:rPr>
          <w:ins w:id="48" w:author="Tulchinskaya, Gaby (NIH/NCI) [C]" w:date="2017-02-10T12:04:00Z"/>
          <w:rFonts w:asciiTheme="minorHAnsi" w:eastAsiaTheme="minorEastAsia" w:hAnsiTheme="minorHAnsi" w:cstheme="minorBidi"/>
          <w:bCs w:val="0"/>
          <w:smallCaps w:val="0"/>
          <w:noProof/>
          <w:sz w:val="22"/>
          <w:szCs w:val="22"/>
        </w:rPr>
      </w:pPr>
      <w:ins w:id="49"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"_Toc474491616"</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7.2</w:t>
        </w:r>
        <w:r>
          <w:rPr>
            <w:rFonts w:asciiTheme="minorHAnsi" w:eastAsiaTheme="minorEastAsia" w:hAnsiTheme="minorHAnsi" w:cstheme="minorBidi"/>
            <w:bCs w:val="0"/>
            <w:smallCaps w:val="0"/>
            <w:noProof/>
            <w:sz w:val="22"/>
            <w:szCs w:val="22"/>
          </w:rPr>
          <w:tab/>
        </w:r>
        <w:r w:rsidRPr="000C4C3F">
          <w:rPr>
            <w:rStyle w:val="Hyperlink"/>
            <w:noProof/>
          </w:rPr>
          <w:t>Review and Manage Module screens mockups</w:t>
        </w:r>
        <w:r>
          <w:rPr>
            <w:noProof/>
            <w:webHidden/>
          </w:rPr>
          <w:tab/>
        </w:r>
        <w:r>
          <w:rPr>
            <w:noProof/>
            <w:webHidden/>
          </w:rPr>
          <w:fldChar w:fldCharType="begin"/>
        </w:r>
        <w:r>
          <w:rPr>
            <w:noProof/>
            <w:webHidden/>
          </w:rPr>
          <w:instrText xml:space="preserve"> PAGEREF _Toc474491616 \h </w:instrText>
        </w:r>
        <w:r>
          <w:rPr>
            <w:noProof/>
            <w:webHidden/>
          </w:rPr>
        </w:r>
      </w:ins>
      <w:r>
        <w:rPr>
          <w:noProof/>
          <w:webHidden/>
        </w:rPr>
        <w:fldChar w:fldCharType="separate"/>
      </w:r>
      <w:ins w:id="50" w:author="Tulchinskaya, Gaby (NIH/NCI) [C]" w:date="2017-02-10T12:04:00Z">
        <w:r>
          <w:rPr>
            <w:noProof/>
            <w:webHidden/>
          </w:rPr>
          <w:t>12</w:t>
        </w:r>
        <w:r>
          <w:rPr>
            <w:noProof/>
            <w:webHidden/>
          </w:rPr>
          <w:fldChar w:fldCharType="end"/>
        </w:r>
        <w:r w:rsidRPr="000C4C3F">
          <w:rPr>
            <w:rStyle w:val="Hyperlink"/>
            <w:noProof/>
          </w:rPr>
          <w:fldChar w:fldCharType="end"/>
        </w:r>
      </w:ins>
    </w:p>
    <w:p w14:paraId="267D6D26" w14:textId="68EB9876" w:rsidR="00965D06" w:rsidRDefault="00965D06">
      <w:pPr>
        <w:pStyle w:val="TOC3"/>
        <w:rPr>
          <w:ins w:id="51" w:author="Tulchinskaya, Gaby (NIH/NCI) [C]" w:date="2017-02-10T12:04:00Z"/>
          <w:rFonts w:asciiTheme="minorHAnsi" w:eastAsiaTheme="minorEastAsia" w:hAnsiTheme="minorHAnsi" w:cstheme="minorBidi"/>
          <w:bCs w:val="0"/>
          <w:i w:val="0"/>
          <w:iCs w:val="0"/>
          <w:noProof/>
          <w:sz w:val="22"/>
          <w:szCs w:val="22"/>
        </w:rPr>
      </w:pPr>
      <w:ins w:id="52"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"_Toc474491617"</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7.2.1</w:t>
        </w:r>
        <w:r>
          <w:rPr>
            <w:rFonts w:asciiTheme="minorHAnsi" w:eastAsiaTheme="minorEastAsia" w:hAnsiTheme="minorHAnsi" w:cstheme="minorBidi"/>
            <w:bCs w:val="0"/>
            <w:i w:val="0"/>
            <w:iCs w:val="0"/>
            <w:noProof/>
            <w:sz w:val="22"/>
            <w:szCs w:val="22"/>
          </w:rPr>
          <w:tab/>
        </w:r>
        <w:r w:rsidRPr="000C4C3F">
          <w:rPr>
            <w:rStyle w:val="Hyperlink"/>
            <w:noProof/>
          </w:rPr>
          <w:t>General mockup for all modules, except Revision</w:t>
        </w:r>
        <w:r>
          <w:rPr>
            <w:noProof/>
            <w:webHidden/>
          </w:rPr>
          <w:tab/>
        </w:r>
        <w:r>
          <w:rPr>
            <w:noProof/>
            <w:webHidden/>
          </w:rPr>
          <w:fldChar w:fldCharType="begin"/>
        </w:r>
        <w:r>
          <w:rPr>
            <w:noProof/>
            <w:webHidden/>
          </w:rPr>
          <w:instrText xml:space="preserve"> PAGEREF _Toc474491617 \h </w:instrText>
        </w:r>
        <w:r>
          <w:rPr>
            <w:noProof/>
            <w:webHidden/>
          </w:rPr>
        </w:r>
      </w:ins>
      <w:r>
        <w:rPr>
          <w:noProof/>
          <w:webHidden/>
        </w:rPr>
        <w:fldChar w:fldCharType="separate"/>
      </w:r>
      <w:ins w:id="53" w:author="Tulchinskaya, Gaby (NIH/NCI) [C]" w:date="2017-02-10T12:04:00Z">
        <w:r>
          <w:rPr>
            <w:noProof/>
            <w:webHidden/>
          </w:rPr>
          <w:t>12</w:t>
        </w:r>
        <w:r>
          <w:rPr>
            <w:noProof/>
            <w:webHidden/>
          </w:rPr>
          <w:fldChar w:fldCharType="end"/>
        </w:r>
        <w:r w:rsidRPr="000C4C3F">
          <w:rPr>
            <w:rStyle w:val="Hyperlink"/>
            <w:noProof/>
          </w:rPr>
          <w:fldChar w:fldCharType="end"/>
        </w:r>
      </w:ins>
    </w:p>
    <w:p w14:paraId="34D11F1A" w14:textId="5D175C29" w:rsidR="00965D06" w:rsidRDefault="00965D06">
      <w:pPr>
        <w:pStyle w:val="TOC3"/>
        <w:rPr>
          <w:ins w:id="54" w:author="Tulchinskaya, Gaby (NIH/NCI) [C]" w:date="2017-02-10T12:04:00Z"/>
          <w:rFonts w:asciiTheme="minorHAnsi" w:eastAsiaTheme="minorEastAsia" w:hAnsiTheme="minorHAnsi" w:cstheme="minorBidi"/>
          <w:bCs w:val="0"/>
          <w:i w:val="0"/>
          <w:iCs w:val="0"/>
          <w:noProof/>
          <w:sz w:val="22"/>
          <w:szCs w:val="22"/>
        </w:rPr>
      </w:pPr>
      <w:ins w:id="55"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"_Toc474491618"</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7.2.2</w:t>
        </w:r>
        <w:r>
          <w:rPr>
            <w:rFonts w:asciiTheme="minorHAnsi" w:eastAsiaTheme="minorEastAsia" w:hAnsiTheme="minorHAnsi" w:cstheme="minorBidi"/>
            <w:bCs w:val="0"/>
            <w:i w:val="0"/>
            <w:iCs w:val="0"/>
            <w:noProof/>
            <w:sz w:val="22"/>
            <w:szCs w:val="22"/>
          </w:rPr>
          <w:tab/>
        </w:r>
        <w:r w:rsidRPr="000C4C3F">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_Toc474491618 \h </w:instrText>
        </w:r>
        <w:r>
          <w:rPr>
            <w:noProof/>
            <w:webHidden/>
          </w:rPr>
        </w:r>
      </w:ins>
      <w:r>
        <w:rPr>
          <w:noProof/>
          <w:webHidden/>
        </w:rPr>
        <w:fldChar w:fldCharType="separate"/>
      </w:r>
      <w:ins w:id="56" w:author="Tulchinskaya, Gaby (NIH/NCI) [C]" w:date="2017-02-10T12:04:00Z">
        <w:r>
          <w:rPr>
            <w:noProof/>
            <w:webHidden/>
          </w:rPr>
          <w:t>13</w:t>
        </w:r>
        <w:r>
          <w:rPr>
            <w:noProof/>
            <w:webHidden/>
          </w:rPr>
          <w:fldChar w:fldCharType="end"/>
        </w:r>
        <w:r w:rsidRPr="000C4C3F">
          <w:rPr>
            <w:rStyle w:val="Hyperlink"/>
            <w:noProof/>
          </w:rPr>
          <w:fldChar w:fldCharType="end"/>
        </w:r>
      </w:ins>
    </w:p>
    <w:p w14:paraId="55A2E92F" w14:textId="1DC4F588" w:rsidR="00965D06" w:rsidRDefault="00965D06">
      <w:pPr>
        <w:pStyle w:val="TOC3"/>
        <w:rPr>
          <w:ins w:id="57" w:author="Tulchinskaya, Gaby (NIH/NCI) [C]" w:date="2017-02-10T12:04:00Z"/>
          <w:rFonts w:asciiTheme="minorHAnsi" w:eastAsiaTheme="minorEastAsia" w:hAnsiTheme="minorHAnsi" w:cstheme="minorBidi"/>
          <w:bCs w:val="0"/>
          <w:i w:val="0"/>
          <w:iCs w:val="0"/>
          <w:noProof/>
          <w:sz w:val="22"/>
          <w:szCs w:val="22"/>
        </w:rPr>
      </w:pPr>
      <w:ins w:id="58"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"_Toc474491619"</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7.2.3</w:t>
        </w:r>
        <w:r>
          <w:rPr>
            <w:rFonts w:asciiTheme="minorHAnsi" w:eastAsiaTheme="minorEastAsia" w:hAnsiTheme="minorHAnsi" w:cstheme="minorBidi"/>
            <w:bCs w:val="0"/>
            <w:i w:val="0"/>
            <w:iCs w:val="0"/>
            <w:noProof/>
            <w:sz w:val="22"/>
            <w:szCs w:val="22"/>
          </w:rPr>
          <w:tab/>
        </w:r>
        <w:r w:rsidRPr="000C4C3F">
          <w:rPr>
            <w:rStyle w:val="Hyperlink"/>
            <w:noProof/>
          </w:rPr>
          <w:t>Revision module mockup</w:t>
        </w:r>
        <w:r>
          <w:rPr>
            <w:noProof/>
            <w:webHidden/>
          </w:rPr>
          <w:tab/>
        </w:r>
        <w:r>
          <w:rPr>
            <w:noProof/>
            <w:webHidden/>
          </w:rPr>
          <w:fldChar w:fldCharType="begin"/>
        </w:r>
        <w:r>
          <w:rPr>
            <w:noProof/>
            <w:webHidden/>
          </w:rPr>
          <w:instrText xml:space="preserve"> PAGEREF _Toc474491619 \h </w:instrText>
        </w:r>
        <w:r>
          <w:rPr>
            <w:noProof/>
            <w:webHidden/>
          </w:rPr>
        </w:r>
      </w:ins>
      <w:r>
        <w:rPr>
          <w:noProof/>
          <w:webHidden/>
        </w:rPr>
        <w:fldChar w:fldCharType="separate"/>
      </w:r>
      <w:ins w:id="59" w:author="Tulchinskaya, Gaby (NIH/NCI) [C]" w:date="2017-02-10T12:04:00Z">
        <w:r>
          <w:rPr>
            <w:noProof/>
            <w:webHidden/>
          </w:rPr>
          <w:t>13</w:t>
        </w:r>
        <w:r>
          <w:rPr>
            <w:noProof/>
            <w:webHidden/>
          </w:rPr>
          <w:fldChar w:fldCharType="end"/>
        </w:r>
        <w:r w:rsidRPr="000C4C3F">
          <w:rPr>
            <w:rStyle w:val="Hyperlink"/>
            <w:noProof/>
          </w:rPr>
          <w:fldChar w:fldCharType="end"/>
        </w:r>
      </w:ins>
    </w:p>
    <w:p w14:paraId="65D88783" w14:textId="54DF64C1" w:rsidR="00965D06" w:rsidRDefault="00965D06">
      <w:pPr>
        <w:pStyle w:val="TOC2"/>
        <w:rPr>
          <w:ins w:id="60" w:author="Tulchinskaya, Gaby (NIH/NCI) [C]" w:date="2017-02-10T12:04:00Z"/>
          <w:rFonts w:asciiTheme="minorHAnsi" w:eastAsiaTheme="minorEastAsia" w:hAnsiTheme="minorHAnsi" w:cstheme="minorBidi"/>
          <w:bCs w:val="0"/>
          <w:smallCaps w:val="0"/>
          <w:noProof/>
          <w:sz w:val="22"/>
          <w:szCs w:val="22"/>
        </w:rPr>
      </w:pPr>
      <w:ins w:id="61"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"_Toc474491620"</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7.1</w:t>
        </w:r>
        <w:r>
          <w:rPr>
            <w:rFonts w:asciiTheme="minorHAnsi" w:eastAsiaTheme="minorEastAsia" w:hAnsiTheme="minorHAnsi" w:cstheme="minorBidi"/>
            <w:bCs w:val="0"/>
            <w:smallCaps w:val="0"/>
            <w:noProof/>
            <w:sz w:val="22"/>
            <w:szCs w:val="22"/>
          </w:rPr>
          <w:tab/>
        </w:r>
        <w:r w:rsidRPr="000C4C3F">
          <w:rPr>
            <w:rStyle w:val="Hyperlink"/>
            <w:noProof/>
          </w:rPr>
          <w:t>Review and Test Module Screen Data elements</w:t>
        </w:r>
        <w:r>
          <w:rPr>
            <w:noProof/>
            <w:webHidden/>
          </w:rPr>
          <w:tab/>
        </w:r>
        <w:r>
          <w:rPr>
            <w:noProof/>
            <w:webHidden/>
          </w:rPr>
          <w:fldChar w:fldCharType="begin"/>
        </w:r>
        <w:r>
          <w:rPr>
            <w:noProof/>
            <w:webHidden/>
          </w:rPr>
          <w:instrText xml:space="preserve"> PAGEREF _Toc474491620 \h </w:instrText>
        </w:r>
        <w:r>
          <w:rPr>
            <w:noProof/>
            <w:webHidden/>
          </w:rPr>
        </w:r>
      </w:ins>
      <w:r>
        <w:rPr>
          <w:noProof/>
          <w:webHidden/>
        </w:rPr>
        <w:fldChar w:fldCharType="separate"/>
      </w:r>
      <w:ins w:id="62" w:author="Tulchinskaya, Gaby (NIH/NCI) [C]" w:date="2017-02-10T12:04:00Z">
        <w:r>
          <w:rPr>
            <w:noProof/>
            <w:webHidden/>
          </w:rPr>
          <w:t>13</w:t>
        </w:r>
        <w:r>
          <w:rPr>
            <w:noProof/>
            <w:webHidden/>
          </w:rPr>
          <w:fldChar w:fldCharType="end"/>
        </w:r>
        <w:r w:rsidRPr="000C4C3F">
          <w:rPr>
            <w:rStyle w:val="Hyperlink"/>
            <w:noProof/>
          </w:rPr>
          <w:fldChar w:fldCharType="end"/>
        </w:r>
      </w:ins>
    </w:p>
    <w:p w14:paraId="3ED3ABD2" w14:textId="434138BD" w:rsidR="00965D06" w:rsidRDefault="00965D06">
      <w:pPr>
        <w:pStyle w:val="TOC1"/>
        <w:rPr>
          <w:ins w:id="63" w:author="Tulchinskaya, Gaby (NIH/NCI) [C]" w:date="2017-02-10T12:04:00Z"/>
          <w:rFonts w:asciiTheme="minorHAnsi" w:eastAsiaTheme="minorEastAsia" w:hAnsiTheme="minorHAnsi" w:cstheme="minorBidi"/>
          <w:b w:val="0"/>
          <w:caps w:val="0"/>
          <w:noProof/>
          <w:sz w:val="22"/>
          <w:szCs w:val="22"/>
        </w:rPr>
      </w:pPr>
      <w:ins w:id="64"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"_Toc474491621"</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8.</w:t>
        </w:r>
        <w:r>
          <w:rPr>
            <w:rFonts w:asciiTheme="minorHAnsi" w:eastAsiaTheme="minorEastAsia" w:hAnsiTheme="minorHAnsi" w:cstheme="minorBidi"/>
            <w:b w:val="0"/>
            <w:caps w:val="0"/>
            <w:noProof/>
            <w:sz w:val="22"/>
            <w:szCs w:val="22"/>
          </w:rPr>
          <w:tab/>
        </w:r>
        <w:r w:rsidRPr="000C4C3F">
          <w:rPr>
            <w:rStyle w:val="Hyperlink"/>
            <w:noProof/>
          </w:rPr>
          <w:t>Test Greensheet functionality</w:t>
        </w:r>
        <w:r>
          <w:rPr>
            <w:noProof/>
            <w:webHidden/>
          </w:rPr>
          <w:tab/>
        </w:r>
        <w:r>
          <w:rPr>
            <w:noProof/>
            <w:webHidden/>
          </w:rPr>
          <w:fldChar w:fldCharType="begin"/>
        </w:r>
        <w:r>
          <w:rPr>
            <w:noProof/>
            <w:webHidden/>
          </w:rPr>
          <w:instrText xml:space="preserve"> PAGEREF _Toc474491621 \h </w:instrText>
        </w:r>
        <w:r>
          <w:rPr>
            <w:noProof/>
            <w:webHidden/>
          </w:rPr>
        </w:r>
      </w:ins>
      <w:r>
        <w:rPr>
          <w:noProof/>
          <w:webHidden/>
        </w:rPr>
        <w:fldChar w:fldCharType="separate"/>
      </w:r>
      <w:ins w:id="65" w:author="Tulchinskaya, Gaby (NIH/NCI) [C]" w:date="2017-02-10T12:04:00Z">
        <w:r>
          <w:rPr>
            <w:noProof/>
            <w:webHidden/>
          </w:rPr>
          <w:t>16</w:t>
        </w:r>
        <w:r>
          <w:rPr>
            <w:noProof/>
            <w:webHidden/>
          </w:rPr>
          <w:fldChar w:fldCharType="end"/>
        </w:r>
        <w:r w:rsidRPr="000C4C3F">
          <w:rPr>
            <w:rStyle w:val="Hyperlink"/>
            <w:noProof/>
          </w:rPr>
          <w:fldChar w:fldCharType="end"/>
        </w:r>
      </w:ins>
    </w:p>
    <w:p w14:paraId="59735B19" w14:textId="058C8967" w:rsidR="00965D06" w:rsidRDefault="00965D06">
      <w:pPr>
        <w:pStyle w:val="TOC2"/>
        <w:rPr>
          <w:ins w:id="66" w:author="Tulchinskaya, Gaby (NIH/NCI) [C]" w:date="2017-02-10T12:04:00Z"/>
          <w:rFonts w:asciiTheme="minorHAnsi" w:eastAsiaTheme="minorEastAsia" w:hAnsiTheme="minorHAnsi" w:cstheme="minorBidi"/>
          <w:bCs w:val="0"/>
          <w:smallCaps w:val="0"/>
          <w:noProof/>
          <w:sz w:val="22"/>
          <w:szCs w:val="22"/>
        </w:rPr>
      </w:pPr>
      <w:ins w:id="67"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"_Toc474491622"</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8.1</w:t>
        </w:r>
        <w:r>
          <w:rPr>
            <w:rFonts w:asciiTheme="minorHAnsi" w:eastAsiaTheme="minorEastAsia" w:hAnsiTheme="minorHAnsi" w:cstheme="minorBidi"/>
            <w:bCs w:val="0"/>
            <w:smallCaps w:val="0"/>
            <w:noProof/>
            <w:sz w:val="22"/>
            <w:szCs w:val="22"/>
          </w:rPr>
          <w:tab/>
        </w:r>
        <w:r w:rsidRPr="000C4C3F">
          <w:rPr>
            <w:rStyle w:val="Hyperlink"/>
            <w:noProof/>
          </w:rPr>
          <w:t>“Test” flow of events</w:t>
        </w:r>
        <w:r>
          <w:rPr>
            <w:noProof/>
            <w:webHidden/>
          </w:rPr>
          <w:tab/>
        </w:r>
        <w:r>
          <w:rPr>
            <w:noProof/>
            <w:webHidden/>
          </w:rPr>
          <w:fldChar w:fldCharType="begin"/>
        </w:r>
        <w:r>
          <w:rPr>
            <w:noProof/>
            <w:webHidden/>
          </w:rPr>
          <w:instrText xml:space="preserve"> PAGEREF _Toc474491622 \h </w:instrText>
        </w:r>
        <w:r>
          <w:rPr>
            <w:noProof/>
            <w:webHidden/>
          </w:rPr>
        </w:r>
      </w:ins>
      <w:r>
        <w:rPr>
          <w:noProof/>
          <w:webHidden/>
        </w:rPr>
        <w:fldChar w:fldCharType="separate"/>
      </w:r>
      <w:ins w:id="68" w:author="Tulchinskaya, Gaby (NIH/NCI) [C]" w:date="2017-02-10T12:04:00Z">
        <w:r>
          <w:rPr>
            <w:noProof/>
            <w:webHidden/>
          </w:rPr>
          <w:t>16</w:t>
        </w:r>
        <w:r>
          <w:rPr>
            <w:noProof/>
            <w:webHidden/>
          </w:rPr>
          <w:fldChar w:fldCharType="end"/>
        </w:r>
        <w:r w:rsidRPr="000C4C3F">
          <w:rPr>
            <w:rStyle w:val="Hyperlink"/>
            <w:noProof/>
          </w:rPr>
          <w:fldChar w:fldCharType="end"/>
        </w:r>
      </w:ins>
    </w:p>
    <w:p w14:paraId="397AB6AF" w14:textId="39B7CCDA" w:rsidR="00965D06" w:rsidRDefault="00965D06">
      <w:pPr>
        <w:pStyle w:val="TOC2"/>
        <w:rPr>
          <w:ins w:id="69" w:author="Tulchinskaya, Gaby (NIH/NCI) [C]" w:date="2017-02-10T12:04:00Z"/>
          <w:rFonts w:asciiTheme="minorHAnsi" w:eastAsiaTheme="minorEastAsia" w:hAnsiTheme="minorHAnsi" w:cstheme="minorBidi"/>
          <w:bCs w:val="0"/>
          <w:smallCaps w:val="0"/>
          <w:noProof/>
          <w:sz w:val="22"/>
          <w:szCs w:val="22"/>
        </w:rPr>
      </w:pPr>
      <w:ins w:id="70"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"_Toc474491623"</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8.2</w:t>
        </w:r>
        <w:r>
          <w:rPr>
            <w:rFonts w:asciiTheme="minorHAnsi" w:eastAsiaTheme="minorEastAsia" w:hAnsiTheme="minorHAnsi" w:cstheme="minorBidi"/>
            <w:bCs w:val="0"/>
            <w:smallCaps w:val="0"/>
            <w:noProof/>
            <w:sz w:val="22"/>
            <w:szCs w:val="22"/>
          </w:rPr>
          <w:tab/>
        </w:r>
        <w:r w:rsidRPr="000C4C3F">
          <w:rPr>
            <w:rStyle w:val="Hyperlink"/>
            <w:noProof/>
          </w:rPr>
          <w:t>Review and Test Greensheet Screen mockup</w:t>
        </w:r>
        <w:r>
          <w:rPr>
            <w:noProof/>
            <w:webHidden/>
          </w:rPr>
          <w:tab/>
        </w:r>
        <w:r>
          <w:rPr>
            <w:noProof/>
            <w:webHidden/>
          </w:rPr>
          <w:fldChar w:fldCharType="begin"/>
        </w:r>
        <w:r>
          <w:rPr>
            <w:noProof/>
            <w:webHidden/>
          </w:rPr>
          <w:instrText xml:space="preserve"> PAGEREF _Toc474491623 \h </w:instrText>
        </w:r>
        <w:r>
          <w:rPr>
            <w:noProof/>
            <w:webHidden/>
          </w:rPr>
        </w:r>
      </w:ins>
      <w:r>
        <w:rPr>
          <w:noProof/>
          <w:webHidden/>
        </w:rPr>
        <w:fldChar w:fldCharType="separate"/>
      </w:r>
      <w:ins w:id="71" w:author="Tulchinskaya, Gaby (NIH/NCI) [C]" w:date="2017-02-10T12:04:00Z">
        <w:r>
          <w:rPr>
            <w:noProof/>
            <w:webHidden/>
          </w:rPr>
          <w:t>17</w:t>
        </w:r>
        <w:r>
          <w:rPr>
            <w:noProof/>
            <w:webHidden/>
          </w:rPr>
          <w:fldChar w:fldCharType="end"/>
        </w:r>
        <w:r w:rsidRPr="000C4C3F">
          <w:rPr>
            <w:rStyle w:val="Hyperlink"/>
            <w:noProof/>
          </w:rPr>
          <w:fldChar w:fldCharType="end"/>
        </w:r>
      </w:ins>
    </w:p>
    <w:p w14:paraId="33BF20EE" w14:textId="2EBDAF1D" w:rsidR="00965D06" w:rsidRDefault="00965D06">
      <w:pPr>
        <w:pStyle w:val="TOC2"/>
        <w:rPr>
          <w:ins w:id="72" w:author="Tulchinskaya, Gaby (NIH/NCI) [C]" w:date="2017-02-10T12:04:00Z"/>
          <w:rFonts w:asciiTheme="minorHAnsi" w:eastAsiaTheme="minorEastAsia" w:hAnsiTheme="minorHAnsi" w:cstheme="minorBidi"/>
          <w:bCs w:val="0"/>
          <w:smallCaps w:val="0"/>
          <w:noProof/>
          <w:sz w:val="22"/>
          <w:szCs w:val="22"/>
        </w:rPr>
      </w:pPr>
      <w:ins w:id="73"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"_Toc474491624"</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8.3</w:t>
        </w:r>
        <w:r>
          <w:rPr>
            <w:rFonts w:asciiTheme="minorHAnsi" w:eastAsiaTheme="minorEastAsia" w:hAnsiTheme="minorHAnsi" w:cstheme="minorBidi"/>
            <w:bCs w:val="0"/>
            <w:smallCaps w:val="0"/>
            <w:noProof/>
            <w:sz w:val="22"/>
            <w:szCs w:val="22"/>
          </w:rPr>
          <w:tab/>
        </w:r>
        <w:r w:rsidRPr="000C4C3F">
          <w:rPr>
            <w:rStyle w:val="Hyperlink"/>
            <w:noProof/>
          </w:rPr>
          <w:t>Sub-questions</w:t>
        </w:r>
        <w:r>
          <w:rPr>
            <w:noProof/>
            <w:webHidden/>
          </w:rPr>
          <w:tab/>
        </w:r>
        <w:r>
          <w:rPr>
            <w:noProof/>
            <w:webHidden/>
          </w:rPr>
          <w:fldChar w:fldCharType="begin"/>
        </w:r>
        <w:r>
          <w:rPr>
            <w:noProof/>
            <w:webHidden/>
          </w:rPr>
          <w:instrText xml:space="preserve"> PAGEREF _Toc474491624 \h </w:instrText>
        </w:r>
        <w:r>
          <w:rPr>
            <w:noProof/>
            <w:webHidden/>
          </w:rPr>
        </w:r>
      </w:ins>
      <w:r>
        <w:rPr>
          <w:noProof/>
          <w:webHidden/>
        </w:rPr>
        <w:fldChar w:fldCharType="separate"/>
      </w:r>
      <w:ins w:id="74" w:author="Tulchinskaya, Gaby (NIH/NCI) [C]" w:date="2017-02-10T12:04:00Z">
        <w:r>
          <w:rPr>
            <w:noProof/>
            <w:webHidden/>
          </w:rPr>
          <w:t>17</w:t>
        </w:r>
        <w:r>
          <w:rPr>
            <w:noProof/>
            <w:webHidden/>
          </w:rPr>
          <w:fldChar w:fldCharType="end"/>
        </w:r>
        <w:r w:rsidRPr="000C4C3F">
          <w:rPr>
            <w:rStyle w:val="Hyperlink"/>
            <w:noProof/>
          </w:rPr>
          <w:fldChar w:fldCharType="end"/>
        </w:r>
      </w:ins>
    </w:p>
    <w:p w14:paraId="465F1DA2" w14:textId="77FB6713" w:rsidR="00965D06" w:rsidRDefault="00965D06">
      <w:pPr>
        <w:pStyle w:val="TOC2"/>
        <w:rPr>
          <w:ins w:id="75" w:author="Tulchinskaya, Gaby (NIH/NCI) [C]" w:date="2017-02-10T12:04:00Z"/>
          <w:rFonts w:asciiTheme="minorHAnsi" w:eastAsiaTheme="minorEastAsia" w:hAnsiTheme="minorHAnsi" w:cstheme="minorBidi"/>
          <w:bCs w:val="0"/>
          <w:smallCaps w:val="0"/>
          <w:noProof/>
          <w:sz w:val="22"/>
          <w:szCs w:val="22"/>
        </w:rPr>
      </w:pPr>
      <w:ins w:id="76"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"_Toc474491625"</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8.4</w:t>
        </w:r>
        <w:r>
          <w:rPr>
            <w:rFonts w:asciiTheme="minorHAnsi" w:eastAsiaTheme="minorEastAsia" w:hAnsiTheme="minorHAnsi" w:cstheme="minorBidi"/>
            <w:bCs w:val="0"/>
            <w:smallCaps w:val="0"/>
            <w:noProof/>
            <w:sz w:val="22"/>
            <w:szCs w:val="22"/>
          </w:rPr>
          <w:tab/>
        </w:r>
        <w:r w:rsidRPr="000C4C3F">
          <w:rPr>
            <w:rStyle w:val="Hyperlink"/>
            <w:noProof/>
          </w:rPr>
          <w:t>Review and Test Greensheet Screen Data elements</w:t>
        </w:r>
        <w:r>
          <w:rPr>
            <w:noProof/>
            <w:webHidden/>
          </w:rPr>
          <w:tab/>
        </w:r>
        <w:r>
          <w:rPr>
            <w:noProof/>
            <w:webHidden/>
          </w:rPr>
          <w:fldChar w:fldCharType="begin"/>
        </w:r>
        <w:r>
          <w:rPr>
            <w:noProof/>
            <w:webHidden/>
          </w:rPr>
          <w:instrText xml:space="preserve"> PAGEREF _Toc474491625 \h </w:instrText>
        </w:r>
        <w:r>
          <w:rPr>
            <w:noProof/>
            <w:webHidden/>
          </w:rPr>
        </w:r>
      </w:ins>
      <w:r>
        <w:rPr>
          <w:noProof/>
          <w:webHidden/>
        </w:rPr>
        <w:fldChar w:fldCharType="separate"/>
      </w:r>
      <w:ins w:id="77" w:author="Tulchinskaya, Gaby (NIH/NCI) [C]" w:date="2017-02-10T12:04:00Z">
        <w:r>
          <w:rPr>
            <w:noProof/>
            <w:webHidden/>
          </w:rPr>
          <w:t>17</w:t>
        </w:r>
        <w:r>
          <w:rPr>
            <w:noProof/>
            <w:webHidden/>
          </w:rPr>
          <w:fldChar w:fldCharType="end"/>
        </w:r>
        <w:r w:rsidRPr="000C4C3F">
          <w:rPr>
            <w:rStyle w:val="Hyperlink"/>
            <w:noProof/>
          </w:rPr>
          <w:fldChar w:fldCharType="end"/>
        </w:r>
      </w:ins>
    </w:p>
    <w:p w14:paraId="4A009B27" w14:textId="54659530" w:rsidR="00965D06" w:rsidRDefault="00965D06">
      <w:pPr>
        <w:pStyle w:val="TOC1"/>
        <w:rPr>
          <w:ins w:id="78" w:author="Tulchinskaya, Gaby (NIH/NCI) [C]" w:date="2017-02-10T12:04:00Z"/>
          <w:rFonts w:asciiTheme="minorHAnsi" w:eastAsiaTheme="minorEastAsia" w:hAnsiTheme="minorHAnsi" w:cstheme="minorBidi"/>
          <w:b w:val="0"/>
          <w:caps w:val="0"/>
          <w:noProof/>
          <w:sz w:val="22"/>
          <w:szCs w:val="22"/>
        </w:rPr>
      </w:pPr>
      <w:ins w:id="79"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"_Toc474491626"</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9.</w:t>
        </w:r>
        <w:r>
          <w:rPr>
            <w:rFonts w:asciiTheme="minorHAnsi" w:eastAsiaTheme="minorEastAsia" w:hAnsiTheme="minorHAnsi" w:cstheme="minorBidi"/>
            <w:b w:val="0"/>
            <w:caps w:val="0"/>
            <w:noProof/>
            <w:sz w:val="22"/>
            <w:szCs w:val="22"/>
          </w:rPr>
          <w:tab/>
        </w:r>
        <w:r w:rsidRPr="000C4C3F">
          <w:rPr>
            <w:rStyle w:val="Hyperlink"/>
            <w:noProof/>
          </w:rPr>
          <w:t>Promote or Reject the module functionality</w:t>
        </w:r>
        <w:r>
          <w:rPr>
            <w:noProof/>
            <w:webHidden/>
          </w:rPr>
          <w:tab/>
        </w:r>
        <w:r>
          <w:rPr>
            <w:noProof/>
            <w:webHidden/>
          </w:rPr>
          <w:fldChar w:fldCharType="begin"/>
        </w:r>
        <w:r>
          <w:rPr>
            <w:noProof/>
            <w:webHidden/>
          </w:rPr>
          <w:instrText xml:space="preserve"> PAGEREF _Toc474491626 \h </w:instrText>
        </w:r>
        <w:r>
          <w:rPr>
            <w:noProof/>
            <w:webHidden/>
          </w:rPr>
        </w:r>
      </w:ins>
      <w:r>
        <w:rPr>
          <w:noProof/>
          <w:webHidden/>
        </w:rPr>
        <w:fldChar w:fldCharType="separate"/>
      </w:r>
      <w:ins w:id="80" w:author="Tulchinskaya, Gaby (NIH/NCI) [C]" w:date="2017-02-10T12:04:00Z">
        <w:r>
          <w:rPr>
            <w:noProof/>
            <w:webHidden/>
          </w:rPr>
          <w:t>20</w:t>
        </w:r>
        <w:r>
          <w:rPr>
            <w:noProof/>
            <w:webHidden/>
          </w:rPr>
          <w:fldChar w:fldCharType="end"/>
        </w:r>
        <w:r w:rsidRPr="000C4C3F">
          <w:rPr>
            <w:rStyle w:val="Hyperlink"/>
            <w:noProof/>
          </w:rPr>
          <w:fldChar w:fldCharType="end"/>
        </w:r>
      </w:ins>
    </w:p>
    <w:p w14:paraId="144D1611" w14:textId="3D6CC19B" w:rsidR="00965D06" w:rsidRDefault="00965D06">
      <w:pPr>
        <w:pStyle w:val="TOC1"/>
        <w:rPr>
          <w:ins w:id="81" w:author="Tulchinskaya, Gaby (NIH/NCI) [C]" w:date="2017-02-10T12:04:00Z"/>
          <w:rFonts w:asciiTheme="minorHAnsi" w:eastAsiaTheme="minorEastAsia" w:hAnsiTheme="minorHAnsi" w:cstheme="minorBidi"/>
          <w:b w:val="0"/>
          <w:caps w:val="0"/>
          <w:noProof/>
          <w:sz w:val="22"/>
          <w:szCs w:val="22"/>
        </w:rPr>
      </w:pPr>
      <w:ins w:id="82"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"_Toc474491627"</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10.</w:t>
        </w:r>
        <w:r>
          <w:rPr>
            <w:rFonts w:asciiTheme="minorHAnsi" w:eastAsiaTheme="minorEastAsia" w:hAnsiTheme="minorHAnsi" w:cstheme="minorBidi"/>
            <w:b w:val="0"/>
            <w:caps w:val="0"/>
            <w:noProof/>
            <w:sz w:val="22"/>
            <w:szCs w:val="22"/>
          </w:rPr>
          <w:tab/>
        </w:r>
        <w:r w:rsidRPr="000C4C3F">
          <w:rPr>
            <w:rStyle w:val="Hyperlink"/>
            <w:noProof/>
          </w:rPr>
          <w:t>Import templates from GS Form Builder</w:t>
        </w:r>
        <w:r>
          <w:rPr>
            <w:noProof/>
            <w:webHidden/>
          </w:rPr>
          <w:tab/>
        </w:r>
        <w:r>
          <w:rPr>
            <w:noProof/>
            <w:webHidden/>
          </w:rPr>
          <w:fldChar w:fldCharType="begin"/>
        </w:r>
        <w:r>
          <w:rPr>
            <w:noProof/>
            <w:webHidden/>
          </w:rPr>
          <w:instrText xml:space="preserve"> PAGEREF _Toc474491627 \h </w:instrText>
        </w:r>
        <w:r>
          <w:rPr>
            <w:noProof/>
            <w:webHidden/>
          </w:rPr>
        </w:r>
      </w:ins>
      <w:r>
        <w:rPr>
          <w:noProof/>
          <w:webHidden/>
        </w:rPr>
        <w:fldChar w:fldCharType="separate"/>
      </w:r>
      <w:ins w:id="83" w:author="Tulchinskaya, Gaby (NIH/NCI) [C]" w:date="2017-02-10T12:04:00Z">
        <w:r>
          <w:rPr>
            <w:noProof/>
            <w:webHidden/>
          </w:rPr>
          <w:t>21</w:t>
        </w:r>
        <w:r>
          <w:rPr>
            <w:noProof/>
            <w:webHidden/>
          </w:rPr>
          <w:fldChar w:fldCharType="end"/>
        </w:r>
        <w:r w:rsidRPr="000C4C3F">
          <w:rPr>
            <w:rStyle w:val="Hyperlink"/>
            <w:noProof/>
          </w:rPr>
          <w:fldChar w:fldCharType="end"/>
        </w:r>
      </w:ins>
    </w:p>
    <w:p w14:paraId="6C54370E" w14:textId="6E1E0D3B" w:rsidR="00965D06" w:rsidRDefault="00965D06">
      <w:pPr>
        <w:pStyle w:val="TOC1"/>
        <w:rPr>
          <w:ins w:id="84" w:author="Tulchinskaya, Gaby (NIH/NCI) [C]" w:date="2017-02-10T12:04:00Z"/>
          <w:rFonts w:asciiTheme="minorHAnsi" w:eastAsiaTheme="minorEastAsia" w:hAnsiTheme="minorHAnsi" w:cstheme="minorBidi"/>
          <w:b w:val="0"/>
          <w:caps w:val="0"/>
          <w:noProof/>
          <w:sz w:val="22"/>
          <w:szCs w:val="22"/>
        </w:rPr>
      </w:pPr>
      <w:ins w:id="85" w:author="Tulchinskaya, Gaby (NIH/NCI) [C]" w:date="2017-02-10T12:04:00Z">
        <w:r w:rsidRPr="000C4C3F">
          <w:rPr>
            <w:rStyle w:val="Hyperlink"/>
            <w:noProof/>
          </w:rPr>
          <w:fldChar w:fldCharType="begin"/>
        </w:r>
        <w:r w:rsidRPr="000C4C3F">
          <w:rPr>
            <w:rStyle w:val="Hyperlink"/>
            <w:noProof/>
          </w:rPr>
          <w:instrText xml:space="preserve"> </w:instrText>
        </w:r>
        <w:r>
          <w:rPr>
            <w:noProof/>
          </w:rPr>
          <w:instrText>HYPERLINK \l "_Toc474491628"</w:instrText>
        </w:r>
        <w:r w:rsidRPr="000C4C3F">
          <w:rPr>
            <w:rStyle w:val="Hyperlink"/>
            <w:noProof/>
          </w:rPr>
          <w:instrText xml:space="preserve"> </w:instrText>
        </w:r>
        <w:r w:rsidRPr="000C4C3F">
          <w:rPr>
            <w:rStyle w:val="Hyperlink"/>
            <w:noProof/>
          </w:rPr>
        </w:r>
        <w:r w:rsidRPr="000C4C3F">
          <w:rPr>
            <w:rStyle w:val="Hyperlink"/>
            <w:noProof/>
          </w:rPr>
          <w:fldChar w:fldCharType="separate"/>
        </w:r>
        <w:r w:rsidRPr="000C4C3F">
          <w:rPr>
            <w:rStyle w:val="Hyperlink"/>
            <w:noProof/>
          </w:rPr>
          <w:t>11.</w:t>
        </w:r>
        <w:r>
          <w:rPr>
            <w:rFonts w:asciiTheme="minorHAnsi" w:eastAsiaTheme="minorEastAsia" w:hAnsiTheme="minorHAnsi" w:cstheme="minorBidi"/>
            <w:b w:val="0"/>
            <w:caps w:val="0"/>
            <w:noProof/>
            <w:sz w:val="22"/>
            <w:szCs w:val="22"/>
          </w:rPr>
          <w:tab/>
        </w:r>
        <w:r w:rsidRPr="000C4C3F">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_Toc474491628 \h </w:instrText>
        </w:r>
        <w:r>
          <w:rPr>
            <w:noProof/>
            <w:webHidden/>
          </w:rPr>
        </w:r>
      </w:ins>
      <w:r>
        <w:rPr>
          <w:noProof/>
          <w:webHidden/>
        </w:rPr>
        <w:fldChar w:fldCharType="separate"/>
      </w:r>
      <w:ins w:id="86" w:author="Tulchinskaya, Gaby (NIH/NCI) [C]" w:date="2017-02-10T12:04:00Z">
        <w:r>
          <w:rPr>
            <w:noProof/>
            <w:webHidden/>
          </w:rPr>
          <w:t>23</w:t>
        </w:r>
        <w:r>
          <w:rPr>
            <w:noProof/>
            <w:webHidden/>
          </w:rPr>
          <w:fldChar w:fldCharType="end"/>
        </w:r>
        <w:r w:rsidRPr="000C4C3F">
          <w:rPr>
            <w:rStyle w:val="Hyperlink"/>
            <w:noProof/>
          </w:rPr>
          <w:fldChar w:fldCharType="end"/>
        </w:r>
      </w:ins>
    </w:p>
    <w:p w14:paraId="3F9C9883" w14:textId="53C4BCD2" w:rsidR="007B2D8F" w:rsidRDefault="007D18F9" w:rsidP="002409CD">
      <w:pPr>
        <w:pStyle w:val="BodyText"/>
      </w:pPr>
      <w:r>
        <w:fldChar w:fldCharType="end"/>
      </w:r>
      <w:bookmarkStart w:id="87" w:name="_GoBack"/>
      <w:bookmarkEnd w:id="87"/>
    </w:p>
    <w:p w14:paraId="7593BB85" w14:textId="77777777" w:rsidR="006768A5" w:rsidRDefault="00320F9D" w:rsidP="002409CD">
      <w:pPr>
        <w:pStyle w:val="Heading1"/>
      </w:pPr>
      <w:r>
        <w:br w:type="page"/>
      </w:r>
      <w:bookmarkStart w:id="88" w:name="_Toc474491600"/>
      <w:r w:rsidR="000D5B80">
        <w:lastRenderedPageBreak/>
        <w:t>Document scope</w:t>
      </w:r>
      <w:bookmarkEnd w:id="88"/>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89" w:name="_Toc474491601"/>
      <w:r>
        <w:t>Business Need Description</w:t>
      </w:r>
      <w:bookmarkEnd w:id="89"/>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17.65pt" o:ole="">
            <v:imagedata r:id="rId15" o:title=""/>
          </v:shape>
          <o:OLEObject Type="Embed" ProgID="Visio.Drawing.11" ShapeID="_x0000_i1025" DrawAspect="Content" ObjectID="_1548233480" r:id="rId16"/>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7" w:history="1">
        <w:r w:rsidRPr="008F5E15">
          <w:rPr>
            <w:rStyle w:val="Hyperlink"/>
          </w:rPr>
          <w:t>https://ncisvn.nci.nih.gov/svn/iscs/greensheets/Requirements/Specs/GreenSheets%20Redesign%20Project%20Scope.docx</w:t>
        </w:r>
      </w:hyperlink>
      <w:r>
        <w:t xml:space="preserve">, sec. </w:t>
      </w:r>
      <w:bookmarkStart w:id="90" w:name="_Toc464140073"/>
      <w:r>
        <w:t>Dependencies with other systems</w:t>
      </w:r>
      <w:bookmarkEnd w:id="90"/>
      <w:r>
        <w:t xml:space="preserve"> =&gt; </w:t>
      </w:r>
      <w:bookmarkStart w:id="91" w:name="_Toc464140074"/>
      <w:r>
        <w:t>Significant dependencies</w:t>
      </w:r>
      <w:bookmarkEnd w:id="91"/>
      <w:r>
        <w:t xml:space="preserve"> =&gt; </w:t>
      </w:r>
      <w:bookmarkStart w:id="92" w:name="_Toc464140075"/>
      <w:r>
        <w:t>Form Builder – changes for re-design</w:t>
      </w:r>
      <w:bookmarkEnd w:id="92"/>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93" w:name="_Toc474491602"/>
      <w:r>
        <w:t>User roles</w:t>
      </w:r>
      <w:bookmarkEnd w:id="93"/>
    </w:p>
    <w:p w14:paraId="1A73BFDC" w14:textId="0128B547" w:rsidR="00335E7C" w:rsidRDefault="00335E7C" w:rsidP="002409CD">
      <w:pPr>
        <w:pStyle w:val="Heading2"/>
      </w:pPr>
      <w:bookmarkStart w:id="94" w:name="_Toc474491603"/>
      <w:r>
        <w:t>Before re-design:</w:t>
      </w:r>
      <w:bookmarkEnd w:id="94"/>
      <w:r>
        <w:t xml:space="preserve"> </w:t>
      </w:r>
    </w:p>
    <w:p w14:paraId="040574DF" w14:textId="0E399D1B" w:rsidR="00335E7C" w:rsidRDefault="00335E7C" w:rsidP="002409CD">
      <w:pPr>
        <w:pStyle w:val="BodyText"/>
      </w:pPr>
      <w:r>
        <w:t>Before re-design similar, much more limited functionality existed in Greensheets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Review draft greensheets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95" w:name="_Toc474491604"/>
      <w:r>
        <w:t xml:space="preserve">Changes </w:t>
      </w:r>
      <w:r w:rsidR="00AE0D5F">
        <w:t>for</w:t>
      </w:r>
      <w:r>
        <w:t xml:space="preserve"> re-design:</w:t>
      </w:r>
      <w:bookmarkEnd w:id="95"/>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r>
        <w:t>Deployer – Deploy module to Greensheets system</w:t>
      </w:r>
    </w:p>
    <w:p w14:paraId="3D5CFDFF" w14:textId="088051F6" w:rsidR="002F31F9" w:rsidRDefault="00843318" w:rsidP="002409CD">
      <w:pPr>
        <w:pStyle w:val="BodyText"/>
      </w:pPr>
      <w:r>
        <w:t xml:space="preserve">For more </w:t>
      </w:r>
      <w:r w:rsidR="004B7281">
        <w:t>information,</w:t>
      </w:r>
      <w:r>
        <w:t xml:space="preserve"> please refer to </w:t>
      </w:r>
      <w:hyperlink r:id="rId18"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r w:rsidRPr="000238F8">
        <w:t xml:space="preserve">Greensheets Draft Area roles requirements: </w:t>
      </w:r>
    </w:p>
    <w:p w14:paraId="3E405382" w14:textId="7805C899" w:rsidR="002F31F9" w:rsidRDefault="00AE0D5F" w:rsidP="002409CD">
      <w:r>
        <w:t xml:space="preserve">Separate Draft Viewer role is no longer needed. </w:t>
      </w:r>
      <w:r w:rsidR="002F31F9">
        <w:t>Access to Greensheets Draft Area (</w:t>
      </w:r>
      <w:r w:rsidR="002F31F9" w:rsidRPr="002F31F9">
        <w:t>Review Draft Greensheets link in GS system</w:t>
      </w:r>
      <w:r w:rsidR="002F31F9">
        <w:t>)</w:t>
      </w:r>
      <w:r w:rsidR="002F31F9"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CDD21"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01C194EA" w14:textId="77777777" w:rsidR="00335E7C" w:rsidRDefault="00335E7C" w:rsidP="002409CD"/>
    <w:p w14:paraId="21551695" w14:textId="6F88583D"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4.75pt;height:42pt" o:ole="">
            <v:imagedata r:id="rId20" o:title="" cropbottom="55254f"/>
          </v:shape>
          <o:OLEObject Type="Embed" ProgID="PBrush" ShapeID="_x0000_i1026" DrawAspect="Content" ObjectID="_1548233481" r:id="rId21"/>
        </w:object>
      </w:r>
    </w:p>
    <w:tbl>
      <w:tblPr>
        <w:tblStyle w:val="TableGrid"/>
        <w:tblW w:w="5000" w:type="pct"/>
        <w:tblLook w:val="04A0" w:firstRow="1" w:lastRow="0" w:firstColumn="1" w:lastColumn="0" w:noHBand="0" w:noVBand="1"/>
      </w:tblPr>
      <w:tblGrid>
        <w:gridCol w:w="1829"/>
        <w:gridCol w:w="1781"/>
        <w:gridCol w:w="474"/>
        <w:gridCol w:w="1217"/>
        <w:gridCol w:w="1651"/>
        <w:gridCol w:w="1168"/>
        <w:gridCol w:w="1456"/>
      </w:tblGrid>
      <w:tr w:rsidR="00E15CCA" w:rsidRPr="00614B78" w14:paraId="4D4D77CE" w14:textId="77777777" w:rsidTr="00A20307">
        <w:trPr>
          <w:trHeight w:val="210"/>
        </w:trPr>
        <w:tc>
          <w:tcPr>
            <w:tcW w:w="956" w:type="pct"/>
            <w:shd w:val="clear" w:color="auto" w:fill="DBE5F1" w:themeFill="accent1" w:themeFillTint="33"/>
          </w:tcPr>
          <w:p w14:paraId="12CA9405" w14:textId="77777777" w:rsidR="00E15CCA" w:rsidRPr="00614B78" w:rsidRDefault="00E15CCA" w:rsidP="002409CD">
            <w:r w:rsidRPr="00614B78">
              <w:t xml:space="preserve">                                                                                                                                            </w:t>
            </w:r>
          </w:p>
        </w:tc>
        <w:tc>
          <w:tcPr>
            <w:tcW w:w="931" w:type="pct"/>
            <w:shd w:val="clear" w:color="auto" w:fill="DBE5F1" w:themeFill="accent1" w:themeFillTint="33"/>
          </w:tcPr>
          <w:p w14:paraId="009D2D1B" w14:textId="77777777" w:rsidR="00E15CCA" w:rsidRPr="00614B78" w:rsidRDefault="00E15CCA" w:rsidP="002409CD">
            <w:r w:rsidRPr="00614B78">
              <w:t>Related type/mechanism</w:t>
            </w:r>
          </w:p>
        </w:tc>
        <w:tc>
          <w:tcPr>
            <w:tcW w:w="243"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3" w:type="pct"/>
            <w:shd w:val="clear" w:color="auto" w:fill="DBE5F1" w:themeFill="accent1" w:themeFillTint="33"/>
          </w:tcPr>
          <w:p w14:paraId="02B857FF" w14:textId="77777777" w:rsidR="00E15CCA" w:rsidRPr="00614B78" w:rsidRDefault="00E15CCA" w:rsidP="002409CD">
            <w:r w:rsidRPr="00614B78">
              <w:t>Form Name</w:t>
            </w:r>
          </w:p>
        </w:tc>
        <w:tc>
          <w:tcPr>
            <w:tcW w:w="611" w:type="pct"/>
            <w:shd w:val="clear" w:color="auto" w:fill="DBE5F1" w:themeFill="accent1" w:themeFillTint="33"/>
          </w:tcPr>
          <w:p w14:paraId="751471E4" w14:textId="77777777" w:rsidR="00E15CCA" w:rsidRPr="00614B78" w:rsidRDefault="00E15CCA" w:rsidP="002409CD">
            <w:r w:rsidRPr="00614B78">
              <w:t>Form type</w:t>
            </w:r>
          </w:p>
        </w:tc>
        <w:tc>
          <w:tcPr>
            <w:tcW w:w="761"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A20307">
        <w:trPr>
          <w:trHeight w:val="210"/>
        </w:trPr>
        <w:tc>
          <w:tcPr>
            <w:tcW w:w="956"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4.75pt;height:14.75pt" o:ole="">
                  <v:imagedata r:id="rId22" o:title=""/>
                </v:shape>
                <o:OLEObject Type="Embed" ProgID="PBrush" ShapeID="_x0000_i1027" DrawAspect="Content" ObjectID="_1548233482" r:id="rId23"/>
              </w:object>
            </w:r>
            <w:r w:rsidRPr="00047CD9">
              <w:t xml:space="preserve"> New Type/Mechanism combinations added:</w:t>
            </w:r>
          </w:p>
        </w:tc>
        <w:tc>
          <w:tcPr>
            <w:tcW w:w="931" w:type="pct"/>
            <w:vMerge w:val="restart"/>
          </w:tcPr>
          <w:p w14:paraId="2176777F" w14:textId="77777777" w:rsidR="00E15CCA" w:rsidRPr="00047CD9" w:rsidRDefault="00E15CCA" w:rsidP="002409CD">
            <w:pPr>
              <w:rPr>
                <w:color w:val="0070C0"/>
                <w:u w:val="single"/>
              </w:rPr>
            </w:pPr>
            <w:r w:rsidRPr="00047CD9">
              <w:t>1/T21; 2/K23</w:t>
            </w:r>
          </w:p>
        </w:tc>
        <w:tc>
          <w:tcPr>
            <w:tcW w:w="243"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3.1pt;height:13.1pt" o:ole="">
                  <v:imagedata r:id="rId24" o:title=""/>
                </v:shape>
                <o:OLEObject Type="Embed" ProgID="PBrush" ShapeID="_x0000_i1028" DrawAspect="Content" ObjectID="_1548233483" r:id="rId25"/>
              </w:object>
            </w:r>
          </w:p>
        </w:tc>
        <w:tc>
          <w:tcPr>
            <w:tcW w:w="635" w:type="pct"/>
          </w:tcPr>
          <w:p w14:paraId="359599CC" w14:textId="77777777" w:rsidR="00E15CCA" w:rsidRPr="002A10FE" w:rsidRDefault="00E15CCA" w:rsidP="002409CD">
            <w:pPr>
              <w:rPr>
                <w:color w:val="0070C0"/>
              </w:rPr>
            </w:pPr>
            <w:r w:rsidRPr="002A10FE">
              <w:t>10/20/2016</w:t>
            </w:r>
          </w:p>
        </w:tc>
        <w:tc>
          <w:tcPr>
            <w:tcW w:w="863" w:type="pct"/>
          </w:tcPr>
          <w:p w14:paraId="4739E9A5" w14:textId="77777777" w:rsidR="00E15CCA" w:rsidRPr="00047CD9" w:rsidRDefault="00E15CCA" w:rsidP="002409CD">
            <w:r w:rsidRPr="00047CD9">
              <w:t xml:space="preserve">&lt;form name 1&gt;   </w:t>
            </w:r>
          </w:p>
        </w:tc>
        <w:tc>
          <w:tcPr>
            <w:tcW w:w="611" w:type="pct"/>
          </w:tcPr>
          <w:p w14:paraId="13C5442C" w14:textId="77777777" w:rsidR="00E15CCA" w:rsidRPr="00047CD9" w:rsidRDefault="00E15CCA" w:rsidP="002409CD">
            <w:r w:rsidRPr="00047CD9">
              <w:t>Program</w:t>
            </w:r>
          </w:p>
        </w:tc>
        <w:tc>
          <w:tcPr>
            <w:tcW w:w="761"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E15CCA" w:rsidRPr="00614B78" w14:paraId="745968A2" w14:textId="77777777" w:rsidTr="00A20307">
        <w:trPr>
          <w:trHeight w:val="210"/>
        </w:trPr>
        <w:tc>
          <w:tcPr>
            <w:tcW w:w="956" w:type="pct"/>
            <w:vMerge/>
          </w:tcPr>
          <w:p w14:paraId="4AB00211" w14:textId="77777777" w:rsidR="00E15CCA" w:rsidRPr="00047CD9" w:rsidRDefault="00E15CCA" w:rsidP="002409CD"/>
        </w:tc>
        <w:tc>
          <w:tcPr>
            <w:tcW w:w="931" w:type="pct"/>
            <w:vMerge/>
          </w:tcPr>
          <w:p w14:paraId="5D4C2003" w14:textId="77777777" w:rsidR="00E15CCA" w:rsidRPr="00047CD9" w:rsidRDefault="00E15CCA" w:rsidP="002409CD"/>
        </w:tc>
        <w:tc>
          <w:tcPr>
            <w:tcW w:w="243" w:type="pct"/>
          </w:tcPr>
          <w:p w14:paraId="4C750B20" w14:textId="77777777" w:rsidR="00E15CCA" w:rsidRPr="00047CD9" w:rsidRDefault="00E15CCA" w:rsidP="002409CD">
            <w:pPr>
              <w:rPr>
                <w:color w:val="7C17A9"/>
                <w:u w:val="single"/>
              </w:rPr>
            </w:pPr>
            <w:r>
              <w:rPr>
                <w:rFonts w:eastAsia="Calibri"/>
              </w:rPr>
              <w:object w:dxaOrig="360" w:dyaOrig="372" w14:anchorId="4FC2EDE2">
                <v:shape id="_x0000_i1029" type="#_x0000_t75" style="width:12pt;height:13.1pt" o:ole="">
                  <v:imagedata r:id="rId26" o:title=""/>
                </v:shape>
                <o:OLEObject Type="Embed" ProgID="PBrush" ShapeID="_x0000_i1029" DrawAspect="Content" ObjectID="_1548233484" r:id="rId27"/>
              </w:object>
            </w:r>
          </w:p>
        </w:tc>
        <w:tc>
          <w:tcPr>
            <w:tcW w:w="635" w:type="pct"/>
          </w:tcPr>
          <w:p w14:paraId="4138A404" w14:textId="77777777" w:rsidR="00E15CCA" w:rsidRPr="00047CD9" w:rsidRDefault="00E15CCA" w:rsidP="002409CD"/>
        </w:tc>
        <w:tc>
          <w:tcPr>
            <w:tcW w:w="863" w:type="pct"/>
          </w:tcPr>
          <w:p w14:paraId="34F8FBAE" w14:textId="77777777" w:rsidR="00E15CCA" w:rsidRPr="00047CD9" w:rsidRDefault="00E15CCA" w:rsidP="002409CD">
            <w:pPr>
              <w:rPr>
                <w:color w:val="0070C0"/>
              </w:rPr>
            </w:pPr>
            <w:r w:rsidRPr="00047CD9">
              <w:t>&lt;form name 2&gt;</w:t>
            </w:r>
          </w:p>
        </w:tc>
        <w:tc>
          <w:tcPr>
            <w:tcW w:w="611" w:type="pct"/>
          </w:tcPr>
          <w:p w14:paraId="4EDC0DF6" w14:textId="77777777" w:rsidR="00E15CCA" w:rsidRPr="00047CD9" w:rsidRDefault="00E15CCA" w:rsidP="002409CD">
            <w:r w:rsidRPr="00047CD9">
              <w:t>Specialist</w:t>
            </w:r>
          </w:p>
        </w:tc>
        <w:tc>
          <w:tcPr>
            <w:tcW w:w="761" w:type="pct"/>
          </w:tcPr>
          <w:p w14:paraId="6B1088B5" w14:textId="77777777" w:rsidR="00E15CCA" w:rsidRPr="00047CD9" w:rsidRDefault="00E15CCA" w:rsidP="002409CD"/>
        </w:tc>
      </w:tr>
      <w:tr w:rsidR="00643B13" w:rsidRPr="00614B78" w14:paraId="12B23318" w14:textId="77777777" w:rsidTr="00A20307">
        <w:trPr>
          <w:trHeight w:val="210"/>
        </w:trPr>
        <w:tc>
          <w:tcPr>
            <w:tcW w:w="956" w:type="pct"/>
            <w:vMerge/>
          </w:tcPr>
          <w:p w14:paraId="251009D0" w14:textId="77777777" w:rsidR="00643B13" w:rsidRPr="00047CD9" w:rsidRDefault="00643B13" w:rsidP="002409CD"/>
        </w:tc>
        <w:tc>
          <w:tcPr>
            <w:tcW w:w="931"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43"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30" type="#_x0000_t75" style="width:12pt;height:13.1pt" o:ole="">
                  <v:imagedata r:id="rId26" o:title=""/>
                </v:shape>
                <o:OLEObject Type="Embed" ProgID="PBrush" ShapeID="_x0000_i1030" DrawAspect="Content" ObjectID="_1548233485" r:id="rId28"/>
              </w:object>
            </w:r>
          </w:p>
        </w:tc>
        <w:tc>
          <w:tcPr>
            <w:tcW w:w="635" w:type="pct"/>
          </w:tcPr>
          <w:p w14:paraId="3332F292" w14:textId="5106B034" w:rsidR="00643B13" w:rsidRPr="00047CD9" w:rsidRDefault="00643B13" w:rsidP="002409CD">
            <w:pPr>
              <w:rPr>
                <w:color w:val="7C17A9"/>
                <w:u w:val="single"/>
              </w:rPr>
            </w:pPr>
            <w:r w:rsidRPr="00643B13">
              <w:t>11/01/2016</w:t>
            </w:r>
          </w:p>
        </w:tc>
        <w:tc>
          <w:tcPr>
            <w:tcW w:w="863" w:type="pct"/>
          </w:tcPr>
          <w:p w14:paraId="4490A780" w14:textId="617B2CBB" w:rsidR="00643B13" w:rsidRPr="00047CD9" w:rsidRDefault="00643B13" w:rsidP="002409CD">
            <w:r w:rsidRPr="00047CD9">
              <w:t>&lt;form name M&gt;</w:t>
            </w:r>
          </w:p>
        </w:tc>
        <w:tc>
          <w:tcPr>
            <w:tcW w:w="611" w:type="pct"/>
          </w:tcPr>
          <w:p w14:paraId="7C76B8E1" w14:textId="5AF54292" w:rsidR="00643B13" w:rsidRPr="00047CD9" w:rsidRDefault="00643B13" w:rsidP="002409CD">
            <w:r w:rsidRPr="00047CD9">
              <w:t>Program</w:t>
            </w:r>
          </w:p>
        </w:tc>
        <w:tc>
          <w:tcPr>
            <w:tcW w:w="761" w:type="pct"/>
          </w:tcPr>
          <w:p w14:paraId="719F98B4" w14:textId="5923085D" w:rsidR="00643B13" w:rsidRPr="00047CD9" w:rsidRDefault="00643B13" w:rsidP="002409CD">
            <w:r w:rsidRPr="00047CD9">
              <w:t>Y</w:t>
            </w:r>
            <w:r>
              <w:t xml:space="preserve"> (Mary Kay)</w:t>
            </w:r>
          </w:p>
        </w:tc>
      </w:tr>
      <w:tr w:rsidR="00E15CCA" w:rsidRPr="00614B78" w14:paraId="621DD5E5" w14:textId="77777777" w:rsidTr="00A20307">
        <w:trPr>
          <w:trHeight w:val="629"/>
        </w:trPr>
        <w:tc>
          <w:tcPr>
            <w:tcW w:w="956" w:type="pct"/>
          </w:tcPr>
          <w:p w14:paraId="595EE361" w14:textId="77777777" w:rsidR="00E15CCA" w:rsidRPr="00047CD9" w:rsidRDefault="00E15CCA" w:rsidP="002409CD">
            <w:r w:rsidRPr="00047CD9">
              <w:rPr>
                <w:rFonts w:eastAsia="Calibri"/>
              </w:rPr>
              <w:object w:dxaOrig="156" w:dyaOrig="144" w14:anchorId="47D10E48">
                <v:shape id="_x0000_i1031" type="#_x0000_t75" style="width:16.35pt;height:14.75pt" o:ole="">
                  <v:imagedata r:id="rId22" o:title=""/>
                </v:shape>
                <o:OLEObject Type="Embed" ProgID="PBrush" ShapeID="_x0000_i1031" DrawAspect="Content" ObjectID="_1548233486" r:id="rId29"/>
              </w:object>
            </w:r>
            <w:r w:rsidRPr="00047CD9">
              <w:t>Existing Type/Mechanism combinations deleted:</w:t>
            </w:r>
          </w:p>
        </w:tc>
        <w:tc>
          <w:tcPr>
            <w:tcW w:w="931" w:type="pct"/>
          </w:tcPr>
          <w:p w14:paraId="2845DAE7" w14:textId="77777777" w:rsidR="00E15CCA" w:rsidRPr="00047CD9" w:rsidRDefault="00E15CCA" w:rsidP="002409CD">
            <w:pPr>
              <w:rPr>
                <w:b/>
              </w:rPr>
            </w:pPr>
            <w:r w:rsidRPr="00047CD9">
              <w:t>3/T24</w:t>
            </w:r>
          </w:p>
        </w:tc>
        <w:tc>
          <w:tcPr>
            <w:tcW w:w="243"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3" w:type="pct"/>
          </w:tcPr>
          <w:p w14:paraId="04AD903A" w14:textId="77777777" w:rsidR="00E15CCA" w:rsidRPr="00047CD9" w:rsidRDefault="00E15CCA" w:rsidP="002409CD"/>
        </w:tc>
        <w:tc>
          <w:tcPr>
            <w:tcW w:w="611" w:type="pct"/>
          </w:tcPr>
          <w:p w14:paraId="1182A617" w14:textId="77777777" w:rsidR="00E15CCA" w:rsidRPr="00047CD9" w:rsidRDefault="00E15CCA" w:rsidP="002409CD"/>
        </w:tc>
        <w:tc>
          <w:tcPr>
            <w:tcW w:w="761" w:type="pct"/>
          </w:tcPr>
          <w:p w14:paraId="5C2A697D" w14:textId="77777777" w:rsidR="00E15CCA" w:rsidRPr="00047CD9" w:rsidRDefault="00E15CCA" w:rsidP="002409CD"/>
        </w:tc>
      </w:tr>
      <w:tr w:rsidR="00E15CCA" w:rsidRPr="00614B78" w14:paraId="5CAAF971" w14:textId="77777777" w:rsidTr="00A20307">
        <w:trPr>
          <w:trHeight w:val="422"/>
        </w:trPr>
        <w:tc>
          <w:tcPr>
            <w:tcW w:w="956" w:type="pct"/>
            <w:vMerge w:val="restart"/>
          </w:tcPr>
          <w:p w14:paraId="2DA3AB34" w14:textId="77777777" w:rsidR="00E15CCA" w:rsidRPr="00047CD9" w:rsidRDefault="00E15CCA" w:rsidP="002409CD">
            <w:r w:rsidRPr="00047CD9">
              <w:rPr>
                <w:rFonts w:eastAsia="Calibri"/>
              </w:rPr>
              <w:object w:dxaOrig="156" w:dyaOrig="144" w14:anchorId="3A1DB6C6">
                <v:shape id="_x0000_i1032" type="#_x0000_t75" style="width:16.35pt;height:14.75pt" o:ole="">
                  <v:imagedata r:id="rId22" o:title=""/>
                </v:shape>
                <o:OLEObject Type="Embed" ProgID="PBrush" ShapeID="_x0000_i1032" DrawAspect="Content" ObjectID="_1548233487" r:id="rId30"/>
              </w:object>
            </w:r>
            <w:r w:rsidRPr="00047CD9">
              <w:t>Existing Type/Mechanism combinations where questionnaire is updated:</w:t>
            </w:r>
          </w:p>
        </w:tc>
        <w:tc>
          <w:tcPr>
            <w:tcW w:w="931" w:type="pct"/>
          </w:tcPr>
          <w:p w14:paraId="7AEBAAC6" w14:textId="77777777" w:rsidR="00E15CCA" w:rsidRPr="00047CD9" w:rsidRDefault="00E15CCA" w:rsidP="002409CD">
            <w:pPr>
              <w:rPr>
                <w:color w:val="7C17A9"/>
                <w:u w:val="single"/>
              </w:rPr>
            </w:pPr>
            <w:r w:rsidRPr="00047CD9">
              <w:t>1/R21; 3/U15</w:t>
            </w:r>
          </w:p>
        </w:tc>
        <w:tc>
          <w:tcPr>
            <w:tcW w:w="243"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3" type="#_x0000_t75" style="width:13.1pt;height:13.1pt" o:ole="">
                  <v:imagedata r:id="rId24" o:title=""/>
                </v:shape>
                <o:OLEObject Type="Embed" ProgID="PBrush" ShapeID="_x0000_i1033" DrawAspect="Content" ObjectID="_1548233488"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3" w:type="pct"/>
          </w:tcPr>
          <w:p w14:paraId="3A91B29A" w14:textId="77777777" w:rsidR="00E15CCA" w:rsidRPr="00047CD9" w:rsidRDefault="00E15CCA" w:rsidP="002409CD">
            <w:r w:rsidRPr="00047CD9">
              <w:t>&lt;form name 3&gt;</w:t>
            </w:r>
          </w:p>
        </w:tc>
        <w:tc>
          <w:tcPr>
            <w:tcW w:w="611" w:type="pct"/>
          </w:tcPr>
          <w:p w14:paraId="027D9B63" w14:textId="77777777" w:rsidR="00E15CCA" w:rsidRPr="00047CD9" w:rsidRDefault="00E15CCA" w:rsidP="002409CD">
            <w:r w:rsidRPr="00047CD9">
              <w:t>Program</w:t>
            </w:r>
          </w:p>
        </w:tc>
        <w:tc>
          <w:tcPr>
            <w:tcW w:w="761"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A20307">
        <w:trPr>
          <w:trHeight w:val="350"/>
        </w:trPr>
        <w:tc>
          <w:tcPr>
            <w:tcW w:w="956" w:type="pct"/>
            <w:vMerge/>
          </w:tcPr>
          <w:p w14:paraId="26305B43" w14:textId="77777777" w:rsidR="00E15CCA" w:rsidRPr="00047CD9" w:rsidRDefault="00E15CCA" w:rsidP="002409CD"/>
        </w:tc>
        <w:tc>
          <w:tcPr>
            <w:tcW w:w="931" w:type="pct"/>
          </w:tcPr>
          <w:p w14:paraId="2829F2CE" w14:textId="77777777" w:rsidR="00E15CCA" w:rsidRPr="00047CD9" w:rsidRDefault="00E15CCA" w:rsidP="002409CD">
            <w:pPr>
              <w:rPr>
                <w:color w:val="0070C0"/>
                <w:u w:val="single"/>
              </w:rPr>
            </w:pPr>
            <w:r w:rsidRPr="00047CD9">
              <w:t>2/R44</w:t>
            </w:r>
          </w:p>
        </w:tc>
        <w:tc>
          <w:tcPr>
            <w:tcW w:w="243"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4" type="#_x0000_t75" style="width:12pt;height:13.1pt" o:ole="">
                  <v:imagedata r:id="rId26" o:title=""/>
                </v:shape>
                <o:OLEObject Type="Embed" ProgID="PBrush" ShapeID="_x0000_i1034" DrawAspect="Content" ObjectID="_1548233489" r:id="rId32"/>
              </w:object>
            </w:r>
          </w:p>
        </w:tc>
        <w:tc>
          <w:tcPr>
            <w:tcW w:w="635" w:type="pct"/>
          </w:tcPr>
          <w:p w14:paraId="053F608B" w14:textId="77777777" w:rsidR="00E15CCA" w:rsidRPr="00047CD9" w:rsidRDefault="00E15CCA" w:rsidP="002409CD"/>
        </w:tc>
        <w:tc>
          <w:tcPr>
            <w:tcW w:w="863" w:type="pct"/>
          </w:tcPr>
          <w:p w14:paraId="6B675A7B" w14:textId="77777777" w:rsidR="00E15CCA" w:rsidRPr="00047CD9" w:rsidRDefault="00E15CCA" w:rsidP="002409CD">
            <w:pPr>
              <w:rPr>
                <w:color w:val="7C17A9"/>
              </w:rPr>
            </w:pPr>
            <w:r w:rsidRPr="00047CD9">
              <w:t>&lt;form name A&gt;</w:t>
            </w:r>
          </w:p>
        </w:tc>
        <w:tc>
          <w:tcPr>
            <w:tcW w:w="611" w:type="pct"/>
          </w:tcPr>
          <w:p w14:paraId="77072468" w14:textId="77777777" w:rsidR="00E15CCA" w:rsidRPr="00047CD9" w:rsidRDefault="00E15CCA" w:rsidP="002409CD">
            <w:r w:rsidRPr="00047CD9">
              <w:t>Specialist</w:t>
            </w:r>
          </w:p>
        </w:tc>
        <w:tc>
          <w:tcPr>
            <w:tcW w:w="761" w:type="pct"/>
          </w:tcPr>
          <w:p w14:paraId="680C9035" w14:textId="77777777" w:rsidR="00E15CCA" w:rsidRPr="00047CD9" w:rsidRDefault="00E15CCA" w:rsidP="002409CD"/>
        </w:tc>
      </w:tr>
      <w:tr w:rsidR="00E15CCA" w:rsidRPr="00614B78" w14:paraId="197759E3" w14:textId="77777777" w:rsidTr="00A20307">
        <w:trPr>
          <w:trHeight w:val="350"/>
        </w:trPr>
        <w:tc>
          <w:tcPr>
            <w:tcW w:w="956" w:type="pct"/>
          </w:tcPr>
          <w:p w14:paraId="71ADA537" w14:textId="77777777" w:rsidR="00E15CCA" w:rsidRPr="00047CD9" w:rsidRDefault="00E15CCA" w:rsidP="002409CD">
            <w:r w:rsidRPr="00047CD9">
              <w:rPr>
                <w:rFonts w:eastAsia="Calibri"/>
              </w:rPr>
              <w:object w:dxaOrig="156" w:dyaOrig="144" w14:anchorId="656C9CDC">
                <v:shape id="_x0000_i1035" type="#_x0000_t75" style="width:14.75pt;height:14.75pt" o:ole="">
                  <v:imagedata r:id="rId33" o:title=""/>
                </v:shape>
                <o:OLEObject Type="Embed" ProgID="PBrush" ShapeID="_x0000_i1035" DrawAspect="Content" ObjectID="_1548233490" r:id="rId34"/>
              </w:object>
            </w:r>
            <w:r w:rsidRPr="00047CD9">
              <w:t>Existing Type/Mechanism combinations with no changes:</w:t>
            </w:r>
          </w:p>
        </w:tc>
        <w:tc>
          <w:tcPr>
            <w:tcW w:w="931" w:type="pct"/>
          </w:tcPr>
          <w:p w14:paraId="2DA811AA" w14:textId="77777777" w:rsidR="00E15CCA" w:rsidRPr="00047CD9" w:rsidRDefault="00E15CCA" w:rsidP="002409CD"/>
        </w:tc>
        <w:tc>
          <w:tcPr>
            <w:tcW w:w="243"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3" w:type="pct"/>
          </w:tcPr>
          <w:p w14:paraId="11E2D986" w14:textId="77777777" w:rsidR="00E15CCA" w:rsidRPr="00047CD9" w:rsidRDefault="00E15CCA" w:rsidP="002409CD"/>
        </w:tc>
        <w:tc>
          <w:tcPr>
            <w:tcW w:w="611" w:type="pct"/>
          </w:tcPr>
          <w:p w14:paraId="46BF95E3" w14:textId="77777777" w:rsidR="00E15CCA" w:rsidRPr="00047CD9" w:rsidRDefault="00E15CCA" w:rsidP="002409CD"/>
        </w:tc>
        <w:tc>
          <w:tcPr>
            <w:tcW w:w="761"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96" w:name="_Toc464140061"/>
      <w:r w:rsidR="00686AEF" w:rsidRPr="00686AEF">
        <w:t xml:space="preserve"> </w:t>
      </w:r>
      <w:r w:rsidR="00686AEF">
        <w:t>GreenSheets users</w:t>
      </w:r>
      <w:bookmarkEnd w:id="96"/>
      <w:r w:rsidR="00686AEF">
        <w:t xml:space="preserve"> =&gt; </w:t>
      </w:r>
      <w:bookmarkStart w:id="97" w:name="_Toc464140062"/>
      <w:r w:rsidR="00686AEF">
        <w:t>User roles</w:t>
      </w:r>
      <w:bookmarkEnd w:id="97"/>
    </w:p>
    <w:p w14:paraId="4AF51B81" w14:textId="10E0DE64" w:rsidR="002F31F9" w:rsidRPr="000238F8" w:rsidRDefault="002F31F9" w:rsidP="002409CD">
      <w:r w:rsidRPr="000238F8">
        <w:t xml:space="preserve">The system should NOT impose any restrictions on testing (e.g. Program Director can test Specialist greensheet and Specialist can test Program grrensheet. OGA staff will be responsible for preventing such situations, but no system restrictions are needed. </w:t>
      </w:r>
    </w:p>
    <w:p w14:paraId="382CF95B" w14:textId="77777777" w:rsidR="002F31F9" w:rsidRPr="000238F8" w:rsidRDefault="002F31F9" w:rsidP="002409CD">
      <w:r w:rsidRPr="000238F8">
        <w:t>Tester will receive email with a link, and get access only to greensheet test page (no access to “Review and Test module” screen):</w:t>
      </w:r>
    </w:p>
    <w:p w14:paraId="3066FB91" w14:textId="6EB61A79" w:rsidR="002F31F9" w:rsidRDefault="00686AEF" w:rsidP="002409CD">
      <w:pPr>
        <w:rPr>
          <w:rFonts w:ascii="Arial Narrow" w:hAnsi="Arial Narrow"/>
        </w:rPr>
      </w:pPr>
      <w:r>
        <w:object w:dxaOrig="8676" w:dyaOrig="4764" w14:anchorId="1FDA4EAB">
          <v:shape id="_x0000_i1036" type="#_x0000_t75" style="width:436.35pt;height:240.55pt" o:ole="">
            <v:imagedata r:id="rId37" o:title=""/>
          </v:shape>
          <o:OLEObject Type="Embed" ProgID="PBrush" ShapeID="_x0000_i1036" DrawAspect="Content" ObjectID="_1548233491"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98" w:name="_Toc474491605"/>
      <w:r>
        <w:t>Diagrams</w:t>
      </w:r>
      <w:bookmarkEnd w:id="98"/>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99" w:name="_Toc464140091"/>
      <w:r w:rsidRPr="00B52999">
        <w:t>User (real person) functionality</w:t>
      </w:r>
      <w:bookmarkEnd w:id="99"/>
      <w:r>
        <w:t xml:space="preserve"> =&gt; Greensheet Testing Functionality</w:t>
      </w:r>
    </w:p>
    <w:p w14:paraId="2D3B624E" w14:textId="756716E2" w:rsidR="005A4C3C" w:rsidRDefault="005A4C3C" w:rsidP="002409CD">
      <w:pPr>
        <w:pStyle w:val="Heading1"/>
      </w:pPr>
      <w:bookmarkStart w:id="100" w:name="_Toc474491606"/>
      <w:r>
        <w:t>Overall business flow description</w:t>
      </w:r>
      <w:bookmarkEnd w:id="100"/>
    </w:p>
    <w:p w14:paraId="4385BAB7" w14:textId="360507E6" w:rsidR="008065CD" w:rsidRDefault="008065CD" w:rsidP="002409CD">
      <w:pPr>
        <w:pStyle w:val="Heading2"/>
      </w:pPr>
      <w:bookmarkStart w:id="101" w:name="_Toc474491607"/>
      <w:r>
        <w:t xml:space="preserve">For </w:t>
      </w:r>
      <w:r w:rsidR="000A3BB1">
        <w:t xml:space="preserve">a </w:t>
      </w:r>
      <w:r>
        <w:t xml:space="preserve">user with Author/Approver </w:t>
      </w:r>
      <w:r w:rsidR="000A3BB1">
        <w:t>and/</w:t>
      </w:r>
      <w:r>
        <w:t>or Draft</w:t>
      </w:r>
      <w:r w:rsidRPr="009B76C6">
        <w:t xml:space="preserve"> Administrator </w:t>
      </w:r>
      <w:r>
        <w:t>role</w:t>
      </w:r>
      <w:bookmarkEnd w:id="101"/>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[Review Draft Greensheets]</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77DD5228"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3B5B6B"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201D6776" w14:textId="7300EAE9" w:rsidR="008065CD" w:rsidRDefault="005A4C3C" w:rsidP="002409CD">
      <w:pPr>
        <w:pStyle w:val="BodyText"/>
      </w:pPr>
      <w:r>
        <w:lastRenderedPageBreak/>
        <w:t xml:space="preserve">On click, the system displays </w:t>
      </w:r>
      <w:r w:rsidRPr="002C13CE">
        <w:t>Review Draft Greensheets screen</w:t>
      </w:r>
      <w:r>
        <w:t xml:space="preserve"> </w:t>
      </w:r>
    </w:p>
    <w:p w14:paraId="0F60DEC1" w14:textId="43A58FAC"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088E5640" w14:textId="01765710" w:rsidR="0088569A" w:rsidRDefault="0088569A" w:rsidP="002409CD">
      <w:pPr>
        <w:pStyle w:val="BodyText"/>
      </w:pPr>
      <w:r>
        <w:t>User selects a module and requests to review it (clicks “Review and Test Greensheets”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7" type="#_x0000_t75" style="width:473.45pt;height:51.25pt" o:ole="">
            <v:imagedata r:id="rId20" o:title="" cropbottom="54845f"/>
          </v:shape>
          <o:OLEObject Type="Embed" ProgID="PBrush" ShapeID="_x0000_i1037" DrawAspect="Content" ObjectID="_1548233492"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29"/>
        <w:gridCol w:w="1781"/>
        <w:gridCol w:w="474"/>
        <w:gridCol w:w="1217"/>
        <w:gridCol w:w="1651"/>
        <w:gridCol w:w="1168"/>
        <w:gridCol w:w="1456"/>
      </w:tblGrid>
      <w:tr w:rsidR="00E17754" w:rsidRPr="00E17754" w14:paraId="0C229162" w14:textId="77777777" w:rsidTr="00A20307">
        <w:trPr>
          <w:trHeight w:val="210"/>
        </w:trPr>
        <w:tc>
          <w:tcPr>
            <w:tcW w:w="956" w:type="pct"/>
            <w:shd w:val="clear" w:color="auto" w:fill="DBE5F1" w:themeFill="accent1" w:themeFillTint="33"/>
          </w:tcPr>
          <w:p w14:paraId="1F351A77" w14:textId="77777777" w:rsidR="00E17754" w:rsidRPr="00E17754" w:rsidRDefault="00E17754" w:rsidP="002409CD">
            <w:r w:rsidRPr="00E17754">
              <w:t xml:space="preserve">                                                                                                                                            </w:t>
            </w:r>
          </w:p>
        </w:tc>
        <w:tc>
          <w:tcPr>
            <w:tcW w:w="931" w:type="pct"/>
            <w:shd w:val="clear" w:color="auto" w:fill="DBE5F1" w:themeFill="accent1" w:themeFillTint="33"/>
          </w:tcPr>
          <w:p w14:paraId="53451A54" w14:textId="77777777" w:rsidR="00E17754" w:rsidRPr="00E17754" w:rsidRDefault="00E17754" w:rsidP="002409CD">
            <w:r w:rsidRPr="00E17754">
              <w:t>Related type/mechanism</w:t>
            </w:r>
          </w:p>
        </w:tc>
        <w:tc>
          <w:tcPr>
            <w:tcW w:w="243"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3" w:type="pct"/>
            <w:shd w:val="clear" w:color="auto" w:fill="DBE5F1" w:themeFill="accent1" w:themeFillTint="33"/>
          </w:tcPr>
          <w:p w14:paraId="27CFBB23" w14:textId="77777777" w:rsidR="00E17754" w:rsidRPr="00E17754" w:rsidRDefault="00E17754" w:rsidP="002409CD">
            <w:r w:rsidRPr="00E17754">
              <w:t>Form Name</w:t>
            </w:r>
          </w:p>
        </w:tc>
        <w:tc>
          <w:tcPr>
            <w:tcW w:w="611" w:type="pct"/>
            <w:shd w:val="clear" w:color="auto" w:fill="DBE5F1" w:themeFill="accent1" w:themeFillTint="33"/>
          </w:tcPr>
          <w:p w14:paraId="674B036E" w14:textId="77777777" w:rsidR="00E17754" w:rsidRPr="00E17754" w:rsidRDefault="00E17754" w:rsidP="002409CD">
            <w:r w:rsidRPr="00E17754">
              <w:t>Form type</w:t>
            </w:r>
          </w:p>
        </w:tc>
        <w:tc>
          <w:tcPr>
            <w:tcW w:w="761"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20307">
        <w:trPr>
          <w:trHeight w:val="210"/>
        </w:trPr>
        <w:tc>
          <w:tcPr>
            <w:tcW w:w="956" w:type="pct"/>
            <w:vMerge w:val="restart"/>
          </w:tcPr>
          <w:p w14:paraId="25301639" w14:textId="77777777" w:rsidR="00E17754" w:rsidRPr="00E17754" w:rsidRDefault="00E17754" w:rsidP="002409CD">
            <w:r w:rsidRPr="00E17754">
              <w:rPr>
                <w:rFonts w:eastAsia="Calibri"/>
              </w:rPr>
              <w:object w:dxaOrig="156" w:dyaOrig="144" w14:anchorId="660E88C0">
                <v:shape id="_x0000_i1038" type="#_x0000_t75" style="width:14.75pt;height:14.75pt" o:ole="">
                  <v:imagedata r:id="rId22" o:title=""/>
                </v:shape>
                <o:OLEObject Type="Embed" ProgID="PBrush" ShapeID="_x0000_i1038" DrawAspect="Content" ObjectID="_1548233493" r:id="rId42"/>
              </w:object>
            </w:r>
            <w:r w:rsidRPr="00E17754">
              <w:t xml:space="preserve"> New Type/Mechanism combinations added:</w:t>
            </w:r>
          </w:p>
        </w:tc>
        <w:tc>
          <w:tcPr>
            <w:tcW w:w="931" w:type="pct"/>
            <w:vMerge w:val="restart"/>
          </w:tcPr>
          <w:p w14:paraId="40D15655" w14:textId="77777777" w:rsidR="00E17754" w:rsidRPr="00E17754" w:rsidRDefault="00E17754" w:rsidP="002409CD">
            <w:pPr>
              <w:rPr>
                <w:color w:val="0070C0"/>
                <w:u w:val="single"/>
              </w:rPr>
            </w:pPr>
            <w:r w:rsidRPr="00E17754">
              <w:t>1/T21; 2/K23</w:t>
            </w:r>
          </w:p>
        </w:tc>
        <w:tc>
          <w:tcPr>
            <w:tcW w:w="243"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9" type="#_x0000_t75" style="width:13.1pt;height:13.1pt" o:ole="">
                  <v:imagedata r:id="rId24" o:title=""/>
                </v:shape>
                <o:OLEObject Type="Embed" ProgID="PBrush" ShapeID="_x0000_i1039" DrawAspect="Content" ObjectID="_1548233494" r:id="rId43"/>
              </w:object>
            </w:r>
          </w:p>
        </w:tc>
        <w:tc>
          <w:tcPr>
            <w:tcW w:w="635" w:type="pct"/>
          </w:tcPr>
          <w:p w14:paraId="5B9ADC9E" w14:textId="77777777" w:rsidR="00E17754" w:rsidRPr="00E17754" w:rsidRDefault="00E17754" w:rsidP="002409CD">
            <w:pPr>
              <w:rPr>
                <w:color w:val="0070C0"/>
              </w:rPr>
            </w:pPr>
            <w:r w:rsidRPr="00E17754">
              <w:t>10/20/2016</w:t>
            </w:r>
          </w:p>
        </w:tc>
        <w:tc>
          <w:tcPr>
            <w:tcW w:w="863" w:type="pct"/>
          </w:tcPr>
          <w:p w14:paraId="5F0E7748" w14:textId="77777777" w:rsidR="00E17754" w:rsidRPr="00E17754" w:rsidRDefault="00E17754" w:rsidP="002409CD">
            <w:r w:rsidRPr="00E17754">
              <w:t xml:space="preserve">&lt;form name 1&gt;   </w:t>
            </w:r>
          </w:p>
        </w:tc>
        <w:tc>
          <w:tcPr>
            <w:tcW w:w="611" w:type="pct"/>
          </w:tcPr>
          <w:p w14:paraId="4902F5D9" w14:textId="77777777" w:rsidR="00E17754" w:rsidRPr="00E17754" w:rsidRDefault="00E17754" w:rsidP="002409CD">
            <w:r w:rsidRPr="00E17754">
              <w:t>Program</w:t>
            </w:r>
          </w:p>
        </w:tc>
        <w:tc>
          <w:tcPr>
            <w:tcW w:w="761"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60CA2CF9" w14:textId="77777777" w:rsidTr="00A20307">
        <w:trPr>
          <w:trHeight w:val="210"/>
        </w:trPr>
        <w:tc>
          <w:tcPr>
            <w:tcW w:w="956" w:type="pct"/>
            <w:vMerge/>
          </w:tcPr>
          <w:p w14:paraId="10658D6E" w14:textId="77777777" w:rsidR="00E17754" w:rsidRPr="00E17754" w:rsidRDefault="00E17754" w:rsidP="002409CD"/>
        </w:tc>
        <w:tc>
          <w:tcPr>
            <w:tcW w:w="931" w:type="pct"/>
            <w:vMerge/>
          </w:tcPr>
          <w:p w14:paraId="22EF618C" w14:textId="77777777" w:rsidR="00E17754" w:rsidRPr="00E17754" w:rsidRDefault="00E17754" w:rsidP="002409CD"/>
        </w:tc>
        <w:tc>
          <w:tcPr>
            <w:tcW w:w="243" w:type="pct"/>
          </w:tcPr>
          <w:p w14:paraId="547DEE42" w14:textId="77777777" w:rsidR="00E17754" w:rsidRPr="00E17754" w:rsidRDefault="00E17754" w:rsidP="002409CD">
            <w:pPr>
              <w:rPr>
                <w:color w:val="7C17A9"/>
                <w:u w:val="single"/>
              </w:rPr>
            </w:pPr>
            <w:r w:rsidRPr="00E17754">
              <w:rPr>
                <w:rFonts w:eastAsia="Calibri"/>
              </w:rPr>
              <w:object w:dxaOrig="360" w:dyaOrig="372" w14:anchorId="7FB4C396">
                <v:shape id="_x0000_i1040" type="#_x0000_t75" style="width:12pt;height:13.1pt" o:ole="">
                  <v:imagedata r:id="rId26" o:title=""/>
                </v:shape>
                <o:OLEObject Type="Embed" ProgID="PBrush" ShapeID="_x0000_i1040" DrawAspect="Content" ObjectID="_1548233495" r:id="rId44"/>
              </w:object>
            </w:r>
          </w:p>
        </w:tc>
        <w:tc>
          <w:tcPr>
            <w:tcW w:w="635" w:type="pct"/>
          </w:tcPr>
          <w:p w14:paraId="7E2A2EDE" w14:textId="77777777" w:rsidR="00E17754" w:rsidRPr="00E17754" w:rsidRDefault="00E17754" w:rsidP="002409CD"/>
        </w:tc>
        <w:tc>
          <w:tcPr>
            <w:tcW w:w="863" w:type="pct"/>
          </w:tcPr>
          <w:p w14:paraId="3354F322" w14:textId="77777777" w:rsidR="00E17754" w:rsidRPr="00E17754" w:rsidRDefault="00E17754" w:rsidP="002409CD">
            <w:pPr>
              <w:rPr>
                <w:color w:val="0070C0"/>
              </w:rPr>
            </w:pPr>
            <w:r w:rsidRPr="00E17754">
              <w:t>&lt;form name 2&gt;</w:t>
            </w:r>
          </w:p>
        </w:tc>
        <w:tc>
          <w:tcPr>
            <w:tcW w:w="611" w:type="pct"/>
          </w:tcPr>
          <w:p w14:paraId="5D003C30" w14:textId="77777777" w:rsidR="00E17754" w:rsidRPr="00E17754" w:rsidRDefault="00E17754" w:rsidP="002409CD">
            <w:r w:rsidRPr="00E17754">
              <w:t>Specialist</w:t>
            </w:r>
          </w:p>
        </w:tc>
        <w:tc>
          <w:tcPr>
            <w:tcW w:w="761" w:type="pct"/>
          </w:tcPr>
          <w:p w14:paraId="6D11D94C" w14:textId="77777777" w:rsidR="00E17754" w:rsidRPr="00E17754" w:rsidRDefault="00E17754" w:rsidP="002409CD"/>
        </w:tc>
      </w:tr>
      <w:tr w:rsidR="00E17754" w:rsidRPr="00E17754" w14:paraId="0D7841FF" w14:textId="77777777" w:rsidTr="00A20307">
        <w:trPr>
          <w:trHeight w:val="210"/>
        </w:trPr>
        <w:tc>
          <w:tcPr>
            <w:tcW w:w="956" w:type="pct"/>
            <w:vMerge/>
          </w:tcPr>
          <w:p w14:paraId="472C29BE" w14:textId="77777777" w:rsidR="00E17754" w:rsidRPr="00E17754" w:rsidRDefault="00E17754" w:rsidP="002409CD"/>
        </w:tc>
        <w:tc>
          <w:tcPr>
            <w:tcW w:w="931"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41" type="#_x0000_t75" style="width:12pt;height:13.1pt" o:ole="">
                  <v:imagedata r:id="rId26" o:title=""/>
                </v:shape>
                <o:OLEObject Type="Embed" ProgID="PBrush" ShapeID="_x0000_i1041" DrawAspect="Content" ObjectID="_1548233496" r:id="rId45"/>
              </w:object>
            </w:r>
          </w:p>
        </w:tc>
        <w:tc>
          <w:tcPr>
            <w:tcW w:w="635" w:type="pct"/>
          </w:tcPr>
          <w:p w14:paraId="704FC469" w14:textId="77777777" w:rsidR="00E17754" w:rsidRPr="00E17754" w:rsidRDefault="00E17754" w:rsidP="002409CD">
            <w:pPr>
              <w:rPr>
                <w:color w:val="7C17A9"/>
                <w:u w:val="single"/>
              </w:rPr>
            </w:pPr>
            <w:r w:rsidRPr="00E17754">
              <w:t>11/01/2016</w:t>
            </w:r>
          </w:p>
        </w:tc>
        <w:tc>
          <w:tcPr>
            <w:tcW w:w="863" w:type="pct"/>
          </w:tcPr>
          <w:p w14:paraId="3F2ED9B8" w14:textId="77777777" w:rsidR="00E17754" w:rsidRPr="00E17754" w:rsidRDefault="00E17754" w:rsidP="002409CD">
            <w:r w:rsidRPr="00E17754">
              <w:t>&lt;form name M&gt;</w:t>
            </w:r>
          </w:p>
        </w:tc>
        <w:tc>
          <w:tcPr>
            <w:tcW w:w="611" w:type="pct"/>
          </w:tcPr>
          <w:p w14:paraId="03633F24" w14:textId="77777777" w:rsidR="00E17754" w:rsidRPr="00E17754" w:rsidRDefault="00E17754" w:rsidP="002409CD">
            <w:r w:rsidRPr="00E17754">
              <w:t>Program</w:t>
            </w:r>
          </w:p>
        </w:tc>
        <w:tc>
          <w:tcPr>
            <w:tcW w:w="761" w:type="pct"/>
          </w:tcPr>
          <w:p w14:paraId="1179ECA5" w14:textId="77777777" w:rsidR="00E17754" w:rsidRPr="00E17754" w:rsidRDefault="00E17754" w:rsidP="002409CD">
            <w:r w:rsidRPr="00E17754">
              <w:t>Y (Mary Kay)</w:t>
            </w:r>
          </w:p>
        </w:tc>
      </w:tr>
      <w:tr w:rsidR="00E17754" w:rsidRPr="00E17754" w14:paraId="5BC88667" w14:textId="77777777" w:rsidTr="00A20307">
        <w:trPr>
          <w:trHeight w:val="629"/>
        </w:trPr>
        <w:tc>
          <w:tcPr>
            <w:tcW w:w="956" w:type="pct"/>
          </w:tcPr>
          <w:p w14:paraId="5988951F" w14:textId="77777777" w:rsidR="00E17754" w:rsidRPr="00E17754" w:rsidRDefault="00E17754" w:rsidP="002409CD">
            <w:r w:rsidRPr="00E17754">
              <w:rPr>
                <w:rFonts w:eastAsia="Calibri"/>
              </w:rPr>
              <w:object w:dxaOrig="156" w:dyaOrig="144" w14:anchorId="7041B476">
                <v:shape id="_x0000_i1042" type="#_x0000_t75" style="width:16.35pt;height:14.75pt" o:ole="">
                  <v:imagedata r:id="rId22" o:title=""/>
                </v:shape>
                <o:OLEObject Type="Embed" ProgID="PBrush" ShapeID="_x0000_i1042" DrawAspect="Content" ObjectID="_1548233497" r:id="rId46"/>
              </w:object>
            </w:r>
            <w:r w:rsidRPr="00E17754">
              <w:t>Existing Type/Mechanism combinations deleted:</w:t>
            </w:r>
          </w:p>
        </w:tc>
        <w:tc>
          <w:tcPr>
            <w:tcW w:w="931" w:type="pct"/>
          </w:tcPr>
          <w:p w14:paraId="67CDBD05" w14:textId="77777777" w:rsidR="00E17754" w:rsidRPr="00E17754" w:rsidRDefault="00E17754" w:rsidP="002409CD">
            <w:pPr>
              <w:rPr>
                <w:b/>
              </w:rPr>
            </w:pPr>
            <w:r w:rsidRPr="00E17754">
              <w:t>3/T24</w:t>
            </w:r>
          </w:p>
        </w:tc>
        <w:tc>
          <w:tcPr>
            <w:tcW w:w="243"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3" w:type="pct"/>
          </w:tcPr>
          <w:p w14:paraId="28C49A61" w14:textId="77777777" w:rsidR="00E17754" w:rsidRPr="00E17754" w:rsidRDefault="00E17754" w:rsidP="002409CD"/>
        </w:tc>
        <w:tc>
          <w:tcPr>
            <w:tcW w:w="611" w:type="pct"/>
          </w:tcPr>
          <w:p w14:paraId="1963365C" w14:textId="77777777" w:rsidR="00E17754" w:rsidRPr="00E17754" w:rsidRDefault="00E17754" w:rsidP="002409CD"/>
        </w:tc>
        <w:tc>
          <w:tcPr>
            <w:tcW w:w="761" w:type="pct"/>
          </w:tcPr>
          <w:p w14:paraId="0E2926F7" w14:textId="77777777" w:rsidR="00E17754" w:rsidRPr="00E17754" w:rsidRDefault="00E17754" w:rsidP="002409CD"/>
        </w:tc>
      </w:tr>
      <w:tr w:rsidR="00E17754" w:rsidRPr="00E17754" w14:paraId="17C69F86" w14:textId="77777777" w:rsidTr="00A20307">
        <w:trPr>
          <w:trHeight w:val="422"/>
        </w:trPr>
        <w:tc>
          <w:tcPr>
            <w:tcW w:w="956" w:type="pct"/>
            <w:vMerge w:val="restart"/>
          </w:tcPr>
          <w:p w14:paraId="36D911DB" w14:textId="77777777" w:rsidR="00E17754" w:rsidRPr="00E17754" w:rsidRDefault="00E17754" w:rsidP="002409CD">
            <w:r w:rsidRPr="00E17754">
              <w:rPr>
                <w:rFonts w:eastAsia="Calibri"/>
              </w:rPr>
              <w:object w:dxaOrig="156" w:dyaOrig="144" w14:anchorId="23B50728">
                <v:shape id="_x0000_i1043" type="#_x0000_t75" style="width:16.35pt;height:14.75pt" o:ole="">
                  <v:imagedata r:id="rId22" o:title=""/>
                </v:shape>
                <o:OLEObject Type="Embed" ProgID="PBrush" ShapeID="_x0000_i1043" DrawAspect="Content" ObjectID="_1548233498" r:id="rId47"/>
              </w:object>
            </w:r>
            <w:r w:rsidRPr="00E17754">
              <w:t>Existing Type/Mechanism combinations where questionnaire is updated:</w:t>
            </w:r>
          </w:p>
        </w:tc>
        <w:tc>
          <w:tcPr>
            <w:tcW w:w="931" w:type="pct"/>
          </w:tcPr>
          <w:p w14:paraId="408EE2BD" w14:textId="77777777" w:rsidR="00E17754" w:rsidRPr="00E17754" w:rsidRDefault="00E17754" w:rsidP="002409CD">
            <w:pPr>
              <w:rPr>
                <w:color w:val="7C17A9"/>
                <w:u w:val="single"/>
              </w:rPr>
            </w:pPr>
            <w:r w:rsidRPr="00E17754">
              <w:t>1/R21; 3/U15</w:t>
            </w:r>
          </w:p>
        </w:tc>
        <w:tc>
          <w:tcPr>
            <w:tcW w:w="243"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4" type="#_x0000_t75" style="width:13.1pt;height:13.1pt" o:ole="">
                  <v:imagedata r:id="rId24" o:title=""/>
                </v:shape>
                <o:OLEObject Type="Embed" ProgID="PBrush" ShapeID="_x0000_i1044" DrawAspect="Content" ObjectID="_1548233499" r:id="rId48"/>
              </w:object>
            </w:r>
          </w:p>
        </w:tc>
        <w:tc>
          <w:tcPr>
            <w:tcW w:w="635" w:type="pct"/>
          </w:tcPr>
          <w:p w14:paraId="5FCED7DF" w14:textId="77777777" w:rsidR="00E17754" w:rsidRPr="00E17754" w:rsidRDefault="00E17754" w:rsidP="002409CD">
            <w:pPr>
              <w:rPr>
                <w:color w:val="7C17A9"/>
                <w:u w:val="single"/>
              </w:rPr>
            </w:pPr>
            <w:r w:rsidRPr="00E17754">
              <w:t>11/03/2016</w:t>
            </w:r>
          </w:p>
        </w:tc>
        <w:tc>
          <w:tcPr>
            <w:tcW w:w="863" w:type="pct"/>
          </w:tcPr>
          <w:p w14:paraId="1D3C6194" w14:textId="77777777" w:rsidR="00E17754" w:rsidRPr="00E17754" w:rsidRDefault="00E17754" w:rsidP="002409CD">
            <w:r w:rsidRPr="00E17754">
              <w:t>&lt;form name 3&gt;</w:t>
            </w:r>
          </w:p>
        </w:tc>
        <w:tc>
          <w:tcPr>
            <w:tcW w:w="611" w:type="pct"/>
          </w:tcPr>
          <w:p w14:paraId="30781CE5" w14:textId="77777777" w:rsidR="00E17754" w:rsidRPr="00E17754" w:rsidRDefault="00E17754" w:rsidP="002409CD">
            <w:r w:rsidRPr="00E17754">
              <w:t>Program</w:t>
            </w:r>
          </w:p>
        </w:tc>
        <w:tc>
          <w:tcPr>
            <w:tcW w:w="761" w:type="pct"/>
          </w:tcPr>
          <w:p w14:paraId="0AF94487" w14:textId="77777777" w:rsidR="00E17754" w:rsidRPr="00E17754" w:rsidRDefault="00E17754" w:rsidP="002409CD">
            <w:r w:rsidRPr="00E17754">
              <w:t>Y (Brad Pitt)</w:t>
            </w:r>
          </w:p>
        </w:tc>
      </w:tr>
      <w:tr w:rsidR="00E17754" w:rsidRPr="00E17754" w14:paraId="245D1DF0" w14:textId="77777777" w:rsidTr="00A20307">
        <w:trPr>
          <w:trHeight w:val="350"/>
        </w:trPr>
        <w:tc>
          <w:tcPr>
            <w:tcW w:w="956" w:type="pct"/>
            <w:vMerge/>
          </w:tcPr>
          <w:p w14:paraId="39E29F29" w14:textId="77777777" w:rsidR="00E17754" w:rsidRPr="00E17754" w:rsidRDefault="00E17754" w:rsidP="002409CD"/>
        </w:tc>
        <w:tc>
          <w:tcPr>
            <w:tcW w:w="931" w:type="pct"/>
          </w:tcPr>
          <w:p w14:paraId="4600CCAC" w14:textId="77777777" w:rsidR="00E17754" w:rsidRPr="00E17754" w:rsidRDefault="00E17754" w:rsidP="002409CD">
            <w:pPr>
              <w:rPr>
                <w:color w:val="0070C0"/>
                <w:u w:val="single"/>
              </w:rPr>
            </w:pPr>
            <w:r w:rsidRPr="00E17754">
              <w:t>2/R44</w:t>
            </w:r>
          </w:p>
        </w:tc>
        <w:tc>
          <w:tcPr>
            <w:tcW w:w="243"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5" type="#_x0000_t75" style="width:12pt;height:13.1pt" o:ole="">
                  <v:imagedata r:id="rId26" o:title=""/>
                </v:shape>
                <o:OLEObject Type="Embed" ProgID="PBrush" ShapeID="_x0000_i1045" DrawAspect="Content" ObjectID="_1548233500" r:id="rId49"/>
              </w:object>
            </w:r>
          </w:p>
        </w:tc>
        <w:tc>
          <w:tcPr>
            <w:tcW w:w="635" w:type="pct"/>
          </w:tcPr>
          <w:p w14:paraId="76E0D984" w14:textId="77777777" w:rsidR="00E17754" w:rsidRPr="00E17754" w:rsidRDefault="00E17754" w:rsidP="002409CD"/>
        </w:tc>
        <w:tc>
          <w:tcPr>
            <w:tcW w:w="863" w:type="pct"/>
          </w:tcPr>
          <w:p w14:paraId="2B05A1E1" w14:textId="77777777" w:rsidR="00E17754" w:rsidRPr="00E17754" w:rsidRDefault="00E17754" w:rsidP="002409CD">
            <w:pPr>
              <w:rPr>
                <w:color w:val="7C17A9"/>
              </w:rPr>
            </w:pPr>
            <w:r w:rsidRPr="00E17754">
              <w:t>&lt;form name A&gt;</w:t>
            </w:r>
          </w:p>
        </w:tc>
        <w:tc>
          <w:tcPr>
            <w:tcW w:w="611" w:type="pct"/>
          </w:tcPr>
          <w:p w14:paraId="121FF135" w14:textId="77777777" w:rsidR="00E17754" w:rsidRPr="00E17754" w:rsidRDefault="00E17754" w:rsidP="002409CD">
            <w:r w:rsidRPr="00E17754">
              <w:t>Specialist</w:t>
            </w:r>
          </w:p>
        </w:tc>
        <w:tc>
          <w:tcPr>
            <w:tcW w:w="761" w:type="pct"/>
          </w:tcPr>
          <w:p w14:paraId="6E754821" w14:textId="77777777" w:rsidR="00E17754" w:rsidRPr="00E17754" w:rsidRDefault="00E17754" w:rsidP="002409CD"/>
        </w:tc>
      </w:tr>
      <w:tr w:rsidR="00E17754" w:rsidRPr="00E17754" w14:paraId="71EF240D" w14:textId="77777777" w:rsidTr="00A20307">
        <w:trPr>
          <w:trHeight w:val="350"/>
        </w:trPr>
        <w:tc>
          <w:tcPr>
            <w:tcW w:w="956" w:type="pct"/>
          </w:tcPr>
          <w:p w14:paraId="23525515" w14:textId="77777777" w:rsidR="00E17754" w:rsidRPr="00E17754" w:rsidRDefault="00E17754" w:rsidP="002409CD">
            <w:r w:rsidRPr="00E17754">
              <w:rPr>
                <w:rFonts w:eastAsia="Calibri"/>
              </w:rPr>
              <w:object w:dxaOrig="156" w:dyaOrig="144" w14:anchorId="030CDADE">
                <v:shape id="_x0000_i1046" type="#_x0000_t75" style="width:14.75pt;height:14.75pt" o:ole="">
                  <v:imagedata r:id="rId33" o:title=""/>
                </v:shape>
                <o:OLEObject Type="Embed" ProgID="PBrush" ShapeID="_x0000_i1046" DrawAspect="Content" ObjectID="_1548233501" r:id="rId50"/>
              </w:object>
            </w:r>
            <w:r w:rsidRPr="00E17754">
              <w:t>Existing Type/Mechanism combinations with no changes:</w:t>
            </w:r>
          </w:p>
        </w:tc>
        <w:tc>
          <w:tcPr>
            <w:tcW w:w="931" w:type="pct"/>
          </w:tcPr>
          <w:p w14:paraId="2896D8C1" w14:textId="77777777" w:rsidR="00E17754" w:rsidRPr="00E17754" w:rsidRDefault="00E17754" w:rsidP="002409CD"/>
        </w:tc>
        <w:tc>
          <w:tcPr>
            <w:tcW w:w="243"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3" w:type="pct"/>
          </w:tcPr>
          <w:p w14:paraId="4FB1190F" w14:textId="77777777" w:rsidR="00E17754" w:rsidRPr="00E17754" w:rsidRDefault="00E17754" w:rsidP="002409CD"/>
        </w:tc>
        <w:tc>
          <w:tcPr>
            <w:tcW w:w="611" w:type="pct"/>
          </w:tcPr>
          <w:p w14:paraId="581B31A9" w14:textId="77777777" w:rsidR="00E17754" w:rsidRPr="00E17754" w:rsidRDefault="00E17754" w:rsidP="002409CD"/>
        </w:tc>
        <w:tc>
          <w:tcPr>
            <w:tcW w:w="761"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lastRenderedPageBreak/>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 xml:space="preserve">Ability to see form type, name and related type/mechs </w:t>
      </w:r>
    </w:p>
    <w:p w14:paraId="7D060CF4" w14:textId="2997F878" w:rsidR="0088569A" w:rsidRPr="0088569A" w:rsidRDefault="0088569A" w:rsidP="002409CD">
      <w:pPr>
        <w:pStyle w:val="ListParagraph"/>
        <w:numPr>
          <w:ilvl w:val="0"/>
          <w:numId w:val="22"/>
        </w:numPr>
      </w:pPr>
      <w:r w:rsidRPr="0088569A">
        <w:t xml:space="preserve">Ability to view what changed in the module (type/mechs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Review and Test Greensheet</w:t>
      </w:r>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he system should NOT provide a warning, if form(s) 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02" w:name="_Toc474491608"/>
      <w:r>
        <w:t>Email to testers</w:t>
      </w:r>
      <w:bookmarkEnd w:id="102"/>
    </w:p>
    <w:p w14:paraId="50E76926" w14:textId="36134EBC" w:rsidR="00066D7F" w:rsidRDefault="00B00310" w:rsidP="002409CD">
      <w:pPr>
        <w:pStyle w:val="BodyText"/>
      </w:pPr>
      <w:r>
        <w:t xml:space="preserve">When Author/Approver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Please select at least one form in order to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Generate URL(s) to “Review and Test Greensheet</w:t>
      </w:r>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56977CC9" w:rsidR="00B00310" w:rsidRDefault="00B00310" w:rsidP="002409CD">
      <w:r w:rsidRPr="00CF260C">
        <w:rPr>
          <w:b/>
        </w:rPr>
        <w:t>SUBJECT:</w:t>
      </w:r>
      <w:r>
        <w:t xml:space="preserve"> Request to test the new greensheet form</w:t>
      </w:r>
      <w:r w:rsidR="00350B08">
        <w:t>(s)</w:t>
      </w:r>
    </w:p>
    <w:p w14:paraId="18038F46" w14:textId="77777777" w:rsidR="00B00310" w:rsidRDefault="00B00310" w:rsidP="002409CD">
      <w:r w:rsidRPr="00CF260C">
        <w:rPr>
          <w:b/>
        </w:rPr>
        <w:t>BODY:</w:t>
      </w:r>
      <w:r>
        <w:t xml:space="preserve"> Please click:</w:t>
      </w:r>
    </w:p>
    <w:p w14:paraId="5B9C2C99" w14:textId="39A2166E" w:rsidR="00B00310" w:rsidRDefault="00B00310" w:rsidP="002409CD">
      <w:r w:rsidRPr="00CF260C">
        <w:rPr>
          <w:u w:val="single"/>
        </w:rPr>
        <w:lastRenderedPageBreak/>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rsidR="00E132CF">
        <w:t>&lt;</w:t>
      </w:r>
      <w:r>
        <w:t>form type</w:t>
      </w:r>
      <w:r w:rsidR="00E132CF">
        <w:t>&gt;</w:t>
      </w:r>
      <w:r w:rsidRPr="00947EDE">
        <w:t xml:space="preserve"> </w:t>
      </w:r>
      <w:r w:rsidRPr="00CF260C">
        <w:t xml:space="preserve">for </w:t>
      </w:r>
      <w:r w:rsidR="00E132CF">
        <w:t>&lt;list of related type/mech combination(s)&gt;</w:t>
      </w:r>
      <w:r>
        <w:t xml:space="preserve"> </w:t>
      </w:r>
    </w:p>
    <w:p w14:paraId="1167BDF4" w14:textId="18B71836"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rsidR="00E132CF">
        <w:t>&lt;form type&gt;</w:t>
      </w:r>
      <w:r w:rsidR="00E132CF" w:rsidRPr="00947EDE">
        <w:t xml:space="preserve"> </w:t>
      </w:r>
      <w:r w:rsidR="00E132CF" w:rsidRPr="00CF260C">
        <w:t xml:space="preserve">for </w:t>
      </w:r>
      <w:r w:rsidR="00E132CF">
        <w:t>&lt;list of related type/mech combination(s)&gt;</w:t>
      </w:r>
    </w:p>
    <w:p w14:paraId="4A10C177" w14:textId="18B3B698" w:rsidR="00B00310" w:rsidRDefault="00B00310" w:rsidP="002409CD">
      <w:pPr>
        <w:pStyle w:val="BodyText"/>
      </w:pPr>
      <w:r>
        <w:t xml:space="preserve"> and provide a feedback in a separate email to &lt;email of OGA user&gt;</w:t>
      </w:r>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41F77B8C">
                <wp:simplePos x="0" y="0"/>
                <wp:positionH relativeFrom="margin">
                  <wp:posOffset>2074985</wp:posOffset>
                </wp:positionH>
                <wp:positionV relativeFrom="paragraph">
                  <wp:posOffset>185567</wp:posOffset>
                </wp:positionV>
                <wp:extent cx="1213338" cy="1565031"/>
                <wp:effectExtent l="0" t="0" r="25400" b="16510"/>
                <wp:wrapNone/>
                <wp:docPr id="7" name="Rectangle 7"/>
                <wp:cNvGraphicFramePr/>
                <a:graphic xmlns:a="http://schemas.openxmlformats.org/drawingml/2006/main">
                  <a:graphicData uri="http://schemas.microsoft.com/office/word/2010/wordprocessingShape">
                    <wps:wsp>
                      <wps:cNvSpPr/>
                      <wps:spPr>
                        <a:xfrm>
                          <a:off x="0" y="0"/>
                          <a:ext cx="1213338" cy="156503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CB325" id="Rectangle 7" o:spid="_x0000_s1026" style="position:absolute;margin-left:163.4pt;margin-top:14.6pt;width:95.55pt;height:123.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29"/>
        <w:gridCol w:w="1781"/>
        <w:gridCol w:w="474"/>
        <w:gridCol w:w="1217"/>
        <w:gridCol w:w="1651"/>
        <w:gridCol w:w="1168"/>
        <w:gridCol w:w="1456"/>
      </w:tblGrid>
      <w:tr w:rsidR="002C33B9" w:rsidRPr="00614B78" w14:paraId="63B129F2" w14:textId="77777777" w:rsidTr="00A20307">
        <w:trPr>
          <w:trHeight w:val="210"/>
        </w:trPr>
        <w:tc>
          <w:tcPr>
            <w:tcW w:w="956" w:type="pct"/>
            <w:shd w:val="clear" w:color="auto" w:fill="DBE5F1" w:themeFill="accent1" w:themeFillTint="33"/>
          </w:tcPr>
          <w:p w14:paraId="51A660B5" w14:textId="3E933ADE" w:rsidR="002C33B9" w:rsidRPr="00614B78" w:rsidRDefault="002C33B9" w:rsidP="002409CD">
            <w:r w:rsidRPr="00614B78">
              <w:t xml:space="preserve">                                                                                                                                            </w:t>
            </w:r>
          </w:p>
        </w:tc>
        <w:tc>
          <w:tcPr>
            <w:tcW w:w="931" w:type="pct"/>
            <w:shd w:val="clear" w:color="auto" w:fill="DBE5F1" w:themeFill="accent1" w:themeFillTint="33"/>
          </w:tcPr>
          <w:p w14:paraId="76D8D6D1" w14:textId="77777777" w:rsidR="002C33B9" w:rsidRPr="00614B78" w:rsidRDefault="002C33B9" w:rsidP="002409CD">
            <w:r w:rsidRPr="00614B78">
              <w:t>Related type/mechanism</w:t>
            </w:r>
          </w:p>
        </w:tc>
        <w:tc>
          <w:tcPr>
            <w:tcW w:w="243"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3" w:type="pct"/>
            <w:shd w:val="clear" w:color="auto" w:fill="DBE5F1" w:themeFill="accent1" w:themeFillTint="33"/>
          </w:tcPr>
          <w:p w14:paraId="10AB8404" w14:textId="1278D674" w:rsidR="002C33B9" w:rsidRPr="00614B78" w:rsidRDefault="002C33B9" w:rsidP="002409CD">
            <w:r w:rsidRPr="00614B78">
              <w:t>Form Name</w:t>
            </w:r>
          </w:p>
        </w:tc>
        <w:tc>
          <w:tcPr>
            <w:tcW w:w="611" w:type="pct"/>
            <w:shd w:val="clear" w:color="auto" w:fill="DBE5F1" w:themeFill="accent1" w:themeFillTint="33"/>
          </w:tcPr>
          <w:p w14:paraId="1EF444E7" w14:textId="77777777" w:rsidR="002C33B9" w:rsidRPr="00614B78" w:rsidRDefault="002C33B9" w:rsidP="002409CD">
            <w:r w:rsidRPr="00614B78">
              <w:t>Form type</w:t>
            </w:r>
          </w:p>
        </w:tc>
        <w:tc>
          <w:tcPr>
            <w:tcW w:w="761"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A20307">
        <w:trPr>
          <w:trHeight w:val="210"/>
        </w:trPr>
        <w:tc>
          <w:tcPr>
            <w:tcW w:w="956" w:type="pct"/>
            <w:vMerge w:val="restart"/>
          </w:tcPr>
          <w:p w14:paraId="1EA30AFF" w14:textId="77777777" w:rsidR="002C33B9" w:rsidRPr="00047CD9" w:rsidRDefault="002C33B9" w:rsidP="002409CD">
            <w:r w:rsidRPr="00047CD9">
              <w:rPr>
                <w:rFonts w:eastAsia="Calibri"/>
              </w:rPr>
              <w:object w:dxaOrig="156" w:dyaOrig="144" w14:anchorId="1C16E468">
                <v:shape id="_x0000_i1047" type="#_x0000_t75" style="width:14.75pt;height:14.75pt" o:ole="">
                  <v:imagedata r:id="rId22" o:title=""/>
                </v:shape>
                <o:OLEObject Type="Embed" ProgID="PBrush" ShapeID="_x0000_i1047" DrawAspect="Content" ObjectID="_1548233502" r:id="rId51"/>
              </w:object>
            </w:r>
            <w:r w:rsidRPr="00047CD9">
              <w:t xml:space="preserve"> New Type/Mechanism combinations added:</w:t>
            </w:r>
          </w:p>
        </w:tc>
        <w:tc>
          <w:tcPr>
            <w:tcW w:w="931" w:type="pct"/>
            <w:vMerge w:val="restart"/>
          </w:tcPr>
          <w:p w14:paraId="6FE9A98F" w14:textId="77777777" w:rsidR="002C33B9" w:rsidRPr="00047CD9" w:rsidRDefault="002C33B9" w:rsidP="002409CD">
            <w:pPr>
              <w:rPr>
                <w:color w:val="0070C0"/>
                <w:u w:val="single"/>
              </w:rPr>
            </w:pPr>
            <w:r w:rsidRPr="00047CD9">
              <w:t>1/T21; 2/K23</w:t>
            </w:r>
          </w:p>
        </w:tc>
        <w:tc>
          <w:tcPr>
            <w:tcW w:w="243"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8" type="#_x0000_t75" style="width:13.1pt;height:13.1pt" o:ole="">
                  <v:imagedata r:id="rId24" o:title=""/>
                </v:shape>
                <o:OLEObject Type="Embed" ProgID="PBrush" ShapeID="_x0000_i1048" DrawAspect="Content" ObjectID="_1548233503" r:id="rId52"/>
              </w:object>
            </w:r>
          </w:p>
        </w:tc>
        <w:tc>
          <w:tcPr>
            <w:tcW w:w="635" w:type="pct"/>
          </w:tcPr>
          <w:p w14:paraId="056087C1" w14:textId="537A7201" w:rsidR="002C33B9" w:rsidRPr="002A10FE" w:rsidRDefault="002C33B9" w:rsidP="002409CD">
            <w:pPr>
              <w:rPr>
                <w:color w:val="0070C0"/>
              </w:rPr>
            </w:pPr>
            <w:r w:rsidRPr="002A10FE">
              <w:t>10/20/2016</w:t>
            </w:r>
          </w:p>
        </w:tc>
        <w:tc>
          <w:tcPr>
            <w:tcW w:w="863" w:type="pct"/>
          </w:tcPr>
          <w:p w14:paraId="63449FCC" w14:textId="77777777" w:rsidR="002C33B9" w:rsidRPr="00047CD9" w:rsidRDefault="002C33B9" w:rsidP="002409CD">
            <w:r w:rsidRPr="00047CD9">
              <w:t xml:space="preserve">&lt;form name 1&gt;   </w:t>
            </w:r>
          </w:p>
        </w:tc>
        <w:tc>
          <w:tcPr>
            <w:tcW w:w="611" w:type="pct"/>
          </w:tcPr>
          <w:p w14:paraId="5AB34726" w14:textId="77777777" w:rsidR="002C33B9" w:rsidRPr="00047CD9" w:rsidRDefault="002C33B9" w:rsidP="002409CD">
            <w:r w:rsidRPr="00047CD9">
              <w:t>Program</w:t>
            </w:r>
          </w:p>
        </w:tc>
        <w:tc>
          <w:tcPr>
            <w:tcW w:w="761"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ABE1F3A" w14:textId="77777777" w:rsidTr="00A20307">
        <w:trPr>
          <w:trHeight w:val="210"/>
        </w:trPr>
        <w:tc>
          <w:tcPr>
            <w:tcW w:w="956" w:type="pct"/>
            <w:vMerge/>
          </w:tcPr>
          <w:p w14:paraId="41512445" w14:textId="77777777" w:rsidR="002C33B9" w:rsidRPr="00047CD9" w:rsidRDefault="002C33B9" w:rsidP="002409CD"/>
        </w:tc>
        <w:tc>
          <w:tcPr>
            <w:tcW w:w="931" w:type="pct"/>
            <w:vMerge/>
          </w:tcPr>
          <w:p w14:paraId="60E94AC0" w14:textId="77777777" w:rsidR="002C33B9" w:rsidRPr="00047CD9" w:rsidRDefault="002C33B9" w:rsidP="002409CD"/>
        </w:tc>
        <w:tc>
          <w:tcPr>
            <w:tcW w:w="243" w:type="pct"/>
          </w:tcPr>
          <w:p w14:paraId="70E57FDD" w14:textId="77777777" w:rsidR="002C33B9" w:rsidRPr="00047CD9" w:rsidRDefault="002C33B9" w:rsidP="002409CD">
            <w:pPr>
              <w:rPr>
                <w:color w:val="7C17A9"/>
                <w:u w:val="single"/>
              </w:rPr>
            </w:pPr>
            <w:r>
              <w:rPr>
                <w:rFonts w:eastAsia="Calibri"/>
              </w:rPr>
              <w:object w:dxaOrig="360" w:dyaOrig="372" w14:anchorId="3ABC1967">
                <v:shape id="_x0000_i1049" type="#_x0000_t75" style="width:12pt;height:13.1pt" o:ole="">
                  <v:imagedata r:id="rId26" o:title=""/>
                </v:shape>
                <o:OLEObject Type="Embed" ProgID="PBrush" ShapeID="_x0000_i1049" DrawAspect="Content" ObjectID="_1548233504" r:id="rId53"/>
              </w:object>
            </w:r>
          </w:p>
        </w:tc>
        <w:tc>
          <w:tcPr>
            <w:tcW w:w="635" w:type="pct"/>
          </w:tcPr>
          <w:p w14:paraId="2F673281" w14:textId="77777777" w:rsidR="002C33B9" w:rsidRPr="00047CD9" w:rsidRDefault="002C33B9" w:rsidP="002409CD"/>
        </w:tc>
        <w:tc>
          <w:tcPr>
            <w:tcW w:w="863" w:type="pct"/>
          </w:tcPr>
          <w:p w14:paraId="25094406" w14:textId="77777777" w:rsidR="002C33B9" w:rsidRPr="00047CD9" w:rsidRDefault="002C33B9" w:rsidP="002409CD">
            <w:pPr>
              <w:rPr>
                <w:color w:val="0070C0"/>
              </w:rPr>
            </w:pPr>
            <w:r w:rsidRPr="00047CD9">
              <w:t>&lt;form name 2&gt;</w:t>
            </w:r>
          </w:p>
        </w:tc>
        <w:tc>
          <w:tcPr>
            <w:tcW w:w="611" w:type="pct"/>
          </w:tcPr>
          <w:p w14:paraId="6F8366C1" w14:textId="77777777" w:rsidR="002C33B9" w:rsidRPr="00047CD9" w:rsidRDefault="002C33B9" w:rsidP="002409CD">
            <w:r w:rsidRPr="00047CD9">
              <w:t>Specialist</w:t>
            </w:r>
          </w:p>
        </w:tc>
        <w:tc>
          <w:tcPr>
            <w:tcW w:w="761" w:type="pct"/>
          </w:tcPr>
          <w:p w14:paraId="1F09EC62" w14:textId="77777777" w:rsidR="002C33B9" w:rsidRPr="00047CD9" w:rsidRDefault="002C33B9" w:rsidP="002409CD"/>
        </w:tc>
      </w:tr>
      <w:tr w:rsidR="002C33B9" w:rsidRPr="00614B78" w14:paraId="5482FB99" w14:textId="77777777" w:rsidTr="00A20307">
        <w:trPr>
          <w:trHeight w:val="210"/>
        </w:trPr>
        <w:tc>
          <w:tcPr>
            <w:tcW w:w="956" w:type="pct"/>
            <w:vMerge/>
          </w:tcPr>
          <w:p w14:paraId="4AC0D3AE" w14:textId="77777777" w:rsidR="002C33B9" w:rsidRPr="00047CD9" w:rsidRDefault="002C33B9" w:rsidP="002409CD"/>
        </w:tc>
        <w:tc>
          <w:tcPr>
            <w:tcW w:w="931"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43"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50" type="#_x0000_t75" style="width:12pt;height:13.1pt" o:ole="">
                  <v:imagedata r:id="rId26" o:title=""/>
                </v:shape>
                <o:OLEObject Type="Embed" ProgID="PBrush" ShapeID="_x0000_i1050" DrawAspect="Content" ObjectID="_1548233505" r:id="rId54"/>
              </w:object>
            </w:r>
          </w:p>
        </w:tc>
        <w:tc>
          <w:tcPr>
            <w:tcW w:w="635" w:type="pct"/>
          </w:tcPr>
          <w:p w14:paraId="0DCE68C4" w14:textId="709A3107" w:rsidR="002C33B9" w:rsidRPr="00643B13" w:rsidRDefault="002C33B9" w:rsidP="002409CD">
            <w:pPr>
              <w:rPr>
                <w:color w:val="7C17A9"/>
              </w:rPr>
            </w:pPr>
            <w:r w:rsidRPr="00643B13">
              <w:t>11/01/2016</w:t>
            </w:r>
          </w:p>
        </w:tc>
        <w:tc>
          <w:tcPr>
            <w:tcW w:w="863" w:type="pct"/>
          </w:tcPr>
          <w:p w14:paraId="4295F055" w14:textId="77777777" w:rsidR="002C33B9" w:rsidRPr="00047CD9" w:rsidRDefault="002C33B9" w:rsidP="002409CD">
            <w:r w:rsidRPr="00047CD9">
              <w:t>&lt;form name M&gt;</w:t>
            </w:r>
          </w:p>
        </w:tc>
        <w:tc>
          <w:tcPr>
            <w:tcW w:w="611" w:type="pct"/>
          </w:tcPr>
          <w:p w14:paraId="0D31D183" w14:textId="77777777" w:rsidR="002C33B9" w:rsidRPr="00047CD9" w:rsidRDefault="002C33B9" w:rsidP="002409CD">
            <w:r w:rsidRPr="00047CD9">
              <w:t>Program</w:t>
            </w:r>
          </w:p>
        </w:tc>
        <w:tc>
          <w:tcPr>
            <w:tcW w:w="761" w:type="pct"/>
          </w:tcPr>
          <w:p w14:paraId="4B3F3FE4" w14:textId="77777777" w:rsidR="002C33B9" w:rsidRPr="00047CD9" w:rsidRDefault="002C33B9" w:rsidP="002409CD">
            <w:r w:rsidRPr="00047CD9">
              <w:t>Y</w:t>
            </w:r>
            <w:r>
              <w:t xml:space="preserve"> (Mary Kay)</w:t>
            </w:r>
          </w:p>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03" w:name="_Toc474491609"/>
      <w:r>
        <w:t>For a Tester</w:t>
      </w:r>
      <w:bookmarkEnd w:id="103"/>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When user clicks the link, the system displays Review and Test Greensheet screen:</w:t>
      </w:r>
    </w:p>
    <w:p w14:paraId="2DC7FC2B" w14:textId="3CE31178" w:rsidR="008B64E5" w:rsidRDefault="008B64E5" w:rsidP="002409CD">
      <w:pPr>
        <w:pStyle w:val="BodyText"/>
      </w:pPr>
      <w:r>
        <w:object w:dxaOrig="8676" w:dyaOrig="4764" w14:anchorId="2963CB2A">
          <v:shape id="_x0000_i1051" type="#_x0000_t75" style="width:452.2pt;height:248.2pt" o:ole="">
            <v:imagedata r:id="rId37" o:title=""/>
          </v:shape>
          <o:OLEObject Type="Embed" ProgID="PBrush" ShapeID="_x0000_i1051" DrawAspect="Content" ObjectID="_1548233506" r:id="rId55"/>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est G</w:t>
      </w:r>
      <w:r w:rsidR="00B00310" w:rsidRPr="00A25C6F">
        <w:rPr>
          <w:u w:val="single"/>
        </w:rPr>
        <w:t>reensheet</w:t>
      </w:r>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lastRenderedPageBreak/>
        <w:t>Ability to test submission. Note: all validations on Save are repeated on submission, thus there is no need to have separate Save functionality; if submission test passed, the system should display success message</w:t>
      </w:r>
    </w:p>
    <w:p w14:paraId="3F9168F9" w14:textId="35ACAE3C" w:rsidR="008B64E5" w:rsidRPr="008B64E5" w:rsidRDefault="008B64E5"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874E170" w14:textId="6D9EF744"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D7CC697" w:rsidR="008B64E5" w:rsidRPr="008B64E5" w:rsidRDefault="008B64E5" w:rsidP="002409CD">
      <w:pPr>
        <w:pStyle w:val="ListParagraph"/>
        <w:numPr>
          <w:ilvl w:val="0"/>
          <w:numId w:val="25"/>
        </w:numPr>
      </w:pPr>
      <w:r w:rsidRPr="008B64E5">
        <w:t xml:space="preserve">“Close” or (if applicable) “Close and Go Back” – user will be taken to a prior screen, where s/he can test other combinations and/or Promote or Reject the module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04" w:name="_Toc474491610"/>
      <w:r>
        <w:rPr>
          <w:noProof/>
        </w:rPr>
        <w:t>Accessing review functionality</w:t>
      </w:r>
      <w:bookmarkEnd w:id="104"/>
    </w:p>
    <w:p w14:paraId="19609912" w14:textId="0469D763" w:rsidR="002409CD" w:rsidRDefault="002409CD" w:rsidP="002409CD">
      <w:pPr>
        <w:pStyle w:val="Heading2"/>
      </w:pPr>
      <w:bookmarkStart w:id="105" w:name="_Toc474491611"/>
      <w:r>
        <w:t>Flow of events</w:t>
      </w:r>
      <w:bookmarkEnd w:id="105"/>
    </w:p>
    <w:p w14:paraId="6B789B26" w14:textId="1EE0492D" w:rsidR="002409CD" w:rsidRDefault="002409CD" w:rsidP="002409CD">
      <w:r>
        <w:t>This flow starts when Actor with Author/Approver and/or Draft</w:t>
      </w:r>
      <w:r w:rsidRPr="009B76C6">
        <w:t xml:space="preserve"> Administrator </w:t>
      </w:r>
      <w:r>
        <w:t xml:space="preserve">role requests to access to Draft Area (will have </w:t>
      </w:r>
      <w:r w:rsidRPr="002C13CE">
        <w:rPr>
          <w:color w:val="00B050"/>
          <w:u w:val="single"/>
        </w:rPr>
        <w:t>[Review Draft Greensheets]</w:t>
      </w:r>
      <w:r>
        <w:t xml:space="preserve"> link).</w:t>
      </w:r>
    </w:p>
    <w:p w14:paraId="4F0758E9" w14:textId="77777777" w:rsidR="002409CD" w:rsidRDefault="002409CD" w:rsidP="002409CD">
      <w:pPr>
        <w:pStyle w:val="ListParagraph"/>
        <w:numPr>
          <w:ilvl w:val="0"/>
          <w:numId w:val="35"/>
        </w:numPr>
      </w:pPr>
      <w:r>
        <w:t xml:space="preserve">The system displays </w:t>
      </w:r>
      <w:r w:rsidRPr="002C13CE">
        <w:t>Review Draft Greensheets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Greensheets (draft modules):</w:t>
      </w:r>
    </w:p>
    <w:p w14:paraId="78F9CCE3" w14:textId="141DB20C" w:rsidR="002409CD" w:rsidRDefault="002409CD" w:rsidP="002409CD">
      <w:pPr>
        <w:pStyle w:val="ListParagraph"/>
        <w:numPr>
          <w:ilvl w:val="1"/>
          <w:numId w:val="35"/>
        </w:numPr>
      </w:pPr>
      <w:r>
        <w:t>If there are NO draft module(s) that have been deployed in Form Builder, but not yet processed (promoted or rejected) in Greensheets, then ‘Module’ dropdown wouldn’t have any values to select from.</w:t>
      </w:r>
    </w:p>
    <w:p w14:paraId="340728A3" w14:textId="340DB48A" w:rsidR="002409CD" w:rsidRDefault="002409CD" w:rsidP="002409CD">
      <w:pPr>
        <w:pStyle w:val="ListParagraph"/>
        <w:numPr>
          <w:ilvl w:val="1"/>
          <w:numId w:val="35"/>
        </w:numPr>
      </w:pPr>
      <w:r>
        <w:t>If there ARE draft module(s) that have been deployed in Form Builder, but not yet processed (promoted or rejected) in Greensheets, then such modules will be displayed in ‘Module’ dropdown</w:t>
      </w:r>
    </w:p>
    <w:p w14:paraId="7484EBF1" w14:textId="77777777" w:rsidR="00A157E7" w:rsidRDefault="00A157E7" w:rsidP="002409CD">
      <w:pPr>
        <w:pStyle w:val="ListParagraph"/>
        <w:numPr>
          <w:ilvl w:val="0"/>
          <w:numId w:val="35"/>
        </w:numPr>
      </w:pPr>
      <w:r>
        <w:t>The system provides with ability to:</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Select a module (if any) and requests to review it (clicks “Review and Test Greensheets” button)</w:t>
      </w:r>
      <w:r w:rsidR="00DD7FD3">
        <w:t>. In this case, Actor is taken to “Review and Test Module screen” for a selected module. Proceed to this document, sec. “</w:t>
      </w:r>
      <w:r w:rsidR="00DD7FD3">
        <w:rPr>
          <w:noProof/>
        </w:rPr>
        <w:t>Review and Manage Module functionality”</w:t>
      </w:r>
    </w:p>
    <w:p w14:paraId="3BC88A76" w14:textId="2F4A1EBF" w:rsidR="002409CD" w:rsidRDefault="002409CD" w:rsidP="002409CD">
      <w:pPr>
        <w:pStyle w:val="Heading2"/>
      </w:pPr>
      <w:bookmarkStart w:id="106" w:name="_Toc474491612"/>
      <w:r>
        <w:lastRenderedPageBreak/>
        <w:t>Mockup</w:t>
      </w:r>
      <w:bookmarkEnd w:id="106"/>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107" w:name="_Toc474491613"/>
      <w:r>
        <w:t>Data elements</w:t>
      </w:r>
      <w:bookmarkEnd w:id="107"/>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Review Draft Greensheets</w:t>
            </w:r>
          </w:p>
        </w:tc>
        <w:tc>
          <w:tcPr>
            <w:tcW w:w="2970" w:type="dxa"/>
          </w:tcPr>
          <w:p w14:paraId="13A4257B" w14:textId="77777777" w:rsidR="002409CD" w:rsidRDefault="002409CD" w:rsidP="002409CD">
            <w:r>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Allows selecting a module (if any) that have been deployed in Form Builder, but not yet processed (promoted or rejected) in Greensheets</w:t>
            </w:r>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Review and Test Draft Greensheets</w:t>
            </w:r>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UI should provide an intuitive solution for situation when there are no modules in the dropdown and user cannot click “Review and Test Draft Greensheets”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 xml:space="preserve">Allows navigation back to initial screen, e.g. if Author/Approver is also a Specialist, when s/he could possible click </w:t>
            </w:r>
            <w:r w:rsidRPr="00CE352A">
              <w:rPr>
                <w:color w:val="0070C0"/>
                <w:u w:val="single"/>
              </w:rPr>
              <w:t>Review Draft Greensheet</w:t>
            </w:r>
            <w:r>
              <w:t xml:space="preserve"> link on Grants list screen for Specialist. Go Back link will allow to navigate back to 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108" w:name="_Toc474491614"/>
      <w:r>
        <w:rPr>
          <w:noProof/>
        </w:rPr>
        <w:lastRenderedPageBreak/>
        <w:t>Review and Manage Module</w:t>
      </w:r>
      <w:r w:rsidR="00EC5443">
        <w:rPr>
          <w:noProof/>
        </w:rPr>
        <w:t xml:space="preserve"> functionality</w:t>
      </w:r>
      <w:bookmarkEnd w:id="108"/>
    </w:p>
    <w:p w14:paraId="63D8B653" w14:textId="115EA0FD" w:rsidR="003A277A" w:rsidRDefault="003A277A" w:rsidP="002409CD">
      <w:pPr>
        <w:pStyle w:val="Heading2"/>
      </w:pPr>
      <w:bookmarkStart w:id="109" w:name="_Toc474491615"/>
      <w:r>
        <w:t>“</w:t>
      </w:r>
      <w:r>
        <w:rPr>
          <w:noProof/>
        </w:rPr>
        <w:t>Review and Manage Module</w:t>
      </w:r>
      <w:r>
        <w:t>” flow of events</w:t>
      </w:r>
      <w:bookmarkEnd w:id="109"/>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Go Back to Review Draft Greensheets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Greensheet” page for </w:t>
      </w:r>
      <w:r w:rsidRPr="0088569A">
        <w:t>a form</w:t>
      </w:r>
      <w:r w:rsidR="003E2B2C">
        <w:t>. If Actor selects this 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he system should NOT provide a warning, if form(s)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110" w:name="_Toc474491616"/>
      <w:r>
        <w:rPr>
          <w:noProof/>
        </w:rPr>
        <w:t>Review and Manage Module screens mockup</w:t>
      </w:r>
      <w:r w:rsidR="00434DFA">
        <w:rPr>
          <w:noProof/>
        </w:rPr>
        <w:t>s</w:t>
      </w:r>
      <w:bookmarkEnd w:id="110"/>
    </w:p>
    <w:p w14:paraId="1E2B125F" w14:textId="280B8904" w:rsidR="00A20307" w:rsidRPr="00A20307" w:rsidRDefault="00A20307" w:rsidP="002409CD">
      <w:pPr>
        <w:pStyle w:val="Heading3"/>
      </w:pPr>
      <w:bookmarkStart w:id="111" w:name="_Toc474491617"/>
      <w:r>
        <w:t>General mockup for all modules, except Revision</w:t>
      </w:r>
      <w:bookmarkEnd w:id="111"/>
    </w:p>
    <w:p w14:paraId="0BF5A12D" w14:textId="0BE9D420" w:rsidR="00E17754" w:rsidRDefault="00E15CCA" w:rsidP="002409CD">
      <w:pPr>
        <w:rPr>
          <w:noProof/>
        </w:rPr>
      </w:pPr>
      <w:r>
        <w:object w:dxaOrig="9348" w:dyaOrig="6192" w14:anchorId="1D36B44F">
          <v:shape id="_x0000_i1052" type="#_x0000_t75" style="width:473.45pt;height:51.25pt" o:ole="">
            <v:imagedata r:id="rId20" o:title="" cropbottom="54834f"/>
          </v:shape>
          <o:OLEObject Type="Embed" ProgID="PBrush" ShapeID="_x0000_i1052" DrawAspect="Content" ObjectID="_1548233507" r:id="rId56"/>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29"/>
        <w:gridCol w:w="1781"/>
        <w:gridCol w:w="474"/>
        <w:gridCol w:w="1217"/>
        <w:gridCol w:w="1651"/>
        <w:gridCol w:w="1168"/>
        <w:gridCol w:w="1456"/>
      </w:tblGrid>
      <w:tr w:rsidR="00E17754" w:rsidRPr="00E17754" w14:paraId="102E0DB0" w14:textId="77777777" w:rsidTr="00A20307">
        <w:trPr>
          <w:trHeight w:val="210"/>
        </w:trPr>
        <w:tc>
          <w:tcPr>
            <w:tcW w:w="956" w:type="pct"/>
            <w:shd w:val="clear" w:color="auto" w:fill="DBE5F1" w:themeFill="accent1" w:themeFillTint="33"/>
          </w:tcPr>
          <w:p w14:paraId="3DB0F646" w14:textId="77777777" w:rsidR="00E17754" w:rsidRPr="00E17754" w:rsidRDefault="00E17754" w:rsidP="002409CD">
            <w:r w:rsidRPr="00E17754">
              <w:t xml:space="preserve">                                                                                                                                            </w:t>
            </w:r>
          </w:p>
        </w:tc>
        <w:tc>
          <w:tcPr>
            <w:tcW w:w="931" w:type="pct"/>
            <w:shd w:val="clear" w:color="auto" w:fill="DBE5F1" w:themeFill="accent1" w:themeFillTint="33"/>
          </w:tcPr>
          <w:p w14:paraId="48E4B618" w14:textId="77777777" w:rsidR="00E17754" w:rsidRPr="00E17754" w:rsidRDefault="00E17754" w:rsidP="002409CD">
            <w:r w:rsidRPr="00E17754">
              <w:t>Related type/mechanism</w:t>
            </w:r>
          </w:p>
        </w:tc>
        <w:tc>
          <w:tcPr>
            <w:tcW w:w="243"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3" w:type="pct"/>
            <w:shd w:val="clear" w:color="auto" w:fill="DBE5F1" w:themeFill="accent1" w:themeFillTint="33"/>
          </w:tcPr>
          <w:p w14:paraId="3869202E" w14:textId="77777777" w:rsidR="00E17754" w:rsidRPr="00E17754" w:rsidRDefault="00E17754" w:rsidP="002409CD">
            <w:r w:rsidRPr="00E17754">
              <w:t>Form Name</w:t>
            </w:r>
          </w:p>
        </w:tc>
        <w:tc>
          <w:tcPr>
            <w:tcW w:w="611" w:type="pct"/>
            <w:shd w:val="clear" w:color="auto" w:fill="DBE5F1" w:themeFill="accent1" w:themeFillTint="33"/>
          </w:tcPr>
          <w:p w14:paraId="34045017" w14:textId="77777777" w:rsidR="00E17754" w:rsidRPr="00E17754" w:rsidRDefault="00E17754" w:rsidP="002409CD">
            <w:r w:rsidRPr="00E17754">
              <w:t>Form type</w:t>
            </w:r>
          </w:p>
        </w:tc>
        <w:tc>
          <w:tcPr>
            <w:tcW w:w="761"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A20307">
        <w:trPr>
          <w:trHeight w:val="210"/>
        </w:trPr>
        <w:tc>
          <w:tcPr>
            <w:tcW w:w="956" w:type="pct"/>
            <w:vMerge w:val="restart"/>
          </w:tcPr>
          <w:p w14:paraId="51CFC538" w14:textId="77777777" w:rsidR="00E17754" w:rsidRPr="00E17754" w:rsidRDefault="00E17754" w:rsidP="002409CD">
            <w:r w:rsidRPr="00E17754">
              <w:rPr>
                <w:rFonts w:eastAsia="Calibri"/>
              </w:rPr>
              <w:object w:dxaOrig="156" w:dyaOrig="144" w14:anchorId="6934EF92">
                <v:shape id="_x0000_i1053" type="#_x0000_t75" style="width:14.75pt;height:14.75pt" o:ole="">
                  <v:imagedata r:id="rId22" o:title=""/>
                </v:shape>
                <o:OLEObject Type="Embed" ProgID="PBrush" ShapeID="_x0000_i1053" DrawAspect="Content" ObjectID="_1548233508" r:id="rId57"/>
              </w:object>
            </w:r>
            <w:r w:rsidRPr="00E17754">
              <w:t xml:space="preserve"> New Type/Mechanism combinations </w:t>
            </w:r>
            <w:r w:rsidRPr="00E17754">
              <w:lastRenderedPageBreak/>
              <w:t>added:</w:t>
            </w:r>
          </w:p>
        </w:tc>
        <w:tc>
          <w:tcPr>
            <w:tcW w:w="931" w:type="pct"/>
            <w:vMerge w:val="restart"/>
          </w:tcPr>
          <w:p w14:paraId="2ACDDC99" w14:textId="77777777" w:rsidR="00E17754" w:rsidRPr="00E17754" w:rsidRDefault="00E17754" w:rsidP="002409CD">
            <w:pPr>
              <w:rPr>
                <w:color w:val="0070C0"/>
                <w:u w:val="single"/>
              </w:rPr>
            </w:pPr>
            <w:r w:rsidRPr="00E17754">
              <w:lastRenderedPageBreak/>
              <w:t>1/T21; 2/K23</w:t>
            </w:r>
          </w:p>
        </w:tc>
        <w:tc>
          <w:tcPr>
            <w:tcW w:w="243"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4" type="#_x0000_t75" style="width:13.1pt;height:13.1pt" o:ole="">
                  <v:imagedata r:id="rId24" o:title=""/>
                </v:shape>
                <o:OLEObject Type="Embed" ProgID="PBrush" ShapeID="_x0000_i1054" DrawAspect="Content" ObjectID="_1548233509" r:id="rId58"/>
              </w:object>
            </w:r>
          </w:p>
        </w:tc>
        <w:tc>
          <w:tcPr>
            <w:tcW w:w="635" w:type="pct"/>
          </w:tcPr>
          <w:p w14:paraId="7DAEF634" w14:textId="77777777" w:rsidR="00E17754" w:rsidRPr="00E17754" w:rsidRDefault="00E17754" w:rsidP="002409CD">
            <w:pPr>
              <w:rPr>
                <w:color w:val="0070C0"/>
              </w:rPr>
            </w:pPr>
            <w:r w:rsidRPr="00E17754">
              <w:t>10/20/2016</w:t>
            </w:r>
          </w:p>
        </w:tc>
        <w:tc>
          <w:tcPr>
            <w:tcW w:w="863" w:type="pct"/>
          </w:tcPr>
          <w:p w14:paraId="3C2813D0" w14:textId="77777777" w:rsidR="00E17754" w:rsidRPr="00E17754" w:rsidRDefault="00E17754" w:rsidP="002409CD">
            <w:r w:rsidRPr="00E17754">
              <w:t xml:space="preserve">&lt;form name 1&gt;   </w:t>
            </w:r>
          </w:p>
        </w:tc>
        <w:tc>
          <w:tcPr>
            <w:tcW w:w="611" w:type="pct"/>
          </w:tcPr>
          <w:p w14:paraId="688CF431" w14:textId="77777777" w:rsidR="00E17754" w:rsidRPr="00E17754" w:rsidRDefault="00E17754" w:rsidP="002409CD">
            <w:r w:rsidRPr="00E17754">
              <w:t>Program</w:t>
            </w:r>
          </w:p>
        </w:tc>
        <w:tc>
          <w:tcPr>
            <w:tcW w:w="761"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60351BEF" w14:textId="77777777" w:rsidTr="00A20307">
        <w:trPr>
          <w:trHeight w:val="210"/>
        </w:trPr>
        <w:tc>
          <w:tcPr>
            <w:tcW w:w="956" w:type="pct"/>
            <w:vMerge/>
          </w:tcPr>
          <w:p w14:paraId="4836552B" w14:textId="77777777" w:rsidR="00E17754" w:rsidRPr="00E17754" w:rsidRDefault="00E17754" w:rsidP="002409CD"/>
        </w:tc>
        <w:tc>
          <w:tcPr>
            <w:tcW w:w="931" w:type="pct"/>
            <w:vMerge/>
          </w:tcPr>
          <w:p w14:paraId="676E1B13" w14:textId="77777777" w:rsidR="00E17754" w:rsidRPr="00E17754" w:rsidRDefault="00E17754" w:rsidP="002409CD"/>
        </w:tc>
        <w:tc>
          <w:tcPr>
            <w:tcW w:w="243" w:type="pct"/>
          </w:tcPr>
          <w:p w14:paraId="06119A8C" w14:textId="77777777" w:rsidR="00E17754" w:rsidRPr="00E17754" w:rsidRDefault="00E17754" w:rsidP="002409CD">
            <w:pPr>
              <w:rPr>
                <w:color w:val="7C17A9"/>
                <w:u w:val="single"/>
              </w:rPr>
            </w:pPr>
            <w:r w:rsidRPr="00E17754">
              <w:rPr>
                <w:rFonts w:eastAsia="Calibri"/>
              </w:rPr>
              <w:object w:dxaOrig="360" w:dyaOrig="372" w14:anchorId="21E2FA73">
                <v:shape id="_x0000_i1055" type="#_x0000_t75" style="width:12pt;height:13.1pt" o:ole="">
                  <v:imagedata r:id="rId26" o:title=""/>
                </v:shape>
                <o:OLEObject Type="Embed" ProgID="PBrush" ShapeID="_x0000_i1055" DrawAspect="Content" ObjectID="_1548233510" r:id="rId59"/>
              </w:object>
            </w:r>
          </w:p>
        </w:tc>
        <w:tc>
          <w:tcPr>
            <w:tcW w:w="635" w:type="pct"/>
          </w:tcPr>
          <w:p w14:paraId="6C629CE3" w14:textId="77777777" w:rsidR="00E17754" w:rsidRPr="00E17754" w:rsidRDefault="00E17754" w:rsidP="002409CD"/>
        </w:tc>
        <w:tc>
          <w:tcPr>
            <w:tcW w:w="863" w:type="pct"/>
          </w:tcPr>
          <w:p w14:paraId="1E299ADE" w14:textId="77777777" w:rsidR="00E17754" w:rsidRPr="00E17754" w:rsidRDefault="00E17754" w:rsidP="002409CD">
            <w:pPr>
              <w:rPr>
                <w:color w:val="0070C0"/>
              </w:rPr>
            </w:pPr>
            <w:r w:rsidRPr="00E17754">
              <w:t>&lt;form name 2&gt;</w:t>
            </w:r>
          </w:p>
        </w:tc>
        <w:tc>
          <w:tcPr>
            <w:tcW w:w="611" w:type="pct"/>
          </w:tcPr>
          <w:p w14:paraId="3D26E76D" w14:textId="77777777" w:rsidR="00E17754" w:rsidRPr="00E17754" w:rsidRDefault="00E17754" w:rsidP="002409CD">
            <w:r w:rsidRPr="00E17754">
              <w:t>Specialist</w:t>
            </w:r>
          </w:p>
        </w:tc>
        <w:tc>
          <w:tcPr>
            <w:tcW w:w="761" w:type="pct"/>
          </w:tcPr>
          <w:p w14:paraId="188923F5" w14:textId="77777777" w:rsidR="00E17754" w:rsidRPr="00E17754" w:rsidRDefault="00E17754" w:rsidP="002409CD"/>
        </w:tc>
      </w:tr>
      <w:tr w:rsidR="00E17754" w:rsidRPr="00E17754" w14:paraId="0A0370A7" w14:textId="77777777" w:rsidTr="00A20307">
        <w:trPr>
          <w:trHeight w:val="210"/>
        </w:trPr>
        <w:tc>
          <w:tcPr>
            <w:tcW w:w="956" w:type="pct"/>
            <w:vMerge/>
          </w:tcPr>
          <w:p w14:paraId="707D86EC" w14:textId="77777777" w:rsidR="00E17754" w:rsidRPr="00E17754" w:rsidRDefault="00E17754" w:rsidP="002409CD"/>
        </w:tc>
        <w:tc>
          <w:tcPr>
            <w:tcW w:w="931"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6" type="#_x0000_t75" style="width:12pt;height:13.1pt" o:ole="">
                  <v:imagedata r:id="rId26" o:title=""/>
                </v:shape>
                <o:OLEObject Type="Embed" ProgID="PBrush" ShapeID="_x0000_i1056" DrawAspect="Content" ObjectID="_1548233511" r:id="rId60"/>
              </w:object>
            </w:r>
          </w:p>
        </w:tc>
        <w:tc>
          <w:tcPr>
            <w:tcW w:w="635" w:type="pct"/>
          </w:tcPr>
          <w:p w14:paraId="1691BFAF" w14:textId="77777777" w:rsidR="00E17754" w:rsidRPr="00E17754" w:rsidRDefault="00E17754" w:rsidP="002409CD">
            <w:pPr>
              <w:rPr>
                <w:color w:val="7C17A9"/>
                <w:u w:val="single"/>
              </w:rPr>
            </w:pPr>
            <w:r w:rsidRPr="00E17754">
              <w:t>11/01/2016</w:t>
            </w:r>
          </w:p>
        </w:tc>
        <w:tc>
          <w:tcPr>
            <w:tcW w:w="863" w:type="pct"/>
          </w:tcPr>
          <w:p w14:paraId="70735AB0" w14:textId="77777777" w:rsidR="00E17754" w:rsidRPr="00E17754" w:rsidRDefault="00E17754" w:rsidP="002409CD">
            <w:r w:rsidRPr="00E17754">
              <w:t>&lt;form name M&gt;</w:t>
            </w:r>
          </w:p>
        </w:tc>
        <w:tc>
          <w:tcPr>
            <w:tcW w:w="611" w:type="pct"/>
          </w:tcPr>
          <w:p w14:paraId="146B0209" w14:textId="77777777" w:rsidR="00E17754" w:rsidRPr="00E17754" w:rsidRDefault="00E17754" w:rsidP="002409CD">
            <w:r w:rsidRPr="00E17754">
              <w:t>Program</w:t>
            </w:r>
          </w:p>
        </w:tc>
        <w:tc>
          <w:tcPr>
            <w:tcW w:w="761" w:type="pct"/>
          </w:tcPr>
          <w:p w14:paraId="6839BC8E" w14:textId="77777777" w:rsidR="00E17754" w:rsidRPr="00E17754" w:rsidRDefault="00E17754" w:rsidP="002409CD">
            <w:r w:rsidRPr="00E17754">
              <w:t>Y (Mary Kay)</w:t>
            </w:r>
          </w:p>
        </w:tc>
      </w:tr>
      <w:tr w:rsidR="00E17754" w:rsidRPr="00E17754" w14:paraId="74062747" w14:textId="77777777" w:rsidTr="00A20307">
        <w:trPr>
          <w:trHeight w:val="629"/>
        </w:trPr>
        <w:tc>
          <w:tcPr>
            <w:tcW w:w="956" w:type="pct"/>
          </w:tcPr>
          <w:p w14:paraId="41055AB5" w14:textId="77777777" w:rsidR="00E17754" w:rsidRPr="00E17754" w:rsidRDefault="00E17754" w:rsidP="002409CD">
            <w:r w:rsidRPr="00E17754">
              <w:rPr>
                <w:rFonts w:eastAsia="Calibri"/>
              </w:rPr>
              <w:object w:dxaOrig="156" w:dyaOrig="144" w14:anchorId="1ECA97A7">
                <v:shape id="_x0000_i1057" type="#_x0000_t75" style="width:16.35pt;height:14.75pt" o:ole="">
                  <v:imagedata r:id="rId22" o:title=""/>
                </v:shape>
                <o:OLEObject Type="Embed" ProgID="PBrush" ShapeID="_x0000_i1057" DrawAspect="Content" ObjectID="_1548233512" r:id="rId61"/>
              </w:object>
            </w:r>
            <w:r w:rsidRPr="00E17754">
              <w:t>Existing Type/Mechanism combinations deleted:</w:t>
            </w:r>
          </w:p>
        </w:tc>
        <w:tc>
          <w:tcPr>
            <w:tcW w:w="931" w:type="pct"/>
          </w:tcPr>
          <w:p w14:paraId="0575B9C2" w14:textId="77777777" w:rsidR="00E17754" w:rsidRPr="00E17754" w:rsidRDefault="00E17754" w:rsidP="002409CD">
            <w:pPr>
              <w:rPr>
                <w:b/>
              </w:rPr>
            </w:pPr>
            <w:r w:rsidRPr="00E17754">
              <w:t>3/T24</w:t>
            </w:r>
          </w:p>
        </w:tc>
        <w:tc>
          <w:tcPr>
            <w:tcW w:w="243"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3" w:type="pct"/>
          </w:tcPr>
          <w:p w14:paraId="5D278BE4" w14:textId="77777777" w:rsidR="00E17754" w:rsidRPr="00E17754" w:rsidRDefault="00E17754" w:rsidP="002409CD"/>
        </w:tc>
        <w:tc>
          <w:tcPr>
            <w:tcW w:w="611" w:type="pct"/>
          </w:tcPr>
          <w:p w14:paraId="512E8E88" w14:textId="77777777" w:rsidR="00E17754" w:rsidRPr="00E17754" w:rsidRDefault="00E17754" w:rsidP="002409CD"/>
        </w:tc>
        <w:tc>
          <w:tcPr>
            <w:tcW w:w="761" w:type="pct"/>
          </w:tcPr>
          <w:p w14:paraId="021ED60B" w14:textId="77777777" w:rsidR="00E17754" w:rsidRPr="00E17754" w:rsidRDefault="00E17754" w:rsidP="002409CD"/>
        </w:tc>
      </w:tr>
      <w:tr w:rsidR="00E17754" w:rsidRPr="00E17754" w14:paraId="08327670" w14:textId="77777777" w:rsidTr="00A20307">
        <w:trPr>
          <w:trHeight w:val="422"/>
        </w:trPr>
        <w:tc>
          <w:tcPr>
            <w:tcW w:w="956" w:type="pct"/>
            <w:vMerge w:val="restart"/>
          </w:tcPr>
          <w:p w14:paraId="2B1DD358" w14:textId="77777777" w:rsidR="00E17754" w:rsidRPr="00E17754" w:rsidRDefault="00E17754" w:rsidP="002409CD">
            <w:r w:rsidRPr="00E17754">
              <w:rPr>
                <w:rFonts w:eastAsia="Calibri"/>
              </w:rPr>
              <w:object w:dxaOrig="156" w:dyaOrig="144" w14:anchorId="5D289F68">
                <v:shape id="_x0000_i1058" type="#_x0000_t75" style="width:16.35pt;height:14.75pt" o:ole="">
                  <v:imagedata r:id="rId22" o:title=""/>
                </v:shape>
                <o:OLEObject Type="Embed" ProgID="PBrush" ShapeID="_x0000_i1058" DrawAspect="Content" ObjectID="_1548233513" r:id="rId62"/>
              </w:object>
            </w:r>
            <w:r w:rsidRPr="00E17754">
              <w:t>Existing Type/Mechanism combinations where questionnaire is updated:</w:t>
            </w:r>
          </w:p>
        </w:tc>
        <w:tc>
          <w:tcPr>
            <w:tcW w:w="931" w:type="pct"/>
          </w:tcPr>
          <w:p w14:paraId="3241ADD0" w14:textId="77777777" w:rsidR="00E17754" w:rsidRPr="00E17754" w:rsidRDefault="00E17754" w:rsidP="002409CD">
            <w:pPr>
              <w:rPr>
                <w:color w:val="7C17A9"/>
                <w:u w:val="single"/>
              </w:rPr>
            </w:pPr>
            <w:r w:rsidRPr="00E17754">
              <w:t>1/R21; 3/U15</w:t>
            </w:r>
          </w:p>
        </w:tc>
        <w:tc>
          <w:tcPr>
            <w:tcW w:w="243"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9" type="#_x0000_t75" style="width:13.1pt;height:13.1pt" o:ole="">
                  <v:imagedata r:id="rId24" o:title=""/>
                </v:shape>
                <o:OLEObject Type="Embed" ProgID="PBrush" ShapeID="_x0000_i1059" DrawAspect="Content" ObjectID="_1548233514" r:id="rId63"/>
              </w:object>
            </w:r>
          </w:p>
        </w:tc>
        <w:tc>
          <w:tcPr>
            <w:tcW w:w="635" w:type="pct"/>
          </w:tcPr>
          <w:p w14:paraId="0561A6C7" w14:textId="77777777" w:rsidR="00E17754" w:rsidRPr="00E17754" w:rsidRDefault="00E17754" w:rsidP="002409CD">
            <w:pPr>
              <w:rPr>
                <w:color w:val="7C17A9"/>
                <w:u w:val="single"/>
              </w:rPr>
            </w:pPr>
            <w:r w:rsidRPr="00E17754">
              <w:t>11/03/2016</w:t>
            </w:r>
          </w:p>
        </w:tc>
        <w:tc>
          <w:tcPr>
            <w:tcW w:w="863" w:type="pct"/>
          </w:tcPr>
          <w:p w14:paraId="0E47DF89" w14:textId="77777777" w:rsidR="00E17754" w:rsidRPr="00E17754" w:rsidRDefault="00E17754" w:rsidP="002409CD">
            <w:r w:rsidRPr="00E17754">
              <w:t>&lt;form name 3&gt;</w:t>
            </w:r>
          </w:p>
        </w:tc>
        <w:tc>
          <w:tcPr>
            <w:tcW w:w="611" w:type="pct"/>
          </w:tcPr>
          <w:p w14:paraId="765749EE" w14:textId="77777777" w:rsidR="00E17754" w:rsidRPr="00E17754" w:rsidRDefault="00E17754" w:rsidP="002409CD">
            <w:r w:rsidRPr="00E17754">
              <w:t>Program</w:t>
            </w:r>
          </w:p>
        </w:tc>
        <w:tc>
          <w:tcPr>
            <w:tcW w:w="761" w:type="pct"/>
          </w:tcPr>
          <w:p w14:paraId="0DBC3463" w14:textId="77777777" w:rsidR="00E17754" w:rsidRPr="00E17754" w:rsidRDefault="00E17754" w:rsidP="002409CD">
            <w:r w:rsidRPr="00E17754">
              <w:t>Y (Brad Pitt)</w:t>
            </w:r>
          </w:p>
        </w:tc>
      </w:tr>
      <w:tr w:rsidR="00E17754" w:rsidRPr="00E17754" w14:paraId="4C3A06CF" w14:textId="77777777" w:rsidTr="00A20307">
        <w:trPr>
          <w:trHeight w:val="350"/>
        </w:trPr>
        <w:tc>
          <w:tcPr>
            <w:tcW w:w="956" w:type="pct"/>
            <w:vMerge/>
          </w:tcPr>
          <w:p w14:paraId="12F64A35" w14:textId="77777777" w:rsidR="00E17754" w:rsidRPr="00E17754" w:rsidRDefault="00E17754" w:rsidP="002409CD"/>
        </w:tc>
        <w:tc>
          <w:tcPr>
            <w:tcW w:w="931" w:type="pct"/>
          </w:tcPr>
          <w:p w14:paraId="0D898A7B" w14:textId="77777777" w:rsidR="00E17754" w:rsidRPr="00E17754" w:rsidRDefault="00E17754" w:rsidP="002409CD">
            <w:pPr>
              <w:rPr>
                <w:color w:val="0070C0"/>
                <w:u w:val="single"/>
              </w:rPr>
            </w:pPr>
            <w:r w:rsidRPr="00E17754">
              <w:t>2/R44</w:t>
            </w:r>
          </w:p>
        </w:tc>
        <w:tc>
          <w:tcPr>
            <w:tcW w:w="243"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60" type="#_x0000_t75" style="width:12pt;height:13.1pt" o:ole="">
                  <v:imagedata r:id="rId26" o:title=""/>
                </v:shape>
                <o:OLEObject Type="Embed" ProgID="PBrush" ShapeID="_x0000_i1060" DrawAspect="Content" ObjectID="_1548233515" r:id="rId64"/>
              </w:object>
            </w:r>
          </w:p>
        </w:tc>
        <w:tc>
          <w:tcPr>
            <w:tcW w:w="635" w:type="pct"/>
          </w:tcPr>
          <w:p w14:paraId="358D133B" w14:textId="77777777" w:rsidR="00E17754" w:rsidRPr="00E17754" w:rsidRDefault="00E17754" w:rsidP="002409CD"/>
        </w:tc>
        <w:tc>
          <w:tcPr>
            <w:tcW w:w="863" w:type="pct"/>
          </w:tcPr>
          <w:p w14:paraId="00279F78" w14:textId="77777777" w:rsidR="00E17754" w:rsidRPr="00E17754" w:rsidRDefault="00E17754" w:rsidP="002409CD">
            <w:pPr>
              <w:rPr>
                <w:color w:val="7C17A9"/>
              </w:rPr>
            </w:pPr>
            <w:r w:rsidRPr="00E17754">
              <w:t>&lt;form name A&gt;</w:t>
            </w:r>
          </w:p>
        </w:tc>
        <w:tc>
          <w:tcPr>
            <w:tcW w:w="611" w:type="pct"/>
          </w:tcPr>
          <w:p w14:paraId="0B1D7AB1" w14:textId="77777777" w:rsidR="00E17754" w:rsidRPr="00E17754" w:rsidRDefault="00E17754" w:rsidP="002409CD">
            <w:r w:rsidRPr="00E17754">
              <w:t>Specialist</w:t>
            </w:r>
          </w:p>
        </w:tc>
        <w:tc>
          <w:tcPr>
            <w:tcW w:w="761" w:type="pct"/>
          </w:tcPr>
          <w:p w14:paraId="04F87F58" w14:textId="77777777" w:rsidR="00E17754" w:rsidRPr="00E17754" w:rsidRDefault="00E17754" w:rsidP="002409CD"/>
        </w:tc>
      </w:tr>
      <w:tr w:rsidR="00E17754" w:rsidRPr="00E17754" w14:paraId="05C55A5A" w14:textId="77777777" w:rsidTr="00A20307">
        <w:trPr>
          <w:trHeight w:val="350"/>
        </w:trPr>
        <w:tc>
          <w:tcPr>
            <w:tcW w:w="956" w:type="pct"/>
          </w:tcPr>
          <w:p w14:paraId="69241874" w14:textId="77777777" w:rsidR="00E17754" w:rsidRPr="00E17754" w:rsidRDefault="00E17754" w:rsidP="002409CD">
            <w:r w:rsidRPr="00E17754">
              <w:rPr>
                <w:rFonts w:eastAsia="Calibri"/>
              </w:rPr>
              <w:object w:dxaOrig="156" w:dyaOrig="144" w14:anchorId="49D2F940">
                <v:shape id="_x0000_i1061" type="#_x0000_t75" style="width:14.75pt;height:14.75pt" o:ole="">
                  <v:imagedata r:id="rId33" o:title=""/>
                </v:shape>
                <o:OLEObject Type="Embed" ProgID="PBrush" ShapeID="_x0000_i1061" DrawAspect="Content" ObjectID="_1548233516" r:id="rId65"/>
              </w:object>
            </w:r>
            <w:r w:rsidRPr="00E17754">
              <w:t>Existing Type/Mechanism combinations with no changes:</w:t>
            </w:r>
          </w:p>
        </w:tc>
        <w:tc>
          <w:tcPr>
            <w:tcW w:w="931" w:type="pct"/>
          </w:tcPr>
          <w:p w14:paraId="28CB0A9C" w14:textId="77777777" w:rsidR="00E17754" w:rsidRPr="00E17754" w:rsidRDefault="00E17754" w:rsidP="002409CD"/>
        </w:tc>
        <w:tc>
          <w:tcPr>
            <w:tcW w:w="243"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3" w:type="pct"/>
          </w:tcPr>
          <w:p w14:paraId="70A7B4BC" w14:textId="77777777" w:rsidR="00E17754" w:rsidRPr="00E17754" w:rsidRDefault="00E17754" w:rsidP="002409CD"/>
        </w:tc>
        <w:tc>
          <w:tcPr>
            <w:tcW w:w="611" w:type="pct"/>
          </w:tcPr>
          <w:p w14:paraId="6CCD8D0D" w14:textId="77777777" w:rsidR="00E17754" w:rsidRPr="00E17754" w:rsidRDefault="00E17754" w:rsidP="002409CD"/>
        </w:tc>
        <w:tc>
          <w:tcPr>
            <w:tcW w:w="761"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112" w:name="_Toc474491618"/>
      <w:r>
        <w:t>“Existing Type/Mechanism combinations with no changes” section mockup</w:t>
      </w:r>
      <w:bookmarkEnd w:id="112"/>
    </w:p>
    <w:p w14:paraId="291684E8" w14:textId="2456ADC5"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62" type="#_x0000_t75" style="width:16.35pt;height:14.75pt" o:ole="">
                  <v:imagedata r:id="rId22" o:title=""/>
                </v:shape>
                <o:OLEObject Type="Embed" ProgID="PBrush" ShapeID="_x0000_i1062" DrawAspect="Content" ObjectID="_1548233517" r:id="rId66"/>
              </w:object>
            </w:r>
            <w:r w:rsidRPr="00E17754">
              <w:t>Existing Type/Mechanism combinations with no changes:</w:t>
            </w:r>
          </w:p>
        </w:tc>
        <w:tc>
          <w:tcPr>
            <w:tcW w:w="931" w:type="pct"/>
          </w:tcPr>
          <w:p w14:paraId="646A04A2" w14:textId="0569D2EA" w:rsidR="00A20307" w:rsidRPr="00E17754" w:rsidRDefault="002C2C81" w:rsidP="002409CD">
            <w:pPr>
              <w:rPr>
                <w:color w:val="7C17A9"/>
                <w:u w:val="single"/>
              </w:rPr>
            </w:pPr>
            <w:r>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77777777" w:rsidR="00A20307" w:rsidRPr="00E17754" w:rsidRDefault="00A20307" w:rsidP="002409CD">
            <w:r w:rsidRPr="00E17754">
              <w:t>Specialist</w:t>
            </w:r>
          </w:p>
        </w:tc>
        <w:tc>
          <w:tcPr>
            <w:tcW w:w="761" w:type="pct"/>
          </w:tcPr>
          <w:p w14:paraId="2AC35CFB" w14:textId="77777777" w:rsidR="00A20307" w:rsidRPr="00E17754" w:rsidRDefault="00A20307" w:rsidP="002409CD"/>
        </w:tc>
      </w:tr>
    </w:tbl>
    <w:p w14:paraId="2C551B43" w14:textId="2D4C26B8" w:rsidR="00A20307" w:rsidRDefault="00A20307" w:rsidP="002409CD">
      <w:pPr>
        <w:pStyle w:val="BodyText"/>
      </w:pPr>
    </w:p>
    <w:p w14:paraId="5D7638E2" w14:textId="3CC663F1" w:rsidR="00F01C3C" w:rsidRDefault="00F01C3C" w:rsidP="002409CD">
      <w:pPr>
        <w:pStyle w:val="Heading3"/>
      </w:pPr>
      <w:bookmarkStart w:id="113" w:name="_Toc474491619"/>
      <w:r>
        <w:t>Revision module mockup</w:t>
      </w:r>
      <w:bookmarkEnd w:id="113"/>
    </w:p>
    <w:p w14:paraId="0E83D5D3" w14:textId="77777777" w:rsidR="005D2440" w:rsidRDefault="005D2440" w:rsidP="002409CD">
      <w:pPr>
        <w:pStyle w:val="BodyText"/>
      </w:pPr>
    </w:p>
    <w:p w14:paraId="50278E6E" w14:textId="59DD0133" w:rsidR="00F01C3C" w:rsidRPr="00F4592E" w:rsidRDefault="005D2440" w:rsidP="002409CD">
      <w:pPr>
        <w:pStyle w:val="BodyText"/>
      </w:pPr>
      <w:r w:rsidRPr="00F4592E">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63" type="#_x0000_t75" style="width:137.45pt;height:32.2pt" o:ole="">
            <v:imagedata r:id="rId20" o:title="" croptop="6359f" cropbottom="54729f" cropright="52949f"/>
          </v:shape>
          <o:OLEObject Type="Embed" ProgID="PBrush" ShapeID="_x0000_i1063" DrawAspect="Content" ObjectID="_1548233518" r:id="rId67"/>
        </w:object>
      </w:r>
    </w:p>
    <w:tbl>
      <w:tblPr>
        <w:tblStyle w:val="TableGrid"/>
        <w:tblW w:w="5000" w:type="pct"/>
        <w:tblLook w:val="04A0" w:firstRow="1" w:lastRow="0" w:firstColumn="1" w:lastColumn="0" w:noHBand="0" w:noVBand="1"/>
      </w:tblPr>
      <w:tblGrid>
        <w:gridCol w:w="1831"/>
        <w:gridCol w:w="1781"/>
        <w:gridCol w:w="474"/>
        <w:gridCol w:w="1217"/>
        <w:gridCol w:w="1651"/>
        <w:gridCol w:w="1168"/>
        <w:gridCol w:w="1454"/>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4" type="#_x0000_t75" style="width:14.75pt;height:14.75pt" o:ole="">
                  <v:imagedata r:id="rId22" o:title=""/>
                </v:shape>
                <o:OLEObject Type="Embed" ProgID="PBrush" ShapeID="_x0000_i1064" DrawAspect="Content" ObjectID="_1548233519" r:id="rId68"/>
              </w:object>
            </w:r>
            <w:r w:rsidRPr="00E17754">
              <w:t xml:space="preserve"> </w:t>
            </w:r>
            <w:r>
              <w:t xml:space="preserve">Revision </w:t>
            </w:r>
            <w:r w:rsidR="008E1FD4">
              <w:t>Greesheet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5" type="#_x0000_t75" style="width:13.1pt;height:13.1pt" o:ole="">
                  <v:imagedata r:id="rId24" o:title=""/>
                </v:shape>
                <o:OLEObject Type="Embed" ProgID="PBrush" ShapeID="_x0000_i1065" DrawAspect="Content" ObjectID="_1548233520" r:id="rId69"/>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114" w:name="_Toc474491620"/>
      <w:r>
        <w:t>Review and Test Module Screen Data elements</w:t>
      </w:r>
      <w:bookmarkEnd w:id="114"/>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lastRenderedPageBreak/>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return back to </w:t>
            </w:r>
            <w:r w:rsidR="0000619C">
              <w:t>Review Draft Greensheets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not displayed for Revision 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Revision Greensheet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w:t>
            </w:r>
            <w:r>
              <w:lastRenderedPageBreak/>
              <w:t>form in Form Builder</w:t>
            </w:r>
          </w:p>
        </w:tc>
        <w:tc>
          <w:tcPr>
            <w:tcW w:w="1350" w:type="dxa"/>
          </w:tcPr>
          <w:p w14:paraId="401A6717" w14:textId="4610EC55" w:rsidR="00D1304A" w:rsidRDefault="00D1304A" w:rsidP="002409CD">
            <w:r>
              <w:lastRenderedPageBreak/>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t>Select</w:t>
            </w:r>
          </w:p>
        </w:tc>
        <w:tc>
          <w:tcPr>
            <w:tcW w:w="2970" w:type="dxa"/>
          </w:tcPr>
          <w:p w14:paraId="13F02FEA" w14:textId="7107254B" w:rsidR="00D1304A" w:rsidRDefault="00D1304A" w:rsidP="002409CD">
            <w:r>
              <w:t>Allows to select form(s)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“Existing type/mechanism combinations with no changes”</w:t>
            </w:r>
          </w:p>
        </w:tc>
      </w:tr>
      <w:tr w:rsidR="00D1304A" w:rsidRPr="00DE06BD" w14:paraId="737187A5" w14:textId="77777777" w:rsidTr="003628EC">
        <w:tc>
          <w:tcPr>
            <w:tcW w:w="2538" w:type="dxa"/>
          </w:tcPr>
          <w:p w14:paraId="082295E3" w14:textId="1E007E87" w:rsidR="00D1304A" w:rsidRDefault="00D1304A" w:rsidP="002409CD">
            <w:r>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lastRenderedPageBreak/>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115" w:name="_Toc474491621"/>
      <w:r>
        <w:rPr>
          <w:noProof/>
        </w:rPr>
        <w:t>Test Greensheet functionality</w:t>
      </w:r>
      <w:bookmarkEnd w:id="115"/>
    </w:p>
    <w:p w14:paraId="26A5C7D7" w14:textId="6E3250D6" w:rsidR="00EC5443" w:rsidRDefault="00EC5443" w:rsidP="002409CD">
      <w:pPr>
        <w:pStyle w:val="Heading2"/>
      </w:pPr>
      <w:bookmarkStart w:id="116" w:name="_Toc474491622"/>
      <w:r>
        <w:t>“Test” flow of events</w:t>
      </w:r>
      <w:bookmarkEnd w:id="116"/>
    </w:p>
    <w:p w14:paraId="0D8C4695" w14:textId="2EA370E5" w:rsidR="00BB163C" w:rsidRDefault="00BB163C" w:rsidP="002409CD">
      <w:r>
        <w:t>Actor navigates to Review and Test Greensheet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117" w:name="_Toc474491623"/>
      <w:r>
        <w:lastRenderedPageBreak/>
        <w:t xml:space="preserve">Review and Test Greensheet </w:t>
      </w:r>
      <w:r w:rsidR="00EC5443">
        <w:t>Screen mockup</w:t>
      </w:r>
      <w:bookmarkEnd w:id="117"/>
    </w:p>
    <w:p w14:paraId="422AFC4F" w14:textId="2005786B" w:rsidR="00EC5443" w:rsidRPr="00EC5443" w:rsidRDefault="00EC5443" w:rsidP="002409CD">
      <w:r>
        <w:object w:dxaOrig="8676" w:dyaOrig="4764" w14:anchorId="4518CC42">
          <v:shape id="_x0000_i1066" type="#_x0000_t75" style="width:485.45pt;height:266.75pt" o:ole="">
            <v:imagedata r:id="rId37" o:title=""/>
          </v:shape>
          <o:OLEObject Type="Embed" ProgID="PBrush" ShapeID="_x0000_i1066" DrawAspect="Content" ObjectID="_1548233521" r:id="rId70"/>
        </w:object>
      </w:r>
    </w:p>
    <w:p w14:paraId="152F06E3" w14:textId="73E95902" w:rsidR="00F12107" w:rsidRDefault="00F12107" w:rsidP="002409CD">
      <w:pPr>
        <w:pStyle w:val="Heading2"/>
      </w:pPr>
      <w:bookmarkStart w:id="118" w:name="_Toc474491624"/>
      <w:r>
        <w:t>Sub-questions</w:t>
      </w:r>
      <w:bookmarkEnd w:id="118"/>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7" type="#_x0000_t75" style="width:376.9pt;height:74.75pt" o:ole="">
            <v:imagedata r:id="rId71" o:title="" cropright="8698f"/>
          </v:shape>
          <o:OLEObject Type="Embed" ProgID="PBrush" ShapeID="_x0000_i1067" DrawAspect="Content" ObjectID="_1548233522" r:id="rId72"/>
        </w:object>
      </w:r>
    </w:p>
    <w:p w14:paraId="640F5B89" w14:textId="77777777" w:rsidR="00F12107" w:rsidRPr="00F12107" w:rsidRDefault="00F12107" w:rsidP="002409CD"/>
    <w:p w14:paraId="23373BFE" w14:textId="231602BE" w:rsidR="00EC5443" w:rsidRDefault="003A277A" w:rsidP="002409CD">
      <w:pPr>
        <w:pStyle w:val="Heading2"/>
      </w:pPr>
      <w:bookmarkStart w:id="119" w:name="_Toc474491625"/>
      <w:r>
        <w:t xml:space="preserve">Review and Test Greensheet </w:t>
      </w:r>
      <w:r w:rsidR="00EC5443">
        <w:t>Screen Data elements</w:t>
      </w:r>
      <w:bookmarkEnd w:id="119"/>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2409CD">
            <w:r w:rsidRPr="004A5C0B">
              <w:t>Element Name</w:t>
            </w:r>
          </w:p>
        </w:tc>
        <w:tc>
          <w:tcPr>
            <w:tcW w:w="369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Element Type</w:t>
            </w:r>
          </w:p>
        </w:tc>
        <w:tc>
          <w:tcPr>
            <w:tcW w:w="2268" w:type="dxa"/>
            <w:shd w:val="clear" w:color="auto" w:fill="DDD9C3" w:themeFill="background2" w:themeFillShade="E6"/>
          </w:tcPr>
          <w:p w14:paraId="2A756B00" w14:textId="77777777" w:rsidR="00E10BBF" w:rsidRPr="004A5C0B" w:rsidRDefault="00E10BBF" w:rsidP="002409CD">
            <w:r w:rsidRPr="004A5C0B">
              <w:t>Comments</w:t>
            </w:r>
          </w:p>
        </w:tc>
      </w:tr>
      <w:tr w:rsidR="00E10BBF" w:rsidRPr="00DE06BD" w14:paraId="3E5AA503" w14:textId="77777777" w:rsidTr="00350B08">
        <w:trPr>
          <w:trHeight w:val="314"/>
        </w:trPr>
        <w:tc>
          <w:tcPr>
            <w:tcW w:w="2178" w:type="dxa"/>
          </w:tcPr>
          <w:p w14:paraId="2E558EC9" w14:textId="7D7087DE" w:rsidR="00E10BBF" w:rsidRDefault="00E10BBF" w:rsidP="002409CD">
            <w:r>
              <w:t>Review and Test Greensheet</w:t>
            </w:r>
          </w:p>
        </w:tc>
        <w:tc>
          <w:tcPr>
            <w:tcW w:w="369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350B08">
        <w:tc>
          <w:tcPr>
            <w:tcW w:w="2178" w:type="dxa"/>
          </w:tcPr>
          <w:p w14:paraId="228A730E" w14:textId="2ED2056B" w:rsidR="00E10BBF" w:rsidRDefault="00E10BBF" w:rsidP="002409CD">
            <w:r>
              <w:lastRenderedPageBreak/>
              <w:t>Form Name</w:t>
            </w:r>
          </w:p>
        </w:tc>
        <w:tc>
          <w:tcPr>
            <w:tcW w:w="3690" w:type="dxa"/>
          </w:tcPr>
          <w:p w14:paraId="346C9F8D" w14:textId="7FEADF73" w:rsidR="00E10BBF" w:rsidRDefault="00B63610" w:rsidP="002409CD">
            <w:r>
              <w:t>Displays form name that is exported from Form Builder</w:t>
            </w:r>
          </w:p>
        </w:tc>
        <w:tc>
          <w:tcPr>
            <w:tcW w:w="1440" w:type="dxa"/>
          </w:tcPr>
          <w:p w14:paraId="4631B84B" w14:textId="32353064" w:rsidR="00E10BBF" w:rsidRDefault="00B63610" w:rsidP="002409CD">
            <w:r>
              <w:t>Read-only</w:t>
            </w:r>
          </w:p>
        </w:tc>
        <w:tc>
          <w:tcPr>
            <w:tcW w:w="2268" w:type="dxa"/>
          </w:tcPr>
          <w:p w14:paraId="7C77E770" w14:textId="77777777" w:rsidR="00E10BBF" w:rsidRPr="00DE06BD" w:rsidRDefault="00E10BBF" w:rsidP="002409CD"/>
        </w:tc>
      </w:tr>
      <w:tr w:rsidR="00E10BBF" w:rsidRPr="00DE06BD" w14:paraId="57214E36" w14:textId="77777777" w:rsidTr="00350B08">
        <w:tc>
          <w:tcPr>
            <w:tcW w:w="2178" w:type="dxa"/>
          </w:tcPr>
          <w:p w14:paraId="6EC40431" w14:textId="2BDB0801" w:rsidR="00E10BBF" w:rsidRDefault="00E10BBF" w:rsidP="002409CD">
            <w:r>
              <w:t>Form Type</w:t>
            </w:r>
          </w:p>
        </w:tc>
        <w:tc>
          <w:tcPr>
            <w:tcW w:w="369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350B08">
        <w:tc>
          <w:tcPr>
            <w:tcW w:w="2178" w:type="dxa"/>
          </w:tcPr>
          <w:p w14:paraId="4A3AABBD" w14:textId="753DD18B" w:rsidR="00E10BBF" w:rsidRDefault="00E10BBF" w:rsidP="002409CD">
            <w:r>
              <w:t>Applied to</w:t>
            </w:r>
          </w:p>
        </w:tc>
        <w:tc>
          <w:tcPr>
            <w:tcW w:w="3690" w:type="dxa"/>
          </w:tcPr>
          <w:p w14:paraId="47DB4FB2" w14:textId="2737E5DC" w:rsidR="00E10BBF" w:rsidRDefault="00B91168" w:rsidP="002409CD">
            <w:r>
              <w:t>Displays the list of type/mech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350B08">
        <w:tc>
          <w:tcPr>
            <w:tcW w:w="2178" w:type="dxa"/>
          </w:tcPr>
          <w:p w14:paraId="4D7E4EA6" w14:textId="4B0A7D6C" w:rsidR="00E10BBF" w:rsidRDefault="00B63610" w:rsidP="002409CD">
            <w:r>
              <w:t>Print</w:t>
            </w:r>
          </w:p>
        </w:tc>
        <w:tc>
          <w:tcPr>
            <w:tcW w:w="369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350B08">
        <w:tc>
          <w:tcPr>
            <w:tcW w:w="2178" w:type="dxa"/>
          </w:tcPr>
          <w:p w14:paraId="3ED27D61" w14:textId="76D216BD" w:rsidR="00E10BBF" w:rsidRDefault="00B63610" w:rsidP="002409CD">
            <w:r>
              <w:t>Testing Completed</w:t>
            </w:r>
          </w:p>
        </w:tc>
        <w:tc>
          <w:tcPr>
            <w:tcW w:w="369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350B08">
        <w:tc>
          <w:tcPr>
            <w:tcW w:w="2178" w:type="dxa"/>
          </w:tcPr>
          <w:p w14:paraId="7C31DC88" w14:textId="5331FCF1" w:rsidR="00B63610" w:rsidRDefault="00B63610" w:rsidP="002409CD">
            <w:r>
              <w:t>Validate Submission</w:t>
            </w:r>
          </w:p>
        </w:tc>
        <w:tc>
          <w:tcPr>
            <w:tcW w:w="369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3"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greensheet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120" w:name="_Toc464557487"/>
            <w:bookmarkStart w:id="121" w:name="_Toc464557489"/>
            <w:r w:rsidRPr="004A5C0B">
              <w:t>Alternative flows</w:t>
            </w:r>
            <w:bookmarkEnd w:id="120"/>
            <w:r>
              <w:t xml:space="preserve"> =&gt; Submit a greensheet</w:t>
            </w:r>
            <w:bookmarkEnd w:id="121"/>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350B08">
        <w:tc>
          <w:tcPr>
            <w:tcW w:w="2178" w:type="dxa"/>
          </w:tcPr>
          <w:p w14:paraId="15E56076" w14:textId="09C89134" w:rsidR="00B63610" w:rsidRDefault="00B63610" w:rsidP="002409CD">
            <w:r>
              <w:lastRenderedPageBreak/>
              <w:t>Clear All Answers</w:t>
            </w:r>
          </w:p>
        </w:tc>
        <w:tc>
          <w:tcPr>
            <w:tcW w:w="369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4"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122" w:name="_Toc464557488"/>
            <w:r>
              <w:t>Edit and Save a greensheet</w:t>
            </w:r>
            <w:bookmarkEnd w:id="122"/>
            <w:r>
              <w:t xml:space="preserve"> =&gt; </w:t>
            </w:r>
            <w:r w:rsidRPr="00E2236D">
              <w:rPr>
                <w:color w:val="000000"/>
                <w:szCs w:val="24"/>
              </w:rPr>
              <w:t>Clear All Answers</w:t>
            </w:r>
          </w:p>
        </w:tc>
      </w:tr>
      <w:tr w:rsidR="00B63610" w:rsidRPr="00DE06BD" w14:paraId="0C2B8C55" w14:textId="77777777" w:rsidTr="00350B08">
        <w:tc>
          <w:tcPr>
            <w:tcW w:w="2178" w:type="dxa"/>
          </w:tcPr>
          <w:p w14:paraId="01736255" w14:textId="0383E423" w:rsidR="00B63610" w:rsidRDefault="00B63610" w:rsidP="002409CD">
            <w:r>
              <w:t>View All Comments</w:t>
            </w:r>
          </w:p>
        </w:tc>
        <w:tc>
          <w:tcPr>
            <w:tcW w:w="369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5"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350B08">
        <w:tc>
          <w:tcPr>
            <w:tcW w:w="2178" w:type="dxa"/>
          </w:tcPr>
          <w:p w14:paraId="28B48B2B" w14:textId="3DD4315D" w:rsidR="00B63610" w:rsidRDefault="00B63610" w:rsidP="002409CD">
            <w:r>
              <w:t>Close</w:t>
            </w:r>
          </w:p>
        </w:tc>
        <w:tc>
          <w:tcPr>
            <w:tcW w:w="369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Displayed to a Tester (Program or Specialist) who clicked on the link in email</w:t>
            </w:r>
          </w:p>
        </w:tc>
      </w:tr>
      <w:tr w:rsidR="00B63610" w:rsidRPr="00DE06BD" w14:paraId="4F051644" w14:textId="77777777" w:rsidTr="00350B08">
        <w:tc>
          <w:tcPr>
            <w:tcW w:w="2178" w:type="dxa"/>
          </w:tcPr>
          <w:p w14:paraId="23D38E7D" w14:textId="3733803D" w:rsidR="00B63610" w:rsidRDefault="00B63610" w:rsidP="002409CD">
            <w:r>
              <w:t>Close and Go Back</w:t>
            </w:r>
          </w:p>
        </w:tc>
        <w:tc>
          <w:tcPr>
            <w:tcW w:w="369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lastRenderedPageBreak/>
              <w:t xml:space="preserve">For description of elements, please refer to </w:t>
            </w:r>
            <w:hyperlink r:id="rId76"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123" w:name="_Toc464557506"/>
            <w:bookmarkStart w:id="124" w:name="_Toc464557509"/>
            <w:r w:rsidRPr="004A5C0B">
              <w:t>USER INTERFACE</w:t>
            </w:r>
            <w:bookmarkEnd w:id="123"/>
            <w:r>
              <w:t xml:space="preserve"> =&gt; UI elements and rules</w:t>
            </w:r>
            <w:bookmarkEnd w:id="124"/>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125" w:name="_Toc474491626"/>
      <w:r>
        <w:rPr>
          <w:noProof/>
        </w:rPr>
        <w:t>Promote or Reject the module functionality</w:t>
      </w:r>
      <w:bookmarkEnd w:id="125"/>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77777777" w:rsidR="00A8393E" w:rsidRDefault="00A8393E" w:rsidP="002409CD">
      <w:pPr>
        <w:pStyle w:val="BodyText"/>
        <w:numPr>
          <w:ilvl w:val="0"/>
          <w:numId w:val="12"/>
        </w:numPr>
      </w:pPr>
      <w:r>
        <w:rPr>
          <w:noProof/>
        </w:rPr>
        <w:t>The system:</w:t>
      </w:r>
    </w:p>
    <w:p w14:paraId="2CCDA551" w14:textId="7DBA2374" w:rsidR="008D1A54" w:rsidRDefault="00A8393E" w:rsidP="002409CD">
      <w:pPr>
        <w:pStyle w:val="BodyText"/>
        <w:numPr>
          <w:ilvl w:val="1"/>
          <w:numId w:val="12"/>
        </w:numPr>
      </w:pPr>
      <w:r>
        <w:rPr>
          <w:noProof/>
        </w:rPr>
        <w:t>D</w:t>
      </w:r>
      <w:r w:rsidR="007F681C">
        <w:rPr>
          <w:noProof/>
        </w:rPr>
        <w:t>i</w:t>
      </w:r>
      <w:r>
        <w:rPr>
          <w:noProof/>
        </w:rPr>
        <w:t>splays correcponding warning</w:t>
      </w:r>
    </w:p>
    <w:p w14:paraId="4495F1A6" w14:textId="1EF8A24B" w:rsidR="008D1A54" w:rsidRDefault="00A8393E" w:rsidP="002409CD">
      <w:pPr>
        <w:pStyle w:val="BodyText"/>
      </w:pPr>
      <w:r>
        <w:rPr>
          <w:noProof/>
        </w:rPr>
        <w:t xml:space="preserve"> </w:t>
      </w:r>
      <w:r>
        <w:rPr>
          <w:noProof/>
        </w:rPr>
        <w:drawing>
          <wp:inline distT="0" distB="0" distL="0" distR="0" wp14:anchorId="28344E4D" wp14:editId="79ACB2FD">
            <wp:extent cx="4267200" cy="1676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67200" cy="1676400"/>
                    </a:xfrm>
                    <a:prstGeom prst="rect">
                      <a:avLst/>
                    </a:prstGeom>
                  </pic:spPr>
                </pic:pic>
              </a:graphicData>
            </a:graphic>
          </wp:inline>
        </w:drawing>
      </w:r>
    </w:p>
    <w:p w14:paraId="47645694" w14:textId="4FACF858" w:rsidR="008D1A54" w:rsidRPr="004304F3" w:rsidRDefault="004304F3" w:rsidP="002409CD">
      <w:pPr>
        <w:pStyle w:val="Caption"/>
      </w:pPr>
      <w:r w:rsidRPr="004304F3">
        <w:t>or</w:t>
      </w:r>
    </w:p>
    <w:p w14:paraId="6F5A4D78" w14:textId="77777777" w:rsidR="00A8393E" w:rsidRDefault="00A8393E" w:rsidP="002409CD">
      <w:pPr>
        <w:pStyle w:val="BodyText"/>
      </w:pPr>
      <w:r>
        <w:rPr>
          <w:noProof/>
        </w:rPr>
        <w:drawing>
          <wp:inline distT="0" distB="0" distL="0" distR="0" wp14:anchorId="715B9E00" wp14:editId="62C95D36">
            <wp:extent cx="42976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97680" cy="1676400"/>
                    </a:xfrm>
                    <a:prstGeom prst="rect">
                      <a:avLst/>
                    </a:prstGeom>
                  </pic:spPr>
                </pic:pic>
              </a:graphicData>
            </a:graphic>
          </wp:inline>
        </w:drawing>
      </w:r>
    </w:p>
    <w:p w14:paraId="765AEF66" w14:textId="77777777" w:rsidR="00197265" w:rsidRDefault="00197265" w:rsidP="002409CD">
      <w:pPr>
        <w:pStyle w:val="BodyText"/>
      </w:pPr>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p>
    <w:p w14:paraId="4745A864" w14:textId="2FFA7B95" w:rsidR="007F681C" w:rsidRDefault="007F681C" w:rsidP="002409CD">
      <w:pPr>
        <w:pStyle w:val="BodyText"/>
        <w:numPr>
          <w:ilvl w:val="0"/>
          <w:numId w:val="15"/>
        </w:numPr>
      </w:pPr>
      <w:r>
        <w:t>Saves the date when a module has been promoted/rejected</w:t>
      </w:r>
    </w:p>
    <w:p w14:paraId="0A2A1EC0" w14:textId="70715052" w:rsidR="00A8393E" w:rsidRDefault="00A8393E" w:rsidP="002409CD">
      <w:pPr>
        <w:pStyle w:val="BodyText"/>
        <w:numPr>
          <w:ilvl w:val="0"/>
          <w:numId w:val="15"/>
        </w:numPr>
      </w:pPr>
      <w:r>
        <w:t xml:space="preserve">Sends email. See this </w:t>
      </w:r>
      <w:r w:rsidR="004304F3">
        <w:t xml:space="preserve">document, </w:t>
      </w:r>
      <w:r>
        <w:t xml:space="preserve">sec. “Email Notifications about greensheets module deployment process”. </w:t>
      </w:r>
    </w:p>
    <w:p w14:paraId="0CEA64C6" w14:textId="77777777" w:rsidR="00A02B76" w:rsidRDefault="00A8393E" w:rsidP="002409CD">
      <w:pPr>
        <w:pStyle w:val="BodyText"/>
        <w:numPr>
          <w:ilvl w:val="0"/>
          <w:numId w:val="15"/>
        </w:numPr>
      </w:pPr>
      <w:r>
        <w:t>R</w:t>
      </w:r>
      <w:r w:rsidR="00FA583C">
        <w:t>eturns user to the Review Draft Greensheet screen</w:t>
      </w:r>
      <w:r w:rsidR="00A02B76">
        <w:t>.</w:t>
      </w:r>
      <w:r w:rsidR="008D1A54">
        <w:t xml:space="preserve"> </w:t>
      </w:r>
      <w:r w:rsidR="00A02B76">
        <w:t>When user returned to this screen, the system checks if any unprocessed module left:</w:t>
      </w:r>
    </w:p>
    <w:p w14:paraId="1728BC2D" w14:textId="77777777"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p>
    <w:p w14:paraId="5A0396BD" w14:textId="77777777" w:rsidR="00A02B76" w:rsidRDefault="00A02B76" w:rsidP="002409CD">
      <w:pPr>
        <w:pStyle w:val="BodyText"/>
        <w:numPr>
          <w:ilvl w:val="0"/>
          <w:numId w:val="14"/>
        </w:numPr>
      </w:pPr>
      <w:r>
        <w:t>If at least one unprocessed module left, the system displays a version of the screen with selected unprocessed module</w:t>
      </w:r>
    </w:p>
    <w:p w14:paraId="56BAA45B" w14:textId="7D671A67" w:rsidR="00A02B76" w:rsidRDefault="004304F3" w:rsidP="002409CD">
      <w:pPr>
        <w:pStyle w:val="BodyText"/>
      </w:pPr>
      <w:r>
        <w:rPr>
          <w:noProof/>
        </w:rPr>
        <w:lastRenderedPageBreak/>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126" w:name="_Toc474491627"/>
      <w:r w:rsidRPr="00A65F80">
        <w:t>Import templates from GS Form Builder</w:t>
      </w:r>
      <w:bookmarkEnd w:id="126"/>
    </w:p>
    <w:p w14:paraId="21370057" w14:textId="77777777" w:rsidR="00A65F80" w:rsidRDefault="00A65F80" w:rsidP="002409CD">
      <w:pPr>
        <w:pStyle w:val="BodyText"/>
      </w:pPr>
      <w:r>
        <w:t>Specific templates for each module are created and approved in Form Builder. After exporting a module from Form Builder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966"/>
        <w:gridCol w:w="7789"/>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51EFA5E"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System will be able to parse, and interpret for the purpose </w:t>
            </w:r>
            <w:r w:rsidRPr="00965D06">
              <w:rPr>
                <w:rFonts w:ascii="Arial" w:eastAsia="Times New Roman" w:hAnsi="Arial" w:cs="Arial"/>
                <w:color w:val="000000"/>
              </w:rPr>
              <w:t xml:space="preserve">of </w:t>
            </w:r>
            <w:del w:id="127" w:author="Polonsky, Yakov (NIH/NCI) [C]" w:date="2017-02-10T11:42:00Z">
              <w:r w:rsidRPr="00965D06" w:rsidDel="00B16A3E">
                <w:rPr>
                  <w:rFonts w:ascii="Arial" w:eastAsia="Times New Roman" w:hAnsi="Arial" w:cs="Arial"/>
                  <w:color w:val="000000"/>
                </w:rPr>
                <w:delText>generating "template" HTML code</w:delText>
              </w:r>
            </w:del>
            <w:ins w:id="128" w:author="Polonsky, Yakov (NIH/NCI) [C]" w:date="2017-02-10T11:42:00Z">
              <w:r w:rsidR="00B16A3E" w:rsidRPr="00965D06">
                <w:rPr>
                  <w:rFonts w:ascii="Arial" w:eastAsia="Times New Roman" w:hAnsi="Arial" w:cs="Arial"/>
                  <w:color w:val="000000"/>
                </w:rPr>
                <w:t>extracting forms with elements, questions, and possible answers</w:t>
              </w:r>
            </w:ins>
            <w:r w:rsidRPr="00965D06">
              <w:rPr>
                <w:rFonts w:ascii="Arial" w:eastAsia="Times New Roman" w:hAnsi="Arial" w:cs="Arial"/>
                <w:color w:val="000000"/>
              </w:rPr>
              <w:t>, source files with question definitions that meet the following conditions.</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5E137FAF"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del w:id="129" w:author="Tulchinskaya, Gaby (NIH/NCI) [C]" w:date="2017-02-10T11:16:00Z">
              <w:r w:rsidRPr="00E432B9" w:rsidDel="00110667">
                <w:rPr>
                  <w:rFonts w:ascii="Arial" w:eastAsia="Times New Roman" w:hAnsi="Arial" w:cs="Arial"/>
                  <w:color w:val="000000"/>
                </w:rPr>
                <w:delText xml:space="preserve">four </w:delText>
              </w:r>
            </w:del>
            <w:ins w:id="130" w:author="Tulchinskaya, Gaby (NIH/NCI) [C]" w:date="2017-02-10T11:16:00Z">
              <w:r w:rsidR="00110667">
                <w:rPr>
                  <w:rFonts w:ascii="Arial" w:eastAsia="Times New Roman" w:hAnsi="Arial" w:cs="Arial"/>
                  <w:color w:val="000000"/>
                </w:rPr>
                <w:t>five</w:t>
              </w:r>
              <w:r w:rsidR="00110667" w:rsidRPr="00E432B9">
                <w:rPr>
                  <w:rFonts w:ascii="Arial" w:eastAsia="Times New Roman" w:hAnsi="Arial" w:cs="Arial"/>
                  <w:color w:val="000000"/>
                </w:rPr>
                <w:t xml:space="preserve"> </w:t>
              </w:r>
            </w:ins>
            <w:r w:rsidRPr="00E432B9">
              <w:rPr>
                <w:rFonts w:ascii="Arial" w:eastAsia="Times New Roman" w:hAnsi="Arial" w:cs="Arial"/>
                <w:color w:val="000000"/>
              </w:rPr>
              <w:t>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 Program greensheets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greensheets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greensheets for competing grants, </w:t>
            </w:r>
          </w:p>
          <w:p w14:paraId="4B3D4F22" w14:textId="77777777" w:rsidR="00110667" w:rsidRDefault="00A65F80" w:rsidP="002815CB">
            <w:pPr>
              <w:pStyle w:val="Notes"/>
              <w:outlineLvl w:val="0"/>
              <w:rPr>
                <w:ins w:id="131" w:author="Tulchinskaya, Gaby (NIH/NCI) [C]" w:date="2017-02-10T11:16:00Z"/>
                <w:rFonts w:ascii="Arial" w:eastAsia="Times New Roman" w:hAnsi="Arial" w:cs="Arial"/>
                <w:color w:val="000000"/>
              </w:rPr>
            </w:pPr>
            <w:r w:rsidRPr="00E432B9">
              <w:rPr>
                <w:rFonts w:ascii="Arial" w:eastAsia="Times New Roman" w:hAnsi="Arial" w:cs="Arial"/>
                <w:color w:val="000000"/>
              </w:rPr>
              <w:t>        iv) Specialist greensheets for non-competing grants</w:t>
            </w:r>
          </w:p>
          <w:p w14:paraId="0AA576F5" w14:textId="0242B0A9" w:rsidR="00A65F80" w:rsidRPr="00E432B9" w:rsidRDefault="00110667" w:rsidP="002815CB">
            <w:pPr>
              <w:pStyle w:val="Notes"/>
              <w:outlineLvl w:val="0"/>
              <w:rPr>
                <w:rFonts w:ascii="Arial" w:eastAsia="Times New Roman" w:hAnsi="Arial" w:cs="Arial"/>
                <w:color w:val="000000"/>
              </w:rPr>
            </w:pPr>
            <w:ins w:id="132" w:author="Tulchinskaya, Gaby (NIH/NCI) [C]" w:date="2017-02-10T11:16:00Z">
              <w:r>
                <w:rPr>
                  <w:rFonts w:ascii="Arial" w:eastAsia="Times New Roman" w:hAnsi="Arial" w:cs="Arial"/>
                  <w:color w:val="000000"/>
                </w:rPr>
                <w:t>v) Revision greenshets</w:t>
              </w:r>
            </w:ins>
            <w:r w:rsidR="00A65F80" w:rsidRPr="00E432B9">
              <w:rPr>
                <w:rFonts w:ascii="Arial" w:eastAsia="Times New Roman" w:hAnsi="Arial" w:cs="Arial"/>
                <w:color w:val="000000"/>
              </w:rPr>
              <w:t xml:space="preserve">,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3D7C9817" w:rsidR="00A65F80" w:rsidRPr="00965D06" w:rsidDel="00163CD8" w:rsidRDefault="00A65F80" w:rsidP="002815CB">
            <w:pPr>
              <w:pStyle w:val="Notes"/>
              <w:outlineLvl w:val="0"/>
              <w:rPr>
                <w:del w:id="133" w:author="Polonsky, Yakov (NIH/NCI) [C]" w:date="2017-02-10T11:43:00Z"/>
                <w:rFonts w:ascii="Arial" w:eastAsia="Times New Roman" w:hAnsi="Arial" w:cs="Arial"/>
                <w:color w:val="000000"/>
              </w:rPr>
            </w:pPr>
            <w:del w:id="134" w:author="Polonsky, Yakov (NIH/NCI) [C]" w:date="2017-02-10T11:43:00Z">
              <w:r w:rsidRPr="00965D06" w:rsidDel="00163CD8">
                <w:rPr>
                  <w:rFonts w:ascii="Arial" w:eastAsia="Times New Roman" w:hAnsi="Arial" w:cs="Arial"/>
                  <w:color w:val="000000"/>
                </w:rPr>
                <w:delText>The purpose of this requirement is to reduce the size of each individual file and to simplify locating specific places within the file(s) where content has to be changed.</w:delText>
              </w:r>
            </w:del>
          </w:p>
          <w:p w14:paraId="081F0C50" w14:textId="6FE38996" w:rsidR="00A65F80" w:rsidRPr="00965D06" w:rsidRDefault="00A65F80" w:rsidP="002815CB">
            <w:pPr>
              <w:pStyle w:val="Notes"/>
              <w:outlineLvl w:val="0"/>
              <w:rPr>
                <w:rFonts w:ascii="Arial" w:eastAsia="Times New Roman" w:hAnsi="Arial" w:cs="Arial"/>
                <w:color w:val="000000"/>
              </w:rPr>
            </w:pPr>
          </w:p>
          <w:p w14:paraId="2A2805DF" w14:textId="77777777" w:rsidR="00A65F80" w:rsidRPr="00965D06"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965D06" w:rsidRDefault="00A65F80" w:rsidP="002815CB">
            <w:pPr>
              <w:pStyle w:val="Notes"/>
              <w:outlineLvl w:val="0"/>
              <w:rPr>
                <w:rFonts w:ascii="Arial" w:eastAsia="Times New Roman" w:hAnsi="Arial" w:cs="Arial"/>
                <w:color w:val="000000"/>
              </w:rPr>
            </w:pPr>
          </w:p>
          <w:p w14:paraId="370376F5" w14:textId="24061E8B" w:rsidR="00A65F80" w:rsidRPr="00E432B9"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greensheet forms for grants of more than one type/mechanism. Each type/mechanism combination to which the </w:t>
            </w:r>
            <w:del w:id="135" w:author="Polonsky, Yakov (NIH/NCI) [C]" w:date="2017-02-10T11:44:00Z">
              <w:r w:rsidRPr="00965D06" w:rsidDel="009B681F">
                <w:rPr>
                  <w:rFonts w:ascii="Arial" w:eastAsia="Times New Roman" w:hAnsi="Arial" w:cs="Arial"/>
                  <w:color w:val="000000"/>
                </w:rPr>
                <w:delText xml:space="preserve">question </w:delText>
              </w:r>
            </w:del>
            <w:ins w:id="136" w:author="Polonsky, Yakov (NIH/NCI) [C]" w:date="2017-02-10T11:44:00Z">
              <w:r w:rsidR="009B681F" w:rsidRPr="00965D06">
                <w:rPr>
                  <w:rFonts w:ascii="Arial" w:eastAsia="Times New Roman" w:hAnsi="Arial" w:cs="Arial"/>
                  <w:color w:val="000000"/>
                </w:rPr>
                <w:t xml:space="preserve">form </w:t>
              </w:r>
            </w:ins>
            <w:r w:rsidRPr="00965D06">
              <w:rPr>
                <w:rFonts w:ascii="Arial" w:eastAsia="Times New Roman" w:hAnsi="Arial" w:cs="Arial"/>
                <w:color w:val="000000"/>
              </w:rPr>
              <w:t>is applicable will be specified individually.</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lastRenderedPageBreak/>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965D06">
        <w:trPr>
          <w:trHeight w:val="2816"/>
        </w:trPr>
        <w:tc>
          <w:tcPr>
            <w:tcW w:w="1139" w:type="dxa"/>
          </w:tcPr>
          <w:p w14:paraId="3936B10B" w14:textId="77777777" w:rsidR="00A65F80" w:rsidRPr="00E432B9" w:rsidRDefault="00A65F80" w:rsidP="002409CD">
            <w:r w:rsidRPr="00E432B9">
              <w:lastRenderedPageBreak/>
              <w:t>SR0070-020</w:t>
            </w:r>
          </w:p>
        </w:tc>
        <w:tc>
          <w:tcPr>
            <w:tcW w:w="1579" w:type="dxa"/>
          </w:tcPr>
          <w:p w14:paraId="0232C725" w14:textId="77777777" w:rsidR="00A65F80" w:rsidRPr="00E432B9" w:rsidRDefault="00A65F80" w:rsidP="002409CD">
            <w:r w:rsidRPr="00E432B9">
              <w:t>Output files and database storage</w:t>
            </w:r>
          </w:p>
        </w:tc>
        <w:tc>
          <w:tcPr>
            <w:tcW w:w="6840" w:type="dxa"/>
          </w:tcPr>
          <w:p w14:paraId="710E893D" w14:textId="774D9D61" w:rsidR="00A65F80" w:rsidRPr="00E432B9" w:rsidRDefault="00A65F80" w:rsidP="00006563">
            <w:pPr>
              <w:pStyle w:val="Notes"/>
              <w:numPr>
                <w:ilvl w:val="0"/>
                <w:numId w:val="7"/>
              </w:numPr>
              <w:ind w:left="360" w:hanging="360"/>
              <w:outlineLvl w:val="0"/>
              <w:rPr>
                <w:rFonts w:ascii="Arial" w:eastAsia="Times New Roman" w:hAnsi="Arial" w:cs="Arial"/>
                <w:color w:val="000000"/>
              </w:rPr>
            </w:pPr>
            <w:del w:id="137" w:author="Polonsky, Yakov (NIH/NCI) [C]" w:date="2017-02-10T11:46:00Z">
              <w:r w:rsidRPr="00965D06" w:rsidDel="009B681F">
                <w:rPr>
                  <w:rFonts w:ascii="Arial" w:eastAsia="Times New Roman" w:hAnsi="Arial" w:cs="Arial"/>
                  <w:color w:val="000000"/>
                </w:rPr>
                <w:delText>System will output the generated templates as regular ASCII text files</w:delText>
              </w:r>
              <w:r w:rsidRPr="00E432B9" w:rsidDel="009B681F">
                <w:rPr>
                  <w:rFonts w:ascii="Arial" w:eastAsia="Times New Roman" w:hAnsi="Arial" w:cs="Arial"/>
                  <w:color w:val="000000"/>
                </w:rPr>
                <w:delText>.</w:delText>
              </w:r>
            </w:del>
            <w:ins w:id="138" w:author="Polonsky, Yakov (NIH/NCI) [C]" w:date="2017-02-10T11:46:00Z">
              <w:r w:rsidR="009B681F">
                <w:rPr>
                  <w:rFonts w:ascii="Arial" w:eastAsia="Times New Roman" w:hAnsi="Arial" w:cs="Arial"/>
                  <w:color w:val="000000"/>
                </w:rPr>
                <w:t>System will save the received XML file from the Form Builder in a backup directory marked with timestamp</w:t>
              </w:r>
            </w:ins>
            <w:r w:rsidRPr="00E432B9">
              <w:rPr>
                <w:rFonts w:ascii="Arial" w:eastAsia="Times New Roman" w:hAnsi="Arial" w:cs="Arial"/>
                <w:color w:val="000000"/>
              </w:rPr>
              <w:t xml:space="preserve">  </w:t>
            </w:r>
          </w:p>
          <w:p w14:paraId="55B3EF35" w14:textId="2733C074" w:rsidR="00A65F80" w:rsidRPr="00965D06" w:rsidDel="009B681F" w:rsidRDefault="00A65F80" w:rsidP="00006563">
            <w:pPr>
              <w:pStyle w:val="Notes"/>
              <w:numPr>
                <w:ilvl w:val="0"/>
                <w:numId w:val="7"/>
              </w:numPr>
              <w:ind w:left="360" w:hanging="360"/>
              <w:outlineLvl w:val="0"/>
              <w:rPr>
                <w:del w:id="139" w:author="Polonsky, Yakov (NIH/NCI) [C]" w:date="2017-02-10T11:47:00Z"/>
                <w:rFonts w:ascii="Arial" w:eastAsia="Times New Roman" w:hAnsi="Arial" w:cs="Arial"/>
                <w:color w:val="000000"/>
              </w:rPr>
            </w:pPr>
            <w:del w:id="140" w:author="Polonsky, Yakov (NIH/NCI) [C]" w:date="2017-02-10T11:47:00Z">
              <w:r w:rsidRPr="00965D06" w:rsidDel="009B681F">
                <w:rPr>
                  <w:rFonts w:ascii="Arial" w:eastAsia="Times New Roman" w:hAnsi="Arial" w:cs="Arial"/>
                  <w:color w:val="000000"/>
                </w:rPr>
                <w:delText>System will generate a separate physical file of a greensheet form template for a grant of each type/mechanism combination. </w:delText>
              </w:r>
            </w:del>
          </w:p>
          <w:p w14:paraId="72ECB35F" w14:textId="3AAD9701" w:rsidR="00A65F80" w:rsidRPr="00965D06"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greensheet form template for a grant of </w:t>
            </w:r>
            <w:del w:id="141" w:author="Polonsky, Yakov (NIH/NCI) [C]" w:date="2017-02-10T11:47:00Z">
              <w:r w:rsidRPr="00965D06" w:rsidDel="009B681F">
                <w:rPr>
                  <w:rFonts w:ascii="Arial" w:eastAsia="Times New Roman" w:hAnsi="Arial" w:cs="Arial"/>
                  <w:color w:val="000000"/>
                </w:rPr>
                <w:delText xml:space="preserve">each </w:delText>
              </w:r>
            </w:del>
            <w:ins w:id="142" w:author="Polonsky, Yakov (NIH/NCI) [C]" w:date="2017-02-10T11:47:00Z">
              <w:r w:rsidR="009B681F" w:rsidRPr="00965D06">
                <w:rPr>
                  <w:rFonts w:ascii="Arial" w:eastAsia="Times New Roman" w:hAnsi="Arial" w:cs="Arial"/>
                  <w:color w:val="000000"/>
                </w:rPr>
                <w:t xml:space="preserve">multiple </w:t>
              </w:r>
            </w:ins>
            <w:r w:rsidRPr="00965D06">
              <w:rPr>
                <w:rFonts w:ascii="Arial" w:eastAsia="Times New Roman" w:hAnsi="Arial" w:cs="Arial"/>
                <w:color w:val="000000"/>
              </w:rPr>
              <w:t>type/mechanism combination</w:t>
            </w:r>
            <w:ins w:id="143" w:author="Polonsky, Yakov (NIH/NCI) [C]" w:date="2017-02-10T11:47:00Z">
              <w:r w:rsidR="009B681F" w:rsidRPr="00965D06">
                <w:rPr>
                  <w:rFonts w:ascii="Arial" w:eastAsia="Times New Roman" w:hAnsi="Arial" w:cs="Arial"/>
                  <w:color w:val="000000"/>
                </w:rPr>
                <w:t>s</w:t>
              </w:r>
            </w:ins>
            <w:r w:rsidRPr="00965D06">
              <w:rPr>
                <w:rFonts w:ascii="Arial" w:eastAsia="Times New Roman" w:hAnsi="Arial" w:cs="Arial"/>
                <w:color w:val="000000"/>
              </w:rPr>
              <w:t xml:space="preserve">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0D9F94B0" w:rsidR="00A65F80" w:rsidRPr="00E432B9" w:rsidDel="009B681F" w:rsidRDefault="00A65F80" w:rsidP="00006563">
            <w:pPr>
              <w:pStyle w:val="Notes"/>
              <w:numPr>
                <w:ilvl w:val="0"/>
                <w:numId w:val="8"/>
              </w:numPr>
              <w:ind w:left="360" w:hanging="360"/>
              <w:outlineLvl w:val="0"/>
              <w:rPr>
                <w:del w:id="144" w:author="Polonsky, Yakov (NIH/NCI) [C]" w:date="2017-02-10T11:49:00Z"/>
                <w:rFonts w:ascii="Arial" w:eastAsia="Times New Roman" w:hAnsi="Arial" w:cs="Arial"/>
                <w:color w:val="000000"/>
              </w:rPr>
            </w:pPr>
            <w:del w:id="145" w:author="Polonsky, Yakov (NIH/NCI) [C]" w:date="2017-02-10T11:49:00Z">
              <w:r w:rsidRPr="00E432B9" w:rsidDel="009B681F">
                <w:rPr>
                  <w:rFonts w:ascii="Arial" w:eastAsia="Times New Roman" w:hAnsi="Arial" w:cs="Arial"/>
                  <w:color w:val="000000"/>
                </w:rPr>
                <w:delText>Greensheet Forms Generator will output all error messages to standard output.  </w:delText>
              </w:r>
            </w:del>
          </w:p>
          <w:p w14:paraId="036D237A" w14:textId="65F1228F" w:rsidR="00A65F80" w:rsidRPr="00E432B9" w:rsidDel="009B681F" w:rsidRDefault="00A65F80" w:rsidP="00006563">
            <w:pPr>
              <w:pStyle w:val="Notes"/>
              <w:numPr>
                <w:ilvl w:val="0"/>
                <w:numId w:val="8"/>
              </w:numPr>
              <w:ind w:left="360" w:hanging="360"/>
              <w:outlineLvl w:val="0"/>
              <w:rPr>
                <w:del w:id="146" w:author="Polonsky, Yakov (NIH/NCI) [C]" w:date="2017-02-10T11:49:00Z"/>
                <w:rFonts w:ascii="Arial" w:eastAsia="Times New Roman" w:hAnsi="Arial" w:cs="Arial"/>
                <w:color w:val="000000"/>
              </w:rPr>
            </w:pPr>
            <w:del w:id="147" w:author="Polonsky, Yakov (NIH/NCI) [C]" w:date="2017-02-10T11:49:00Z">
              <w:r w:rsidRPr="00E432B9" w:rsidDel="009B681F">
                <w:rPr>
                  <w:rFonts w:ascii="Arial" w:eastAsia="Times New Roman" w:hAnsi="Arial" w:cs="Arial"/>
                  <w:color w:val="000000"/>
                </w:rPr>
                <w:delText xml:space="preserve">Greensheet Forms Generator is </w:delText>
              </w:r>
              <w:r w:rsidRPr="00965D06" w:rsidDel="009B681F">
                <w:rPr>
                  <w:rFonts w:ascii="Arial" w:eastAsia="Times New Roman" w:hAnsi="Arial" w:cs="Arial"/>
                  <w:color w:val="000000"/>
                </w:rPr>
                <w:delText>not required to generate any log files</w:delText>
              </w:r>
              <w:r w:rsidRPr="00E432B9" w:rsidDel="009B681F">
                <w:rPr>
                  <w:rFonts w:ascii="Arial" w:eastAsia="Times New Roman" w:hAnsi="Arial" w:cs="Arial"/>
                  <w:color w:val="000000"/>
                </w:rPr>
                <w:delText>. </w:delText>
              </w:r>
            </w:del>
          </w:p>
          <w:p w14:paraId="0CF6A098" w14:textId="50DEFB5F" w:rsidR="00A65F80" w:rsidRPr="00E432B9" w:rsidRDefault="009B681F" w:rsidP="00965D06">
            <w:pPr>
              <w:pStyle w:val="Notes"/>
              <w:numPr>
                <w:ilvl w:val="0"/>
                <w:numId w:val="8"/>
              </w:numPr>
              <w:ind w:left="360" w:hanging="360"/>
              <w:outlineLvl w:val="0"/>
              <w:rPr>
                <w:rFonts w:ascii="Arial" w:eastAsia="Times New Roman" w:hAnsi="Arial" w:cs="Arial"/>
                <w:color w:val="000000"/>
              </w:rPr>
            </w:pPr>
            <w:ins w:id="148" w:author="Polonsky, Yakov (NIH/NCI) [C]" w:date="2017-02-10T11:49:00Z">
              <w:r>
                <w:rPr>
                  <w:rFonts w:ascii="Arial" w:eastAsia="Times New Roman" w:hAnsi="Arial" w:cs="Arial"/>
                  <w:color w:val="000000"/>
                </w:rPr>
                <w:t>YP: I don’t think we need a Form</w:t>
              </w:r>
            </w:ins>
            <w:ins w:id="149" w:author="Polonsky, Yakov (NIH/NCI) [C]" w:date="2017-02-10T11:50:00Z">
              <w:r>
                <w:rPr>
                  <w:rFonts w:ascii="Arial" w:eastAsia="Times New Roman" w:hAnsi="Arial" w:cs="Arial"/>
                  <w:color w:val="000000"/>
                </w:rPr>
                <w:t>s</w:t>
              </w:r>
            </w:ins>
            <w:ins w:id="150" w:author="Polonsky, Yakov (NIH/NCI) [C]" w:date="2017-02-10T11:49:00Z">
              <w:r>
                <w:rPr>
                  <w:rFonts w:ascii="Arial" w:eastAsia="Times New Roman" w:hAnsi="Arial" w:cs="Arial"/>
                  <w:color w:val="000000"/>
                </w:rPr>
                <w:t xml:space="preserve"> Gene</w:t>
              </w:r>
            </w:ins>
            <w:ins w:id="151" w:author="Polonsky, Yakov (NIH/NCI) [C]" w:date="2017-02-10T11:50:00Z">
              <w:r>
                <w:rPr>
                  <w:rFonts w:ascii="Arial" w:eastAsia="Times New Roman" w:hAnsi="Arial" w:cs="Arial"/>
                  <w:color w:val="000000"/>
                </w:rPr>
                <w:t>rator as a stand-alone utility since we are using GSFB</w:t>
              </w:r>
            </w:ins>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Passing validations to individual questions from Form Builder to Greensheets</w:t>
            </w:r>
          </w:p>
        </w:tc>
        <w:tc>
          <w:tcPr>
            <w:tcW w:w="6840" w:type="dxa"/>
          </w:tcPr>
          <w:p w14:paraId="0C85AC53" w14:textId="77777777" w:rsidR="001E2E07" w:rsidRPr="00E432B9" w:rsidRDefault="001E2E07" w:rsidP="002409CD">
            <w:r w:rsidRPr="00E432B9">
              <w:t>Parent question might have a sub-question.</w:t>
            </w:r>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(Related to sec. “Submit greensheet”)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lastRenderedPageBreak/>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URL on Form Builder questsion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Pr="001B4833" w:rsidRDefault="005246D9" w:rsidP="002409CD">
            <w:pPr>
              <w:pStyle w:val="NormalWeb"/>
              <w:rPr>
                <w:rFonts w:ascii="Arial" w:hAnsi="Arial" w:cs="Arial"/>
                <w:color w:val="333333"/>
                <w:sz w:val="21"/>
                <w:szCs w:val="21"/>
                <w:lang w:val="en"/>
              </w:rPr>
            </w:pPr>
            <w:r w:rsidRPr="001B4833">
              <w:rPr>
                <w:rFonts w:ascii="Arial" w:hAnsi="Arial" w:cs="Arial"/>
                <w:color w:val="333333"/>
                <w:sz w:val="21"/>
                <w:szCs w:val="21"/>
                <w:lang w:val="en"/>
              </w:rPr>
              <w:t>When XML file is processed, the system should ignore any defaults to the answers.</w:t>
            </w:r>
          </w:p>
          <w:p w14:paraId="5C200953" w14:textId="43EC880B" w:rsidR="005246D9" w:rsidRPr="00E432B9" w:rsidRDefault="005246D9" w:rsidP="002409CD">
            <w:r w:rsidRPr="001B4833">
              <w:rPr>
                <w:color w:val="333333"/>
                <w:sz w:val="21"/>
                <w:szCs w:val="21"/>
                <w:lang w:val="en"/>
              </w:rPr>
              <w:t>Requirements:</w:t>
            </w:r>
            <w:r>
              <w:rPr>
                <w:lang w:val="en"/>
              </w:rPr>
              <w:br/>
            </w:r>
            <w:hyperlink r:id="rId82" w:tooltip="Follow link" w:history="1">
              <w:r>
                <w:rPr>
                  <w:rStyle w:val="Hyperlink"/>
                  <w:sz w:val="21"/>
                  <w:szCs w:val="21"/>
                  <w:lang w:val="en"/>
                </w:rPr>
                <w:t>https://ncisvn.nci.nih.gov/svn/iscs/greensheets/Requirements/Specs/GreenSheets%20Redesign%20Project%20Scope.docx</w:t>
              </w:r>
            </w:hyperlink>
            <w:r>
              <w:rPr>
                <w:lang w:val="en"/>
              </w:rPr>
              <w:t>; Sec. Form Builder – changes for re-design</w:t>
            </w:r>
          </w:p>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152" w:name="_Toc474491628"/>
      <w:r>
        <w:t>Email Notifications about greensheets module deployment process.</w:t>
      </w:r>
      <w:bookmarkEnd w:id="152"/>
    </w:p>
    <w:p w14:paraId="172102E0" w14:textId="16A4D896" w:rsidR="00B3155D" w:rsidRDefault="00B3155D" w:rsidP="002409CD">
      <w:pPr>
        <w:rPr>
          <w:ins w:id="153" w:author="Tulchinskaya, Gaby (NIH/NCI) [C]" w:date="2017-02-10T12:03:00Z"/>
        </w:rPr>
      </w:pPr>
      <w:r w:rsidRPr="006A4B92">
        <w:t xml:space="preserve">A notification email will be sent to users each time an action in the deployment process is executed per the table below. </w:t>
      </w:r>
    </w:p>
    <w:p w14:paraId="4D15B51A" w14:textId="5C6093E0" w:rsidR="00965D06" w:rsidRDefault="00965D06" w:rsidP="002409CD">
      <w:pPr>
        <w:rPr>
          <w:ins w:id="154" w:author="Tulchinskaya, Gaby (NIH/NCI) [C]" w:date="2017-02-10T12:03:00Z"/>
        </w:rPr>
      </w:pPr>
      <w:ins w:id="155" w:author="Tulchinskaya, Gaby (NIH/NCI) [C]" w:date="2017-02-10T12:03:00Z">
        <w:r>
          <w:t xml:space="preserve">Development question: </w:t>
        </w:r>
        <w:r>
          <w:t>Currently when module is imported/promoted/etc. GS sends email to the people in the property file. I guess they are more or less the same who have draft viewer and draft admin role. But in the redesigned draft area we are changing the roles. “</w:t>
        </w:r>
        <w:r>
          <w:rPr>
            <w:i/>
            <w:iCs/>
            <w:color w:val="0070C0"/>
          </w:rPr>
          <w:t>Access to Greensheets Draft Area (Review Draft Greensheets link in GS system) should be provided to all users of GS system who have Author or Approver role in Form Builder</w:t>
        </w:r>
        <w:r>
          <w:t>”. Are we going to keep this ‘property file’ approach or are we going to address the distribution list differently now?</w:t>
        </w:r>
      </w:ins>
    </w:p>
    <w:p w14:paraId="0015D045" w14:textId="018C47E2" w:rsidR="00965D06" w:rsidRPr="006A4B92" w:rsidRDefault="00965D06" w:rsidP="002409CD">
      <w:ins w:id="156" w:author="Tulchinskaya, Gaby (NIH/NCI) [C]" w:date="2017-02-10T12:03:00Z">
        <w:r>
          <w:t xml:space="preserve">Yakov: </w:t>
        </w:r>
      </w:ins>
      <w:ins w:id="157" w:author="Tulchinskaya, Gaby (NIH/NCI) [C]" w:date="2017-02-10T12:04:00Z">
        <w:r>
          <w:t xml:space="preserve">Even if we will use a “role” for notifications we  will need a “back” door in case if we need to add a technical person to </w:t>
        </w:r>
        <w:r>
          <w:t>distribution.</w:t>
        </w:r>
      </w:ins>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53026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530266" w:rsidRDefault="007C2E9F" w:rsidP="00350B08">
            <w:pPr>
              <w:rPr>
                <w:bCs w:val="0"/>
              </w:rPr>
            </w:pPr>
            <w:r w:rsidRPr="0053026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530266" w:rsidRDefault="007C2E9F" w:rsidP="00350B08">
            <w:r w:rsidRPr="0053026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530266" w:rsidRDefault="007C2E9F" w:rsidP="00350B08">
            <w:r w:rsidRPr="0053026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530266" w:rsidRDefault="007C2E9F" w:rsidP="00350B08">
            <w:r w:rsidRPr="0053026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530266" w:rsidRDefault="007C2E9F" w:rsidP="00350B08">
            <w:r w:rsidRPr="00530266">
              <w:t>Body:</w:t>
            </w:r>
          </w:p>
        </w:tc>
      </w:tr>
      <w:tr w:rsidR="007C2E9F" w:rsidRPr="0053026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530266" w:rsidRDefault="007C2E9F" w:rsidP="00350B08">
            <w:r w:rsidRPr="0053026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530266" w:rsidRDefault="007C2E9F" w:rsidP="00350B08">
            <w:r w:rsidRPr="00530266">
              <w:t xml:space="preserve">The recipient list for all </w:t>
            </w:r>
            <w:r>
              <w:t xml:space="preserve">GS </w:t>
            </w:r>
            <w:r w:rsidRPr="00530266">
              <w:t xml:space="preserve">messages is set in a property </w:t>
            </w:r>
            <w:r w:rsidRPr="00530266">
              <w:lastRenderedPageBreak/>
              <w:t>file.  It is not dynamically generated in the code. </w:t>
            </w:r>
          </w:p>
          <w:p w14:paraId="4503FDF1"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530266" w:rsidRDefault="007C2E9F" w:rsidP="00350B08">
            <w:r w:rsidRPr="0053026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530266" w:rsidRDefault="007C2E9F" w:rsidP="00350B08">
            <w:r w:rsidRPr="00530266">
              <w:t xml:space="preserve">[GS - TEST 2017-02-09 11:19:16 AM] Confirmation of Successful </w:t>
            </w:r>
            <w:r w:rsidRPr="00530266">
              <w:lastRenderedPageBreak/>
              <w:t>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530266" w:rsidRDefault="007C2E9F" w:rsidP="00350B08">
            <w:pPr>
              <w:pStyle w:val="PlainText"/>
              <w:rPr>
                <w:rFonts w:ascii="Arial" w:hAnsi="Arial"/>
                <w:sz w:val="20"/>
                <w:szCs w:val="20"/>
              </w:rPr>
            </w:pPr>
            <w:r w:rsidRPr="00530266">
              <w:rPr>
                <w:rFonts w:ascii="Arial" w:hAnsi="Arial"/>
                <w:sz w:val="20"/>
                <w:szCs w:val="20"/>
              </w:rPr>
              <w:lastRenderedPageBreak/>
              <w:t xml:space="preserve">Thank you for your request. The </w:t>
            </w:r>
            <w:r w:rsidR="00555A94" w:rsidRPr="007C2E9F">
              <w:rPr>
                <w:rFonts w:ascii="Arial" w:hAnsi="Arial"/>
                <w:color w:val="0070C0"/>
                <w:sz w:val="20"/>
                <w:szCs w:val="20"/>
              </w:rPr>
              <w:t>&lt;Insert module name&gt;</w:t>
            </w:r>
            <w:r w:rsidR="00555A94" w:rsidRPr="007C2E9F">
              <w:rPr>
                <w:rFonts w:ascii="Arial" w:hAnsi="Arial"/>
                <w:sz w:val="20"/>
                <w:szCs w:val="20"/>
              </w:rPr>
              <w:t xml:space="preserve"> </w:t>
            </w:r>
            <w:r w:rsidRPr="00530266">
              <w:rPr>
                <w:rFonts w:ascii="Arial" w:hAnsi="Arial"/>
                <w:sz w:val="20"/>
                <w:szCs w:val="20"/>
              </w:rPr>
              <w:t xml:space="preserve">Draft Greensheets </w:t>
            </w:r>
            <w:ins w:id="158" w:author="Polonsky, Yakov (NIH/NCI) [C]" w:date="2017-02-10T11:35:00Z">
              <w:r w:rsidR="00F240E9">
                <w:rPr>
                  <w:rFonts w:ascii="Arial" w:hAnsi="Arial"/>
                  <w:sz w:val="20"/>
                  <w:szCs w:val="20"/>
                </w:rPr>
                <w:t xml:space="preserve">Forms </w:t>
              </w:r>
            </w:ins>
            <w:r w:rsidRPr="00530266">
              <w:rPr>
                <w:rFonts w:ascii="Arial" w:hAnsi="Arial"/>
                <w:sz w:val="20"/>
                <w:szCs w:val="20"/>
              </w:rPr>
              <w:t xml:space="preserve">are available for you to review. Please log into the Greensheets Application using the </w:t>
            </w:r>
            <w:r w:rsidRPr="00530266">
              <w:rPr>
                <w:rFonts w:ascii="Arial" w:hAnsi="Arial"/>
                <w:sz w:val="20"/>
                <w:szCs w:val="20"/>
              </w:rPr>
              <w:lastRenderedPageBreak/>
              <w:t>URL given below</w:t>
            </w:r>
            <w:ins w:id="159" w:author="Polonsky, Yakov (NIH/NCI) [C]" w:date="2017-02-10T11:36:00Z">
              <w:r w:rsidR="00F240E9">
                <w:rPr>
                  <w:rFonts w:ascii="Arial" w:hAnsi="Arial"/>
                  <w:sz w:val="20"/>
                  <w:szCs w:val="20"/>
                </w:rPr>
                <w:t xml:space="preserve"> and</w:t>
              </w:r>
            </w:ins>
            <w:del w:id="160" w:author="Polonsky, Yakov (NIH/NCI) [C]" w:date="2017-02-10T11:36:00Z">
              <w:r w:rsidRPr="00530266" w:rsidDel="00F240E9">
                <w:rPr>
                  <w:rFonts w:ascii="Arial" w:hAnsi="Arial"/>
                  <w:sz w:val="20"/>
                  <w:szCs w:val="20"/>
                </w:rPr>
                <w:delText>,</w:delText>
              </w:r>
            </w:del>
            <w:r w:rsidRPr="00530266">
              <w:rPr>
                <w:rFonts w:ascii="Arial" w:hAnsi="Arial"/>
                <w:sz w:val="20"/>
                <w:szCs w:val="20"/>
              </w:rPr>
              <w:t xml:space="preserve"> </w:t>
            </w:r>
            <w:ins w:id="161" w:author="Tulchinskaya, Gaby (NIH/NCI) [C]" w:date="2017-02-10T10:59:00Z">
              <w:r w:rsidR="009B1C1D">
                <w:rPr>
                  <w:rFonts w:ascii="Arial" w:hAnsi="Arial"/>
                  <w:sz w:val="20"/>
                  <w:szCs w:val="20"/>
                </w:rPr>
                <w:t>select th</w:t>
              </w:r>
            </w:ins>
            <w:ins w:id="162" w:author="Tulchinskaya, Gaby (NIH/NCI) [C]" w:date="2017-02-10T11:01:00Z">
              <w:r w:rsidR="009B1C1D">
                <w:rPr>
                  <w:rFonts w:ascii="Arial" w:hAnsi="Arial"/>
                  <w:sz w:val="20"/>
                  <w:szCs w:val="20"/>
                </w:rPr>
                <w:t>is</w:t>
              </w:r>
            </w:ins>
            <w:ins w:id="163" w:author="Tulchinskaya, Gaby (NIH/NCI) [C]" w:date="2017-02-10T10:59:00Z">
              <w:r w:rsidR="009B1C1D">
                <w:rPr>
                  <w:rFonts w:ascii="Arial" w:hAnsi="Arial"/>
                  <w:sz w:val="20"/>
                  <w:szCs w:val="20"/>
                </w:rPr>
                <w:t xml:space="preserve"> module in the </w:t>
              </w:r>
            </w:ins>
            <w:ins w:id="164" w:author="Tulchinskaya, Gaby (NIH/NCI) [C]" w:date="2017-02-10T11:00:00Z">
              <w:r w:rsidR="009B1C1D" w:rsidRPr="009B1C1D">
                <w:rPr>
                  <w:rFonts w:ascii="Arial" w:hAnsi="Arial"/>
                  <w:sz w:val="20"/>
                  <w:szCs w:val="20"/>
                </w:rPr>
                <w:t>Review DRAFT Greensheets screen</w:t>
              </w:r>
            </w:ins>
            <w:ins w:id="165" w:author="Tulchinskaya, Gaby (NIH/NCI) [C]" w:date="2017-02-10T10:59:00Z">
              <w:r w:rsidR="009B1C1D">
                <w:rPr>
                  <w:rFonts w:ascii="Arial" w:hAnsi="Arial"/>
                  <w:sz w:val="20"/>
                  <w:szCs w:val="20"/>
                </w:rPr>
                <w:t xml:space="preserve"> </w:t>
              </w:r>
            </w:ins>
            <w:del w:id="166" w:author="Polonsky, Yakov (NIH/NCI) [C]" w:date="2017-02-10T11:36:00Z">
              <w:r w:rsidRPr="00530266" w:rsidDel="00F240E9">
                <w:rPr>
                  <w:rFonts w:ascii="Arial" w:hAnsi="Arial"/>
                  <w:sz w:val="20"/>
                  <w:szCs w:val="20"/>
                </w:rPr>
                <w:delText>and click</w:delText>
              </w:r>
            </w:del>
            <w:ins w:id="167" w:author="Tulchinskaya, Gaby (NIH/NCI) [C]" w:date="2017-02-10T10:56:00Z">
              <w:del w:id="168" w:author="Polonsky, Yakov (NIH/NCI) [C]" w:date="2017-02-10T11:36:00Z">
                <w:r w:rsidR="00017227" w:rsidDel="00F240E9">
                  <w:rPr>
                    <w:rFonts w:ascii="Arial" w:hAnsi="Arial"/>
                    <w:sz w:val="20"/>
                    <w:szCs w:val="20"/>
                  </w:rPr>
                  <w:delText xml:space="preserve"> </w:delText>
                </w:r>
                <w:r w:rsidR="00017227" w:rsidDel="00F240E9">
                  <w:delText>“</w:delText>
                </w:r>
                <w:r w:rsidR="00017227" w:rsidRPr="009B1C1D" w:rsidDel="00F240E9">
                  <w:rPr>
                    <w:rFonts w:ascii="Arial" w:hAnsi="Arial"/>
                    <w:sz w:val="20"/>
                    <w:szCs w:val="20"/>
                  </w:rPr>
                  <w:delText>Review and Test Greensheets” button</w:delText>
                </w:r>
              </w:del>
            </w:ins>
            <w:ins w:id="169" w:author="Tulchinskaya, Gaby (NIH/NCI) [C]" w:date="2017-02-10T10:59:00Z">
              <w:del w:id="170" w:author="Polonsky, Yakov (NIH/NCI) [C]" w:date="2017-02-10T11:36:00Z">
                <w:r w:rsidR="009B1C1D" w:rsidDel="00F240E9">
                  <w:rPr>
                    <w:rFonts w:ascii="Arial" w:hAnsi="Arial"/>
                    <w:sz w:val="20"/>
                    <w:szCs w:val="20"/>
                  </w:rPr>
                  <w:delText xml:space="preserve"> to </w:delText>
                </w:r>
              </w:del>
            </w:ins>
            <w:ins w:id="171" w:author="Tulchinskaya, Gaby (NIH/NCI) [C]" w:date="2017-02-10T11:01:00Z">
              <w:del w:id="172" w:author="Polonsky, Yakov (NIH/NCI) [C]" w:date="2017-02-10T11:36:00Z">
                <w:r w:rsidR="009B1C1D" w:rsidDel="00F240E9">
                  <w:rPr>
                    <w:rFonts w:ascii="Arial" w:hAnsi="Arial"/>
                    <w:sz w:val="20"/>
                    <w:szCs w:val="20"/>
                  </w:rPr>
                  <w:delText>process the module.</w:delText>
                </w:r>
              </w:del>
            </w:ins>
            <w:ins w:id="173" w:author="Polonsky, Yakov (NIH/NCI) [C]" w:date="2017-02-10T11:36:00Z">
              <w:r w:rsidR="00F240E9">
                <w:rPr>
                  <w:rFonts w:ascii="Arial" w:hAnsi="Arial"/>
                  <w:sz w:val="20"/>
                  <w:szCs w:val="20"/>
                </w:rPr>
                <w:t xml:space="preserve">to review and test Greensheets Forms of the module. </w:t>
              </w:r>
            </w:ins>
            <w:ins w:id="174" w:author="Tulchinskaya, Gaby (NIH/NCI) [C]" w:date="2017-02-10T11:01:00Z">
              <w:r w:rsidR="009B1C1D">
                <w:rPr>
                  <w:rFonts w:ascii="Arial" w:hAnsi="Arial"/>
                  <w:sz w:val="20"/>
                  <w:szCs w:val="20"/>
                </w:rPr>
                <w:t xml:space="preserve"> </w:t>
              </w:r>
            </w:ins>
            <w:r w:rsidRPr="00530266">
              <w:rPr>
                <w:rFonts w:ascii="Arial" w:hAnsi="Arial"/>
                <w:sz w:val="20"/>
                <w:szCs w:val="20"/>
              </w:rPr>
              <w:t xml:space="preserve"> </w:t>
            </w:r>
            <w:del w:id="175" w:author="Tulchinskaya, Gaby (NIH/NCI) [C]" w:date="2017-02-10T10:56:00Z">
              <w:r w:rsidRPr="0053026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090B8343" w14:textId="6A5D32A7" w:rsidR="007C2E9F" w:rsidRPr="00530266" w:rsidRDefault="007C2E9F" w:rsidP="00350B08">
            <w:pPr>
              <w:pStyle w:val="PlainText"/>
              <w:rPr>
                <w:rFonts w:ascii="Arial" w:hAnsi="Arial"/>
                <w:sz w:val="20"/>
                <w:szCs w:val="20"/>
              </w:rPr>
            </w:pPr>
            <w:r w:rsidRPr="00530266">
              <w:rPr>
                <w:rFonts w:ascii="Arial" w:hAnsi="Arial"/>
                <w:sz w:val="20"/>
                <w:szCs w:val="20"/>
              </w:rPr>
              <w:t>Comments</w:t>
            </w:r>
            <w:ins w:id="176" w:author="Tulchinskaya, Gaby (NIH/NCI) [C]" w:date="2017-02-10T10:58:00Z">
              <w:r w:rsidR="009B1C1D">
                <w:rPr>
                  <w:rFonts w:ascii="Arial" w:hAnsi="Arial"/>
                  <w:sz w:val="20"/>
                  <w:szCs w:val="20"/>
                </w:rPr>
                <w:t xml:space="preserve"> for &lt;Module Name&gt; import</w:t>
              </w:r>
            </w:ins>
            <w:r w:rsidRPr="00530266">
              <w:rPr>
                <w:rFonts w:ascii="Arial" w:hAnsi="Arial"/>
                <w:sz w:val="20"/>
                <w:szCs w:val="20"/>
              </w:rPr>
              <w:t>:</w:t>
            </w:r>
          </w:p>
          <w:p w14:paraId="28FE6A72" w14:textId="295862B9" w:rsidR="007C2E9F" w:rsidRPr="00530266" w:rsidRDefault="00017227" w:rsidP="00350B08">
            <w:pPr>
              <w:pStyle w:val="PlainText"/>
              <w:rPr>
                <w:rFonts w:ascii="Arial" w:hAnsi="Arial"/>
                <w:sz w:val="20"/>
                <w:szCs w:val="20"/>
              </w:rPr>
            </w:pPr>
            <w:r w:rsidRPr="007C2E9F">
              <w:rPr>
                <w:rFonts w:ascii="Arial" w:hAnsi="Arial"/>
                <w:color w:val="0070C0"/>
                <w:sz w:val="20"/>
                <w:szCs w:val="20"/>
              </w:rPr>
              <w:t xml:space="preserve">&lt;Insert </w:t>
            </w:r>
            <w:r>
              <w:rPr>
                <w:rFonts w:ascii="Arial" w:hAnsi="Arial"/>
                <w:color w:val="0070C0"/>
                <w:sz w:val="20"/>
                <w:szCs w:val="20"/>
              </w:rPr>
              <w:t>comments, entered in Form Builder</w:t>
            </w:r>
            <w:r w:rsidRPr="007C2E9F">
              <w:rPr>
                <w:rFonts w:ascii="Arial" w:hAnsi="Arial"/>
                <w:color w:val="0070C0"/>
                <w:sz w:val="20"/>
                <w:szCs w:val="20"/>
              </w:rPr>
              <w:t>&gt;</w:t>
            </w:r>
            <w:r w:rsidR="007C2E9F" w:rsidRPr="00530266">
              <w:rPr>
                <w:rFonts w:ascii="Arial" w:hAnsi="Arial"/>
                <w:sz w:val="20"/>
                <w:szCs w:val="20"/>
              </w:rPr>
              <w:t> </w:t>
            </w:r>
          </w:p>
          <w:p w14:paraId="6B3BFF02" w14:textId="77777777" w:rsidR="009B1C1D" w:rsidRDefault="009B1C1D" w:rsidP="00350B08">
            <w:pPr>
              <w:pStyle w:val="PlainText"/>
              <w:rPr>
                <w:rFonts w:ascii="Arial" w:hAnsi="Arial"/>
                <w:sz w:val="20"/>
                <w:szCs w:val="20"/>
              </w:rPr>
            </w:pPr>
          </w:p>
          <w:p w14:paraId="43465861" w14:textId="77B2DBEC" w:rsidR="007C2E9F" w:rsidRPr="00530266" w:rsidDel="009B1C1D" w:rsidRDefault="007C2E9F" w:rsidP="00350B08">
            <w:pPr>
              <w:pStyle w:val="PlainText"/>
              <w:rPr>
                <w:del w:id="177" w:author="Tulchinskaya, Gaby (NIH/NCI) [C]" w:date="2017-02-10T10:58:00Z"/>
                <w:rFonts w:ascii="Arial" w:hAnsi="Arial"/>
                <w:sz w:val="20"/>
                <w:szCs w:val="20"/>
              </w:rPr>
            </w:pPr>
            <w:del w:id="178" w:author="Tulchinskaya, Gaby (NIH/NCI) [C]" w:date="2017-02-10T10:58:00Z">
              <w:r w:rsidRPr="00530266" w:rsidDel="009B1C1D">
                <w:rPr>
                  <w:rFonts w:ascii="Arial" w:hAnsi="Arial"/>
                  <w:sz w:val="20"/>
                  <w:szCs w:val="20"/>
                </w:rPr>
                <w:delText>Following were updated:</w:delText>
              </w:r>
            </w:del>
          </w:p>
          <w:p w14:paraId="7CB94738" w14:textId="2138BC60" w:rsidR="007C2E9F" w:rsidRPr="00530266" w:rsidDel="009B1C1D" w:rsidRDefault="007C2E9F" w:rsidP="00350B08">
            <w:pPr>
              <w:pStyle w:val="PlainText"/>
              <w:rPr>
                <w:del w:id="179" w:author="Tulchinskaya, Gaby (NIH/NCI) [C]" w:date="2017-02-10T10:58:00Z"/>
                <w:rFonts w:ascii="Arial" w:hAnsi="Arial"/>
                <w:sz w:val="20"/>
                <w:szCs w:val="20"/>
              </w:rPr>
            </w:pPr>
            <w:del w:id="180" w:author="Tulchinskaya, Gaby (NIH/NCI) [C]" w:date="2017-02-10T10:58:00Z">
              <w:r w:rsidRPr="00530266" w:rsidDel="009B1C1D">
                <w:rPr>
                  <w:rFonts w:ascii="Arial" w:hAnsi="Arial"/>
                  <w:sz w:val="20"/>
                  <w:szCs w:val="20"/>
                </w:rPr>
                <w:delText xml:space="preserve">Module: </w:delText>
              </w:r>
              <w:r w:rsidRPr="007C2E9F" w:rsidDel="009B1C1D">
                <w:rPr>
                  <w:rFonts w:ascii="Arial" w:hAnsi="Arial"/>
                  <w:color w:val="0070C0"/>
                  <w:sz w:val="20"/>
                  <w:szCs w:val="20"/>
                </w:rPr>
                <w:delText>&lt;Insert module name&gt;</w:delText>
              </w:r>
              <w:r w:rsidRPr="007C2E9F" w:rsidDel="009B1C1D">
                <w:rPr>
                  <w:rFonts w:ascii="Arial" w:hAnsi="Arial"/>
                  <w:sz w:val="20"/>
                  <w:szCs w:val="20"/>
                </w:rPr>
                <w:delText xml:space="preserve"> </w:delText>
              </w:r>
            </w:del>
          </w:p>
          <w:p w14:paraId="6AEE2235"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CA336A0"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3" w:history="1">
              <w:r w:rsidRPr="00530266">
                <w:rPr>
                  <w:rStyle w:val="Hyperlink"/>
                  <w:rFonts w:ascii="Arial" w:hAnsi="Arial"/>
                  <w:sz w:val="20"/>
                  <w:szCs w:val="20"/>
                </w:rPr>
                <w:t>https://i2e-test.nci.nih.gov/greensheets/</w:t>
              </w:r>
            </w:hyperlink>
          </w:p>
          <w:p w14:paraId="2C737D34" w14:textId="3C39812D" w:rsidR="007C2E9F" w:rsidRPr="00530266" w:rsidRDefault="007C2E9F" w:rsidP="00350B08">
            <w:r w:rsidRPr="00530266">
              <w:t> </w:t>
            </w:r>
            <w:ins w:id="181" w:author="Polonsky, Yakov (NIH/NCI) [C]" w:date="2017-02-10T11:38:00Z">
              <w:r w:rsidR="00F240E9">
                <w:t>(URL should be customized to open GS page with imported draft module</w:t>
              </w:r>
            </w:ins>
          </w:p>
        </w:tc>
      </w:tr>
      <w:tr w:rsidR="007C2E9F" w:rsidRPr="0053026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530266" w:rsidRDefault="007C2E9F" w:rsidP="00350B08">
            <w:r w:rsidRPr="0053026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530266" w:rsidRDefault="007C2E9F" w:rsidP="00350B08">
            <w:r w:rsidRPr="0053026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530266" w:rsidRDefault="007C2E9F" w:rsidP="00350B08">
            <w:pPr>
              <w:pStyle w:val="PlainText"/>
              <w:rPr>
                <w:rFonts w:ascii="Arial" w:hAnsi="Arial"/>
                <w:sz w:val="20"/>
                <w:szCs w:val="20"/>
              </w:rPr>
            </w:pPr>
            <w:r w:rsidRPr="00530266">
              <w:rPr>
                <w:rFonts w:ascii="Arial" w:hAnsi="Arial"/>
                <w:sz w:val="20"/>
                <w:szCs w:val="20"/>
              </w:rPr>
              <w:t>Thank you for your request. The request did not go through and it resulted in errors. Please contact the System administrator for assistance.</w:t>
            </w:r>
          </w:p>
        </w:tc>
      </w:tr>
      <w:tr w:rsidR="007C2E9F" w:rsidRPr="0053026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530266" w:rsidRDefault="007C2E9F" w:rsidP="00350B08">
            <w:r w:rsidRPr="0053026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7122560"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530266" w:rsidRDefault="007C2E9F" w:rsidP="00350B08">
            <w:r w:rsidRPr="00530266">
              <w:t>[GS - TEST 2017-02-09 10:37:29 AM]</w:t>
            </w:r>
            <w:r>
              <w:t xml:space="preserve"> </w:t>
            </w:r>
            <w:r w:rsidRPr="00530266">
              <w:t>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r w:rsidRPr="007C2E9F">
              <w:rPr>
                <w:rFonts w:ascii="Arial" w:hAnsi="Arial"/>
                <w:color w:val="0070C0"/>
                <w:sz w:val="20"/>
                <w:szCs w:val="20"/>
              </w:rPr>
              <w:t>&lt;Insert module name&gt;</w:t>
            </w:r>
            <w:r w:rsidRPr="00530266">
              <w:rPr>
                <w:rFonts w:ascii="Arial" w:hAnsi="Arial"/>
                <w:sz w:val="20"/>
                <w:szCs w:val="20"/>
              </w:rPr>
              <w:t xml:space="preserve"> Draft Greensheets are successfully promoted to Production.</w:t>
            </w:r>
          </w:p>
          <w:p w14:paraId="40B70F8C"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9DC4CA5"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4" w:history="1">
              <w:r w:rsidRPr="00530266">
                <w:rPr>
                  <w:rStyle w:val="Hyperlink"/>
                  <w:rFonts w:ascii="Arial" w:hAnsi="Arial"/>
                  <w:sz w:val="20"/>
                  <w:szCs w:val="20"/>
                </w:rPr>
                <w:t>https://i2e-test.nci.nih.gov/greensheets/</w:t>
              </w:r>
            </w:hyperlink>
          </w:p>
          <w:p w14:paraId="2375272A" w14:textId="77777777" w:rsidR="007C2E9F" w:rsidRPr="00530266" w:rsidRDefault="007C2E9F" w:rsidP="00350B08">
            <w:r w:rsidRPr="00530266">
              <w:t> </w:t>
            </w:r>
          </w:p>
        </w:tc>
      </w:tr>
      <w:tr w:rsidR="007C2E9F" w:rsidRPr="0053026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530266" w:rsidRDefault="007C2E9F" w:rsidP="00350B08">
            <w:r w:rsidRPr="0053026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BF9098B" w14:textId="77777777" w:rsidR="007C2E9F" w:rsidRPr="00530266" w:rsidRDefault="007C2E9F" w:rsidP="00350B08"/>
          <w:p w14:paraId="7BF002EB"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530266" w:rsidRDefault="007C2E9F" w:rsidP="00350B08">
            <w:r w:rsidRPr="00530266">
              <w:t>[GS - TEST 2017-02-09 04:47:56 PM]</w:t>
            </w:r>
            <w:r>
              <w:t xml:space="preserve"> </w:t>
            </w:r>
            <w:r w:rsidRPr="00530266">
              <w:t>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ins w:id="182" w:author="Tulchinskaya, Gaby (NIH/NCI) [C]" w:date="2017-02-10T11:02:00Z">
              <w:r w:rsidR="00702702" w:rsidRPr="007C2E9F">
                <w:rPr>
                  <w:rFonts w:ascii="Arial" w:hAnsi="Arial"/>
                  <w:color w:val="0070C0"/>
                  <w:sz w:val="20"/>
                  <w:szCs w:val="20"/>
                </w:rPr>
                <w:t>&lt;Insert module name&gt;</w:t>
              </w:r>
              <w:r w:rsidR="00702702" w:rsidRPr="00530266">
                <w:rPr>
                  <w:rFonts w:ascii="Arial" w:hAnsi="Arial"/>
                  <w:sz w:val="20"/>
                  <w:szCs w:val="20"/>
                </w:rPr>
                <w:t xml:space="preserve"> </w:t>
              </w:r>
            </w:ins>
            <w:r w:rsidRPr="00530266">
              <w:rPr>
                <w:rFonts w:ascii="Arial" w:hAnsi="Arial"/>
                <w:sz w:val="20"/>
                <w:szCs w:val="20"/>
              </w:rPr>
              <w:t>Draft Greensheets were rejected.</w:t>
            </w:r>
          </w:p>
          <w:p w14:paraId="3F1D6271"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5" w:history="1">
              <w:r w:rsidRPr="00530266">
                <w:rPr>
                  <w:rStyle w:val="Hyperlink"/>
                  <w:rFonts w:ascii="Arial" w:hAnsi="Arial"/>
                  <w:sz w:val="20"/>
                  <w:szCs w:val="20"/>
                </w:rPr>
                <w:t>https://i2e-test.nci.nih.gov/greensheets/</w:t>
              </w:r>
            </w:hyperlink>
          </w:p>
          <w:p w14:paraId="655660A4" w14:textId="77777777" w:rsidR="007C2E9F" w:rsidRPr="00530266" w:rsidRDefault="007C2E9F" w:rsidP="00350B08">
            <w:r w:rsidRPr="00530266">
              <w:t> </w:t>
            </w:r>
          </w:p>
        </w:tc>
      </w:tr>
    </w:tbl>
    <w:p w14:paraId="2345AB1D" w14:textId="3C732F92" w:rsidR="000F6807" w:rsidRDefault="000F6807" w:rsidP="007C2E9F">
      <w:pPr>
        <w:pStyle w:val="Cell"/>
        <w:widowControl w:val="0"/>
      </w:pPr>
    </w:p>
    <w:p w14:paraId="2EA7ECA1" w14:textId="77777777" w:rsidR="007C2E9F" w:rsidRDefault="007C2E9F" w:rsidP="007C2E9F">
      <w:r w:rsidRPr="00BD6EE9">
        <w:t>Reverse re-engineering note</w:t>
      </w:r>
      <w:r>
        <w:t>s</w:t>
      </w:r>
      <w:r w:rsidRPr="00BD6EE9">
        <w:t xml:space="preserve">: </w:t>
      </w:r>
    </w:p>
    <w:p w14:paraId="7B2DA22B" w14:textId="77777777" w:rsidR="007C2E9F" w:rsidRDefault="007C2E9F" w:rsidP="007C2E9F">
      <w:pPr>
        <w:pStyle w:val="ListParagraph"/>
        <w:numPr>
          <w:ilvl w:val="1"/>
          <w:numId w:val="9"/>
        </w:numPr>
      </w:pPr>
      <w:r>
        <w:t>GS</w:t>
      </w:r>
      <w:r w:rsidRPr="00BD6EE9">
        <w:t xml:space="preserve"> emails are being sent by ProcessNewQuestionDefsServiceImpl</w:t>
      </w:r>
      <w:r w:rsidRPr="00A72860">
        <w:rPr>
          <w:color w:val="70AD47"/>
        </w:rPr>
        <w:t xml:space="preserve">. </w:t>
      </w:r>
      <w:r w:rsidRPr="00B54E01">
        <w:t>In addition, there is a property called gs_send_mail defined in greensheetconfig.properties that can be used to disable email sending (setting its value to false).</w:t>
      </w:r>
      <w:r>
        <w:t xml:space="preserve"> </w:t>
      </w:r>
      <w:r w:rsidRPr="00B54E01">
        <w:t>The messages are being sent to the list of addresses defined in the gs_error_email_to property in greensheetconfig.properties</w:t>
      </w:r>
    </w:p>
    <w:p w14:paraId="20B348FA" w14:textId="77777777" w:rsidR="007C2E9F" w:rsidRPr="008E137A" w:rsidRDefault="007C2E9F" w:rsidP="007C2E9F">
      <w:pPr>
        <w:pStyle w:val="ListParagraph"/>
        <w:numPr>
          <w:ilvl w:val="1"/>
          <w:numId w:val="9"/>
        </w:numPr>
      </w:pPr>
      <w:r w:rsidRPr="008E137A">
        <w:rPr>
          <w:rFonts w:cs="Helvetica"/>
          <w:color w:val="000000"/>
          <w:highlight w:val="lightGray"/>
        </w:rPr>
        <w:t>Question:</w:t>
      </w:r>
      <w:r w:rsidRPr="008E137A">
        <w:rPr>
          <w:rFonts w:cs="Helvetica"/>
          <w:color w:val="000000"/>
        </w:rPr>
        <w:t xml:space="preserve"> if we are sending this email, why we are not capturing rejection event and date in FB (OGA asked for this info multiple times)?</w:t>
      </w:r>
    </w:p>
    <w:p w14:paraId="19037451" w14:textId="77777777" w:rsidR="007C2E9F" w:rsidRPr="008E137A" w:rsidRDefault="007C2E9F" w:rsidP="007C2E9F">
      <w:pPr>
        <w:ind w:firstLine="720"/>
        <w:rPr>
          <w:rFonts w:cs="Helvetica"/>
          <w:color w:val="000000"/>
        </w:rPr>
      </w:pPr>
      <w:r w:rsidRPr="008E137A">
        <w:rPr>
          <w:rFonts w:cs="Helvetica"/>
          <w:color w:val="000000"/>
          <w:highlight w:val="lightGray"/>
        </w:rPr>
        <w:t>Answer:</w:t>
      </w:r>
      <w:r w:rsidRPr="008E137A">
        <w:rPr>
          <w:rFonts w:cs="Helvetica"/>
          <w:color w:val="000000"/>
        </w:rPr>
        <w:t>  GS does not have a “back link” to GSFB, therefore, Form Builder cannot get the promote or reject event from GS.  It is doable but is required design and resources.</w:t>
      </w:r>
    </w:p>
    <w:p w14:paraId="29F4C7F6" w14:textId="77777777" w:rsidR="007C2E9F" w:rsidRDefault="007C2E9F" w:rsidP="007C2E9F">
      <w:pPr>
        <w:pStyle w:val="Cell"/>
        <w:widowControl w:val="0"/>
      </w:pPr>
    </w:p>
    <w:sectPr w:rsidR="007C2E9F" w:rsidSect="002E25A6">
      <w:headerReference w:type="first" r:id="rId86"/>
      <w:footerReference w:type="first" r:id="rId8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7FBCEF" w14:textId="77777777" w:rsidR="00AC45DE" w:rsidRDefault="00AC45DE" w:rsidP="002409CD">
      <w:r>
        <w:separator/>
      </w:r>
    </w:p>
    <w:p w14:paraId="317FE309" w14:textId="77777777" w:rsidR="00AC45DE" w:rsidRDefault="00AC45DE" w:rsidP="002409CD"/>
    <w:p w14:paraId="1235A252" w14:textId="77777777" w:rsidR="00AC45DE" w:rsidRDefault="00AC45DE" w:rsidP="002409CD"/>
    <w:p w14:paraId="2EA0D34C" w14:textId="77777777" w:rsidR="00AC45DE" w:rsidRDefault="00AC45DE" w:rsidP="002409CD"/>
    <w:p w14:paraId="6AD6C43A" w14:textId="77777777" w:rsidR="00AC45DE" w:rsidRDefault="00AC45DE" w:rsidP="002409CD"/>
    <w:p w14:paraId="4C32D90F" w14:textId="77777777" w:rsidR="00AC45DE" w:rsidRDefault="00AC45DE" w:rsidP="002409CD"/>
    <w:p w14:paraId="55BDF52E" w14:textId="77777777" w:rsidR="00AC45DE" w:rsidRDefault="00AC45DE" w:rsidP="002409CD"/>
    <w:p w14:paraId="7373D2A7" w14:textId="77777777" w:rsidR="00AC45DE" w:rsidRDefault="00AC45DE" w:rsidP="002409CD"/>
    <w:p w14:paraId="3D6554EB" w14:textId="77777777" w:rsidR="00AC45DE" w:rsidRDefault="00AC45DE" w:rsidP="002409CD"/>
    <w:p w14:paraId="737785C6" w14:textId="77777777" w:rsidR="00AC45DE" w:rsidRDefault="00AC45DE" w:rsidP="002409CD"/>
    <w:p w14:paraId="4B53E4EE" w14:textId="77777777" w:rsidR="00AC45DE" w:rsidRDefault="00AC45DE" w:rsidP="002409CD"/>
    <w:p w14:paraId="6C825CCB" w14:textId="77777777" w:rsidR="00AC45DE" w:rsidRDefault="00AC45DE" w:rsidP="002409CD"/>
    <w:p w14:paraId="602ECBE2" w14:textId="77777777" w:rsidR="00AC45DE" w:rsidRDefault="00AC45DE" w:rsidP="002409CD"/>
    <w:p w14:paraId="7E508BEB" w14:textId="77777777" w:rsidR="00AC45DE" w:rsidRDefault="00AC45DE" w:rsidP="002409CD"/>
    <w:p w14:paraId="7314A902" w14:textId="77777777" w:rsidR="00AC45DE" w:rsidRDefault="00AC45DE" w:rsidP="002409CD"/>
    <w:p w14:paraId="7AA4AEA1" w14:textId="77777777" w:rsidR="00AC45DE" w:rsidRDefault="00AC45DE" w:rsidP="002409CD"/>
    <w:p w14:paraId="1ACC4EE7" w14:textId="77777777" w:rsidR="00AC45DE" w:rsidRDefault="00AC45DE" w:rsidP="002409CD"/>
    <w:p w14:paraId="2AFBA380" w14:textId="77777777" w:rsidR="00AC45DE" w:rsidRDefault="00AC45DE" w:rsidP="002409CD"/>
    <w:p w14:paraId="12BC2617" w14:textId="77777777" w:rsidR="00AC45DE" w:rsidRDefault="00AC45DE" w:rsidP="002409CD"/>
    <w:p w14:paraId="570E09DC" w14:textId="77777777" w:rsidR="00AC45DE" w:rsidRDefault="00AC45DE" w:rsidP="002409CD"/>
    <w:p w14:paraId="509D1E07" w14:textId="77777777" w:rsidR="00AC45DE" w:rsidRDefault="00AC45DE" w:rsidP="002409CD"/>
    <w:p w14:paraId="3695DBF8" w14:textId="77777777" w:rsidR="00AC45DE" w:rsidRDefault="00AC45DE" w:rsidP="002409CD"/>
    <w:p w14:paraId="2E248260" w14:textId="77777777" w:rsidR="00AC45DE" w:rsidRDefault="00AC45DE" w:rsidP="002409CD"/>
    <w:p w14:paraId="49AA6914" w14:textId="77777777" w:rsidR="00AC45DE" w:rsidRDefault="00AC45DE" w:rsidP="002409CD"/>
    <w:p w14:paraId="298DF3B1" w14:textId="77777777" w:rsidR="00AC45DE" w:rsidRDefault="00AC45DE" w:rsidP="002409CD"/>
    <w:p w14:paraId="45CA9575" w14:textId="77777777" w:rsidR="00AC45DE" w:rsidRDefault="00AC45DE" w:rsidP="002409CD"/>
    <w:p w14:paraId="07D48046" w14:textId="77777777" w:rsidR="00AC45DE" w:rsidRDefault="00AC45DE" w:rsidP="002409CD"/>
    <w:p w14:paraId="7E49BDF1" w14:textId="77777777" w:rsidR="00AC45DE" w:rsidRDefault="00AC45DE" w:rsidP="002409CD"/>
  </w:endnote>
  <w:endnote w:type="continuationSeparator" w:id="0">
    <w:p w14:paraId="5E3FB401" w14:textId="77777777" w:rsidR="00AC45DE" w:rsidRDefault="00AC45DE" w:rsidP="002409CD">
      <w:r>
        <w:continuationSeparator/>
      </w:r>
    </w:p>
    <w:p w14:paraId="4CE9737D" w14:textId="77777777" w:rsidR="00AC45DE" w:rsidRDefault="00AC45DE" w:rsidP="002409CD"/>
    <w:p w14:paraId="3300562E" w14:textId="77777777" w:rsidR="00AC45DE" w:rsidRDefault="00AC45DE" w:rsidP="002409CD"/>
    <w:p w14:paraId="2EF6FF66" w14:textId="77777777" w:rsidR="00AC45DE" w:rsidRDefault="00AC45DE" w:rsidP="002409CD"/>
    <w:p w14:paraId="54B0B9FB" w14:textId="77777777" w:rsidR="00AC45DE" w:rsidRDefault="00AC45DE" w:rsidP="002409CD"/>
    <w:p w14:paraId="1ADBA86E" w14:textId="77777777" w:rsidR="00AC45DE" w:rsidRDefault="00AC45DE" w:rsidP="002409CD"/>
    <w:p w14:paraId="77D93A0E" w14:textId="77777777" w:rsidR="00AC45DE" w:rsidRDefault="00AC45DE" w:rsidP="002409CD"/>
    <w:p w14:paraId="639530D5" w14:textId="77777777" w:rsidR="00AC45DE" w:rsidRDefault="00AC45DE" w:rsidP="002409CD"/>
    <w:p w14:paraId="6D7F3E0F" w14:textId="77777777" w:rsidR="00AC45DE" w:rsidRDefault="00AC45DE" w:rsidP="002409CD"/>
    <w:p w14:paraId="457CA7C1" w14:textId="77777777" w:rsidR="00AC45DE" w:rsidRDefault="00AC45DE" w:rsidP="002409CD"/>
    <w:p w14:paraId="5A3C7CF1" w14:textId="77777777" w:rsidR="00AC45DE" w:rsidRDefault="00AC45DE" w:rsidP="002409CD"/>
    <w:p w14:paraId="5D91FD9E" w14:textId="77777777" w:rsidR="00AC45DE" w:rsidRDefault="00AC45DE" w:rsidP="002409CD"/>
    <w:p w14:paraId="44BB8EF5" w14:textId="77777777" w:rsidR="00AC45DE" w:rsidRDefault="00AC45DE" w:rsidP="002409CD"/>
    <w:p w14:paraId="6A6830CE" w14:textId="77777777" w:rsidR="00AC45DE" w:rsidRDefault="00AC45DE" w:rsidP="002409CD"/>
    <w:p w14:paraId="3A254CF1" w14:textId="77777777" w:rsidR="00AC45DE" w:rsidRDefault="00AC45DE" w:rsidP="002409CD"/>
    <w:p w14:paraId="440587ED" w14:textId="77777777" w:rsidR="00AC45DE" w:rsidRDefault="00AC45DE" w:rsidP="002409CD"/>
    <w:p w14:paraId="233C68CA" w14:textId="77777777" w:rsidR="00AC45DE" w:rsidRDefault="00AC45DE" w:rsidP="002409CD"/>
    <w:p w14:paraId="5F8CD11E" w14:textId="77777777" w:rsidR="00AC45DE" w:rsidRDefault="00AC45DE" w:rsidP="002409CD"/>
    <w:p w14:paraId="383F4D88" w14:textId="77777777" w:rsidR="00AC45DE" w:rsidRDefault="00AC45DE" w:rsidP="002409CD"/>
    <w:p w14:paraId="6F8E27E1" w14:textId="77777777" w:rsidR="00AC45DE" w:rsidRDefault="00AC45DE" w:rsidP="002409CD"/>
    <w:p w14:paraId="3B9CDBE6" w14:textId="77777777" w:rsidR="00AC45DE" w:rsidRDefault="00AC45DE" w:rsidP="002409CD"/>
    <w:p w14:paraId="0BACD575" w14:textId="77777777" w:rsidR="00AC45DE" w:rsidRDefault="00AC45DE" w:rsidP="002409CD"/>
    <w:p w14:paraId="0085A740" w14:textId="77777777" w:rsidR="00AC45DE" w:rsidRDefault="00AC45DE" w:rsidP="002409CD"/>
    <w:p w14:paraId="226DE924" w14:textId="77777777" w:rsidR="00AC45DE" w:rsidRDefault="00AC45DE" w:rsidP="002409CD"/>
    <w:p w14:paraId="6D95C7F8" w14:textId="77777777" w:rsidR="00AC45DE" w:rsidRDefault="00AC45DE" w:rsidP="002409CD"/>
    <w:p w14:paraId="26255BC9" w14:textId="77777777" w:rsidR="00AC45DE" w:rsidRDefault="00AC45DE" w:rsidP="002409CD"/>
    <w:p w14:paraId="023EF26F" w14:textId="77777777" w:rsidR="00AC45DE" w:rsidRDefault="00AC45DE" w:rsidP="002409CD"/>
    <w:p w14:paraId="43E73995" w14:textId="77777777" w:rsidR="00AC45DE" w:rsidRDefault="00AC45DE"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38D552F2" w:rsidR="00F240E9" w:rsidRDefault="00F240E9"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965D06">
      <w:rPr>
        <w:rStyle w:val="PageNumber"/>
        <w:noProof/>
      </w:rPr>
      <w:t>1</w:t>
    </w:r>
    <w:r w:rsidRPr="00045429">
      <w:rPr>
        <w:rStyle w:val="PageNumber"/>
      </w:rPr>
      <w:fldChar w:fldCharType="end"/>
    </w:r>
    <w:r w:rsidRPr="00045429">
      <w:rPr>
        <w:rStyle w:val="PageNumber"/>
      </w:rPr>
      <w:t xml:space="preserve"> of </w:t>
    </w:r>
    <w:r w:rsidR="00AC45DE">
      <w:fldChar w:fldCharType="begin"/>
    </w:r>
    <w:r w:rsidR="00AC45DE">
      <w:instrText xml:space="preserve"> SECTIONPAGES  \* Arabic  \* MERGEFORMAT </w:instrText>
    </w:r>
    <w:r w:rsidR="00AC45DE">
      <w:fldChar w:fldCharType="separate"/>
    </w:r>
    <w:r w:rsidR="00965D06" w:rsidRPr="00965D06">
      <w:rPr>
        <w:rStyle w:val="PageNumber"/>
        <w:noProof/>
      </w:rPr>
      <w:t>25</w:t>
    </w:r>
    <w:r w:rsidR="00AC45DE">
      <w:rPr>
        <w:rStyle w:val="PageNumbe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670F26" w14:textId="77777777" w:rsidR="00AC45DE" w:rsidRDefault="00AC45DE" w:rsidP="002409CD">
      <w:r>
        <w:separator/>
      </w:r>
    </w:p>
    <w:p w14:paraId="0ABCF43B" w14:textId="77777777" w:rsidR="00AC45DE" w:rsidRDefault="00AC45DE" w:rsidP="002409CD"/>
    <w:p w14:paraId="0DF24398" w14:textId="77777777" w:rsidR="00AC45DE" w:rsidRDefault="00AC45DE" w:rsidP="002409CD"/>
    <w:p w14:paraId="2217CEA0" w14:textId="77777777" w:rsidR="00AC45DE" w:rsidRDefault="00AC45DE" w:rsidP="002409CD"/>
    <w:p w14:paraId="065E90A4" w14:textId="77777777" w:rsidR="00AC45DE" w:rsidRDefault="00AC45DE" w:rsidP="002409CD"/>
    <w:p w14:paraId="74DFA61D" w14:textId="77777777" w:rsidR="00AC45DE" w:rsidRDefault="00AC45DE" w:rsidP="002409CD"/>
    <w:p w14:paraId="42F48BC3" w14:textId="77777777" w:rsidR="00AC45DE" w:rsidRDefault="00AC45DE" w:rsidP="002409CD"/>
    <w:p w14:paraId="3AA2A0F7" w14:textId="77777777" w:rsidR="00AC45DE" w:rsidRDefault="00AC45DE" w:rsidP="002409CD"/>
    <w:p w14:paraId="0C05F781" w14:textId="77777777" w:rsidR="00AC45DE" w:rsidRDefault="00AC45DE" w:rsidP="002409CD"/>
    <w:p w14:paraId="5BF4C62F" w14:textId="77777777" w:rsidR="00AC45DE" w:rsidRDefault="00AC45DE" w:rsidP="002409CD"/>
    <w:p w14:paraId="5863ED5D" w14:textId="77777777" w:rsidR="00AC45DE" w:rsidRDefault="00AC45DE" w:rsidP="002409CD"/>
    <w:p w14:paraId="0C95DF08" w14:textId="77777777" w:rsidR="00AC45DE" w:rsidRDefault="00AC45DE" w:rsidP="002409CD"/>
    <w:p w14:paraId="6C99EC01" w14:textId="77777777" w:rsidR="00AC45DE" w:rsidRDefault="00AC45DE" w:rsidP="002409CD"/>
    <w:p w14:paraId="67FFC1BF" w14:textId="77777777" w:rsidR="00AC45DE" w:rsidRDefault="00AC45DE" w:rsidP="002409CD"/>
    <w:p w14:paraId="59B89F11" w14:textId="77777777" w:rsidR="00AC45DE" w:rsidRDefault="00AC45DE" w:rsidP="002409CD"/>
    <w:p w14:paraId="1ABB317C" w14:textId="77777777" w:rsidR="00AC45DE" w:rsidRDefault="00AC45DE" w:rsidP="002409CD"/>
    <w:p w14:paraId="1A662184" w14:textId="77777777" w:rsidR="00AC45DE" w:rsidRDefault="00AC45DE" w:rsidP="002409CD"/>
    <w:p w14:paraId="5B2072A8" w14:textId="77777777" w:rsidR="00AC45DE" w:rsidRDefault="00AC45DE" w:rsidP="002409CD"/>
    <w:p w14:paraId="06DB8F98" w14:textId="77777777" w:rsidR="00AC45DE" w:rsidRDefault="00AC45DE" w:rsidP="002409CD"/>
    <w:p w14:paraId="302077A9" w14:textId="77777777" w:rsidR="00AC45DE" w:rsidRDefault="00AC45DE" w:rsidP="002409CD"/>
    <w:p w14:paraId="689B6622" w14:textId="77777777" w:rsidR="00AC45DE" w:rsidRDefault="00AC45DE" w:rsidP="002409CD"/>
    <w:p w14:paraId="2CAA1B17" w14:textId="77777777" w:rsidR="00AC45DE" w:rsidRDefault="00AC45DE" w:rsidP="002409CD"/>
    <w:p w14:paraId="14DE1B0C" w14:textId="77777777" w:rsidR="00AC45DE" w:rsidRDefault="00AC45DE" w:rsidP="002409CD"/>
    <w:p w14:paraId="27C05F19" w14:textId="77777777" w:rsidR="00AC45DE" w:rsidRDefault="00AC45DE" w:rsidP="002409CD"/>
    <w:p w14:paraId="1A0CFD5A" w14:textId="77777777" w:rsidR="00AC45DE" w:rsidRDefault="00AC45DE" w:rsidP="002409CD"/>
    <w:p w14:paraId="7F60332B" w14:textId="77777777" w:rsidR="00AC45DE" w:rsidRDefault="00AC45DE" w:rsidP="002409CD"/>
    <w:p w14:paraId="2897F1C8" w14:textId="77777777" w:rsidR="00AC45DE" w:rsidRDefault="00AC45DE" w:rsidP="002409CD"/>
    <w:p w14:paraId="6823548E" w14:textId="77777777" w:rsidR="00AC45DE" w:rsidRDefault="00AC45DE" w:rsidP="002409CD"/>
  </w:footnote>
  <w:footnote w:type="continuationSeparator" w:id="0">
    <w:p w14:paraId="0DB3E68E" w14:textId="77777777" w:rsidR="00AC45DE" w:rsidRDefault="00AC45DE" w:rsidP="002409CD">
      <w:r>
        <w:continuationSeparator/>
      </w:r>
    </w:p>
    <w:p w14:paraId="49A0937A" w14:textId="77777777" w:rsidR="00AC45DE" w:rsidRDefault="00AC45DE" w:rsidP="002409CD"/>
    <w:p w14:paraId="30468A82" w14:textId="77777777" w:rsidR="00AC45DE" w:rsidRDefault="00AC45DE" w:rsidP="002409CD"/>
    <w:p w14:paraId="1D3C793E" w14:textId="77777777" w:rsidR="00AC45DE" w:rsidRDefault="00AC45DE" w:rsidP="002409CD"/>
    <w:p w14:paraId="3403F519" w14:textId="77777777" w:rsidR="00AC45DE" w:rsidRDefault="00AC45DE" w:rsidP="002409CD"/>
    <w:p w14:paraId="16DE950E" w14:textId="77777777" w:rsidR="00AC45DE" w:rsidRDefault="00AC45DE" w:rsidP="002409CD"/>
    <w:p w14:paraId="7408ECCF" w14:textId="77777777" w:rsidR="00AC45DE" w:rsidRDefault="00AC45DE" w:rsidP="002409CD"/>
    <w:p w14:paraId="1571C048" w14:textId="77777777" w:rsidR="00AC45DE" w:rsidRDefault="00AC45DE" w:rsidP="002409CD"/>
    <w:p w14:paraId="47EA4008" w14:textId="77777777" w:rsidR="00AC45DE" w:rsidRDefault="00AC45DE" w:rsidP="002409CD"/>
    <w:p w14:paraId="00A73D64" w14:textId="77777777" w:rsidR="00AC45DE" w:rsidRDefault="00AC45DE" w:rsidP="002409CD"/>
    <w:p w14:paraId="2AEAC792" w14:textId="77777777" w:rsidR="00AC45DE" w:rsidRDefault="00AC45DE" w:rsidP="002409CD"/>
    <w:p w14:paraId="0BF70642" w14:textId="77777777" w:rsidR="00AC45DE" w:rsidRDefault="00AC45DE" w:rsidP="002409CD"/>
    <w:p w14:paraId="1EB7C544" w14:textId="77777777" w:rsidR="00AC45DE" w:rsidRDefault="00AC45DE" w:rsidP="002409CD"/>
    <w:p w14:paraId="0B179524" w14:textId="77777777" w:rsidR="00AC45DE" w:rsidRDefault="00AC45DE" w:rsidP="002409CD"/>
    <w:p w14:paraId="22C1303A" w14:textId="77777777" w:rsidR="00AC45DE" w:rsidRDefault="00AC45DE" w:rsidP="002409CD"/>
    <w:p w14:paraId="6863EE5B" w14:textId="77777777" w:rsidR="00AC45DE" w:rsidRDefault="00AC45DE" w:rsidP="002409CD"/>
    <w:p w14:paraId="5CBC13FA" w14:textId="77777777" w:rsidR="00AC45DE" w:rsidRDefault="00AC45DE" w:rsidP="002409CD"/>
    <w:p w14:paraId="36574A2B" w14:textId="77777777" w:rsidR="00AC45DE" w:rsidRDefault="00AC45DE" w:rsidP="002409CD"/>
    <w:p w14:paraId="4DC5201F" w14:textId="77777777" w:rsidR="00AC45DE" w:rsidRDefault="00AC45DE" w:rsidP="002409CD"/>
    <w:p w14:paraId="1E6E3090" w14:textId="77777777" w:rsidR="00AC45DE" w:rsidRDefault="00AC45DE" w:rsidP="002409CD"/>
    <w:p w14:paraId="0449BBFD" w14:textId="77777777" w:rsidR="00AC45DE" w:rsidRDefault="00AC45DE" w:rsidP="002409CD"/>
    <w:p w14:paraId="1BBD8AD1" w14:textId="77777777" w:rsidR="00AC45DE" w:rsidRDefault="00AC45DE" w:rsidP="002409CD"/>
    <w:p w14:paraId="5183265A" w14:textId="77777777" w:rsidR="00AC45DE" w:rsidRDefault="00AC45DE" w:rsidP="002409CD"/>
    <w:p w14:paraId="2F632DE7" w14:textId="77777777" w:rsidR="00AC45DE" w:rsidRDefault="00AC45DE" w:rsidP="002409CD"/>
    <w:p w14:paraId="0AE4BD47" w14:textId="77777777" w:rsidR="00AC45DE" w:rsidRDefault="00AC45DE" w:rsidP="002409CD"/>
    <w:p w14:paraId="043E15C7" w14:textId="77777777" w:rsidR="00AC45DE" w:rsidRDefault="00AC45DE" w:rsidP="002409CD"/>
    <w:p w14:paraId="5CD6239F" w14:textId="77777777" w:rsidR="00AC45DE" w:rsidRDefault="00AC45DE" w:rsidP="002409CD"/>
    <w:p w14:paraId="1E216AAC" w14:textId="77777777" w:rsidR="00AC45DE" w:rsidRDefault="00AC45DE" w:rsidP="00240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77777777" w:rsidR="00F240E9" w:rsidRDefault="00F240E9" w:rsidP="002409CD">
    <w:pPr>
      <w:pStyle w:val="Header"/>
    </w:pPr>
    <w:r>
      <w:t>High Level Scope</w:t>
    </w:r>
    <w:r w:rsidRPr="00045429">
      <w:t xml:space="preserve">:  </w:t>
    </w:r>
    <w:r>
      <w:rPr>
        <w:b/>
        <w:i/>
        <w:color w:val="0000FF"/>
      </w:rPr>
      <w:t>GreenSheets System</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77777777" w:rsidR="00F240E9" w:rsidRDefault="00F240E9" w:rsidP="002409CD">
    <w:pPr>
      <w:pStyle w:val="Header"/>
    </w:pPr>
    <w:r>
      <w:t>High Level Scope</w:t>
    </w:r>
    <w:r w:rsidRPr="00045429">
      <w:t xml:space="preserve">:  </w:t>
    </w:r>
    <w:r>
      <w:rPr>
        <w:b/>
        <w:i/>
        <w:color w:val="0000FF"/>
      </w:rPr>
      <w:t>GreenSheets System</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15:restartNumberingAfterBreak="0">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36"/>
  </w:num>
  <w:num w:numId="11">
    <w:abstractNumId w:val="39"/>
  </w:num>
  <w:num w:numId="12">
    <w:abstractNumId w:val="26"/>
  </w:num>
  <w:num w:numId="13">
    <w:abstractNumId w:val="21"/>
  </w:num>
  <w:num w:numId="14">
    <w:abstractNumId w:val="31"/>
  </w:num>
  <w:num w:numId="15">
    <w:abstractNumId w:val="37"/>
  </w:num>
  <w:num w:numId="16">
    <w:abstractNumId w:val="3"/>
  </w:num>
  <w:num w:numId="17">
    <w:abstractNumId w:val="2"/>
  </w:num>
  <w:num w:numId="18">
    <w:abstractNumId w:val="23"/>
  </w:num>
  <w:num w:numId="19">
    <w:abstractNumId w:val="25"/>
  </w:num>
  <w:num w:numId="20">
    <w:abstractNumId w:val="34"/>
  </w:num>
  <w:num w:numId="21">
    <w:abstractNumId w:val="27"/>
  </w:num>
  <w:num w:numId="22">
    <w:abstractNumId w:val="35"/>
  </w:num>
  <w:num w:numId="23">
    <w:abstractNumId w:val="28"/>
  </w:num>
  <w:num w:numId="24">
    <w:abstractNumId w:val="19"/>
  </w:num>
  <w:num w:numId="25">
    <w:abstractNumId w:val="38"/>
  </w:num>
  <w:num w:numId="26">
    <w:abstractNumId w:val="4"/>
  </w:num>
  <w:num w:numId="27">
    <w:abstractNumId w:val="40"/>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30"/>
  </w:num>
  <w:num w:numId="31">
    <w:abstractNumId w:val="20"/>
  </w:num>
  <w:num w:numId="32">
    <w:abstractNumId w:val="24"/>
  </w:num>
  <w:num w:numId="33">
    <w:abstractNumId w:val="33"/>
  </w:num>
  <w:num w:numId="34">
    <w:abstractNumId w:val="22"/>
  </w:num>
  <w:num w:numId="35">
    <w:abstractNumId w:val="4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3CD8"/>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0B08"/>
    <w:rsid w:val="00351B17"/>
    <w:rsid w:val="00351D81"/>
    <w:rsid w:val="00351F55"/>
    <w:rsid w:val="0035347B"/>
    <w:rsid w:val="00353FBB"/>
    <w:rsid w:val="003546BB"/>
    <w:rsid w:val="00354D6B"/>
    <w:rsid w:val="003555D0"/>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6691F"/>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F4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4666"/>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6B46"/>
    <w:rsid w:val="009B010F"/>
    <w:rsid w:val="009B1C1D"/>
    <w:rsid w:val="009B2E42"/>
    <w:rsid w:val="009B3C8B"/>
    <w:rsid w:val="009B681F"/>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958"/>
    <w:rsid w:val="00AB5F2B"/>
    <w:rsid w:val="00AB7602"/>
    <w:rsid w:val="00AC3562"/>
    <w:rsid w:val="00AC4423"/>
    <w:rsid w:val="00AC45DE"/>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7579"/>
    <w:rsid w:val="00FC78C6"/>
    <w:rsid w:val="00FD074D"/>
    <w:rsid w:val="00FD29FC"/>
    <w:rsid w:val="00FD308D"/>
    <w:rsid w:val="00FD3138"/>
    <w:rsid w:val="00FD33DF"/>
    <w:rsid w:val="00FD40CA"/>
    <w:rsid w:val="00FD7A92"/>
    <w:rsid w:val="00FE24C4"/>
    <w:rsid w:val="00FE4A84"/>
    <w:rsid w:val="00FE57BC"/>
    <w:rsid w:val="00FE6116"/>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cisvn.nci.nih.gov/svn/iscs/greensheets/Requirements/Use-cases/View%20and%20Manage%20a%20greensheet%20use-case.doc" TargetMode="External"/><Relationship Id="rId18" Type="http://schemas.openxmlformats.org/officeDocument/2006/relationships/hyperlink" Target="https://i2e-test.nci.nih.gov/documentation/application/GSFB_User_guide.pdf" TargetMode="External"/><Relationship Id="rId26" Type="http://schemas.openxmlformats.org/officeDocument/2006/relationships/image" Target="media/image6.png"/><Relationship Id="rId39" Type="http://schemas.openxmlformats.org/officeDocument/2006/relationships/image" Target="media/image10.png"/><Relationship Id="rId21" Type="http://schemas.openxmlformats.org/officeDocument/2006/relationships/oleObject" Target="embeddings/oleObject2.bin"/><Relationship Id="rId34" Type="http://schemas.openxmlformats.org/officeDocument/2006/relationships/oleObject" Target="embeddings/oleObject11.bin"/><Relationship Id="rId42" Type="http://schemas.openxmlformats.org/officeDocument/2006/relationships/oleObject" Target="embeddings/oleObject14.bin"/><Relationship Id="rId47" Type="http://schemas.openxmlformats.org/officeDocument/2006/relationships/oleObject" Target="embeddings/oleObject19.bin"/><Relationship Id="rId50" Type="http://schemas.openxmlformats.org/officeDocument/2006/relationships/oleObject" Target="embeddings/oleObject22.bin"/><Relationship Id="rId55" Type="http://schemas.openxmlformats.org/officeDocument/2006/relationships/oleObject" Target="embeddings/oleObject27.bin"/><Relationship Id="rId63" Type="http://schemas.openxmlformats.org/officeDocument/2006/relationships/oleObject" Target="embeddings/oleObject35.bin"/><Relationship Id="rId68" Type="http://schemas.openxmlformats.org/officeDocument/2006/relationships/oleObject" Target="embeddings/oleObject40.bin"/><Relationship Id="rId76" Type="http://schemas.openxmlformats.org/officeDocument/2006/relationships/hyperlink" Target="https://ncisvn.nci.nih.gov/svn/iscs/greensheets/Requirements/Use-cases/View%20and%20Manage%20a%20greensheet%20use-case.doc" TargetMode="External"/><Relationship Id="rId84" Type="http://schemas.openxmlformats.org/officeDocument/2006/relationships/hyperlink" Target="https://i2e-test.nci.nih.gov/greensheets/" TargetMode="External"/><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hyperlink" Target="https://ncisvn.nci.nih.gov/svn/iscs/greensheets/Requirements/Specs/GreenSheets%20Redesign%20Project%20Scope.docx" TargetMode="External"/><Relationship Id="rId24" Type="http://schemas.openxmlformats.org/officeDocument/2006/relationships/image" Target="media/image5.png"/><Relationship Id="rId32" Type="http://schemas.openxmlformats.org/officeDocument/2006/relationships/oleObject" Target="embeddings/oleObject10.bin"/><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oleObject" Target="embeddings/oleObject17.bin"/><Relationship Id="rId53" Type="http://schemas.openxmlformats.org/officeDocument/2006/relationships/oleObject" Target="embeddings/oleObject25.bin"/><Relationship Id="rId58" Type="http://schemas.openxmlformats.org/officeDocument/2006/relationships/oleObject" Target="embeddings/oleObject30.bin"/><Relationship Id="rId66" Type="http://schemas.openxmlformats.org/officeDocument/2006/relationships/oleObject" Target="embeddings/oleObject38.bin"/><Relationship Id="rId74" Type="http://schemas.openxmlformats.org/officeDocument/2006/relationships/hyperlink" Target="https://ncisvn.nci.nih.gov/svn/iscs/greensheets/Requirements/Use-cases/View%20and%20Manage%20a%20greensheet%20use-case.doc" TargetMode="External"/><Relationship Id="rId79" Type="http://schemas.openxmlformats.org/officeDocument/2006/relationships/image" Target="media/image15.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33.bin"/><Relationship Id="rId82" Type="http://schemas.openxmlformats.org/officeDocument/2006/relationships/hyperlink" Target="https://ncisvn.nci.nih.gov/svn/iscs/greensheets/Requirements/Specs/GreenSheets%20Redesign%20Project%20Scope.docx" TargetMode="External"/><Relationship Id="rId90" Type="http://schemas.openxmlformats.org/officeDocument/2006/relationships/theme" Target="theme/them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ncisvn.nci.nih.gov/svn/iscs/greensheets/Requirements/Specs/GreenSheets%20-%20Scope.docx" TargetMode="External"/><Relationship Id="rId14" Type="http://schemas.openxmlformats.org/officeDocument/2006/relationships/hyperlink" Target="https://ncisvn.nci.nih.gov/svn/iscs/greensheets/Requirements/Specs/GreenSheets%20Redesign%20Project%20Scope.docx" TargetMode="External"/><Relationship Id="rId22" Type="http://schemas.openxmlformats.org/officeDocument/2006/relationships/image" Target="media/image4.png"/><Relationship Id="rId27" Type="http://schemas.openxmlformats.org/officeDocument/2006/relationships/oleObject" Target="embeddings/oleObject5.bin"/><Relationship Id="rId30" Type="http://schemas.openxmlformats.org/officeDocument/2006/relationships/oleObject" Target="embeddings/oleObject8.bin"/><Relationship Id="rId35" Type="http://schemas.openxmlformats.org/officeDocument/2006/relationships/image" Target="media/image8.png"/><Relationship Id="rId43" Type="http://schemas.openxmlformats.org/officeDocument/2006/relationships/oleObject" Target="embeddings/oleObject15.bin"/><Relationship Id="rId48" Type="http://schemas.openxmlformats.org/officeDocument/2006/relationships/oleObject" Target="embeddings/oleObject20.bin"/><Relationship Id="rId56" Type="http://schemas.openxmlformats.org/officeDocument/2006/relationships/oleObject" Target="embeddings/oleObject28.bin"/><Relationship Id="rId64" Type="http://schemas.openxmlformats.org/officeDocument/2006/relationships/oleObject" Target="embeddings/oleObject36.bin"/><Relationship Id="rId69" Type="http://schemas.openxmlformats.org/officeDocument/2006/relationships/oleObject" Target="embeddings/oleObject41.bin"/><Relationship Id="rId77" Type="http://schemas.openxmlformats.org/officeDocument/2006/relationships/image" Target="media/image13.png"/><Relationship Id="rId8" Type="http://schemas.openxmlformats.org/officeDocument/2006/relationships/header" Target="header1.xml"/><Relationship Id="rId51" Type="http://schemas.openxmlformats.org/officeDocument/2006/relationships/oleObject" Target="embeddings/oleObject23.bin"/><Relationship Id="rId72" Type="http://schemas.openxmlformats.org/officeDocument/2006/relationships/oleObject" Target="embeddings/oleObject43.bin"/><Relationship Id="rId80" Type="http://schemas.openxmlformats.org/officeDocument/2006/relationships/image" Target="media/image16.png"/><Relationship Id="rId85" Type="http://schemas.openxmlformats.org/officeDocument/2006/relationships/hyperlink" Target="https://i2e-test.nci.nih.gov/greensheets/" TargetMode="External"/><Relationship Id="rId3" Type="http://schemas.openxmlformats.org/officeDocument/2006/relationships/styles" Target="styles.xml"/><Relationship Id="rId12" Type="http://schemas.openxmlformats.org/officeDocument/2006/relationships/hyperlink" Target="https://i2e-test.nci.nih.gov/documentation/application/GSFB_User_guide.pdf" TargetMode="External"/><Relationship Id="rId17" Type="http://schemas.openxmlformats.org/officeDocument/2006/relationships/hyperlink" Target="https://ncisvn.nci.nih.gov/svn/iscs/greensheets/Requirements/Specs/GreenSheets%20Redesign%20Project%20Scope.docx" TargetMode="External"/><Relationship Id="rId25" Type="http://schemas.openxmlformats.org/officeDocument/2006/relationships/oleObject" Target="embeddings/oleObject4.bin"/><Relationship Id="rId33" Type="http://schemas.openxmlformats.org/officeDocument/2006/relationships/image" Target="media/image7.png"/><Relationship Id="rId38" Type="http://schemas.openxmlformats.org/officeDocument/2006/relationships/oleObject" Target="embeddings/oleObject12.bin"/><Relationship Id="rId46" Type="http://schemas.openxmlformats.org/officeDocument/2006/relationships/oleObject" Target="embeddings/oleObject18.bin"/><Relationship Id="rId59" Type="http://schemas.openxmlformats.org/officeDocument/2006/relationships/oleObject" Target="embeddings/oleObject31.bin"/><Relationship Id="rId67" Type="http://schemas.openxmlformats.org/officeDocument/2006/relationships/oleObject" Target="embeddings/oleObject39.bin"/><Relationship Id="rId20" Type="http://schemas.openxmlformats.org/officeDocument/2006/relationships/image" Target="media/image3.png"/><Relationship Id="rId41" Type="http://schemas.openxmlformats.org/officeDocument/2006/relationships/oleObject" Target="embeddings/oleObject13.bin"/><Relationship Id="rId54" Type="http://schemas.openxmlformats.org/officeDocument/2006/relationships/oleObject" Target="embeddings/oleObject26.bin"/><Relationship Id="rId62" Type="http://schemas.openxmlformats.org/officeDocument/2006/relationships/oleObject" Target="embeddings/oleObject34.bin"/><Relationship Id="rId70" Type="http://schemas.openxmlformats.org/officeDocument/2006/relationships/oleObject" Target="embeddings/oleObject42.bin"/><Relationship Id="rId75" Type="http://schemas.openxmlformats.org/officeDocument/2006/relationships/hyperlink" Target="https://ncisvn.nci.nih.gov/svn/iscs/greensheets/Requirements/Use-cases/View%20and%20Manage%20a%20greensheet%20use-case.doc" TargetMode="External"/><Relationship Id="rId83" Type="http://schemas.openxmlformats.org/officeDocument/2006/relationships/hyperlink" Target="https://i2e-test.nci.nih.gov/greensheet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hyperlink" Target="https://ncisvn.nci.nih.gov/svn/iscs/greensheets/Requirements/Specs/GreenSheets%20Redesign%20Project%20Scope.docx" TargetMode="External"/><Relationship Id="rId49" Type="http://schemas.openxmlformats.org/officeDocument/2006/relationships/oleObject" Target="embeddings/oleObject21.bin"/><Relationship Id="rId57" Type="http://schemas.openxmlformats.org/officeDocument/2006/relationships/oleObject" Target="embeddings/oleObject29.bin"/><Relationship Id="rId10" Type="http://schemas.openxmlformats.org/officeDocument/2006/relationships/hyperlink" Target="https://ncisvn.nci.nih.gov/svn/iscs/greensheets/Requirements/Meeting%20Minutes/Draft%20area%20_%20meeting%20with%20OGA%20meeting%20minutes.docx" TargetMode="External"/><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4.bin"/><Relationship Id="rId60" Type="http://schemas.openxmlformats.org/officeDocument/2006/relationships/oleObject" Target="embeddings/oleObject32.bin"/><Relationship Id="rId65" Type="http://schemas.openxmlformats.org/officeDocument/2006/relationships/oleObject" Target="embeddings/oleObject37.bin"/><Relationship Id="rId73" Type="http://schemas.openxmlformats.org/officeDocument/2006/relationships/hyperlink" Target="https://ncisvn.nci.nih.gov/svn/iscs/greensheets/Requirements/Use-cases/View%20and%20Manage%20a%20greensheet%20use-case.doc" TargetMode="External"/><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8DE57-DA88-4F40-9BAA-777C651FF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26</Pages>
  <Words>5611</Words>
  <Characters>31989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37525</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71</cp:revision>
  <cp:lastPrinted>2013-10-21T20:05:00Z</cp:lastPrinted>
  <dcterms:created xsi:type="dcterms:W3CDTF">2016-10-25T18:33:00Z</dcterms:created>
  <dcterms:modified xsi:type="dcterms:W3CDTF">2017-02-10T17:04:00Z</dcterms:modified>
</cp:coreProperties>
</file>