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5AC82FE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ins w:id="0" w:author="Tulchinskaya, Gaby (NIH/NCI) [C]" w:date="2017-03-10T15:23:00Z">
        <w:r w:rsidR="005D395D">
          <w:rPr>
            <w:color w:val="0000FF"/>
          </w:rPr>
          <w:t>3</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ins w:id="1" w:author="Tulchinskaya, Gaby (NIH/NCI) [C]" w:date="2017-02-13T13:38:00Z">
              <w:r>
                <w:t>1.1</w:t>
              </w:r>
            </w:ins>
          </w:p>
        </w:tc>
        <w:tc>
          <w:tcPr>
            <w:tcW w:w="1311" w:type="dxa"/>
            <w:vAlign w:val="center"/>
          </w:tcPr>
          <w:p w14:paraId="5A0681EC" w14:textId="54DFC25F" w:rsidR="00320F9D" w:rsidRDefault="00DD6642" w:rsidP="00320F9D">
            <w:pPr>
              <w:pStyle w:val="Cell"/>
              <w:widowControl w:val="0"/>
              <w:jc w:val="center"/>
            </w:pPr>
            <w:ins w:id="2" w:author="Tulchinskaya, Gaby (NIH/NCI) [C]" w:date="2017-02-13T13:38:00Z">
              <w:r>
                <w:t>2/13/2017</w:t>
              </w:r>
            </w:ins>
          </w:p>
        </w:tc>
        <w:tc>
          <w:tcPr>
            <w:tcW w:w="1593" w:type="dxa"/>
            <w:vAlign w:val="center"/>
          </w:tcPr>
          <w:p w14:paraId="46B318C5" w14:textId="1947CF14" w:rsidR="00320F9D" w:rsidRDefault="00DD6642" w:rsidP="00320F9D">
            <w:pPr>
              <w:pStyle w:val="Cell"/>
              <w:widowControl w:val="0"/>
            </w:pPr>
            <w:ins w:id="3" w:author="Tulchinskaya, Gaby (NIH/NCI) [C]" w:date="2017-02-13T13:39:00Z">
              <w:r>
                <w:t>G. Tulchinskaya</w:t>
              </w:r>
            </w:ins>
          </w:p>
        </w:tc>
        <w:tc>
          <w:tcPr>
            <w:tcW w:w="5443" w:type="dxa"/>
            <w:gridSpan w:val="2"/>
            <w:vAlign w:val="center"/>
          </w:tcPr>
          <w:p w14:paraId="5FCA15D5" w14:textId="6F113623" w:rsidR="00320F9D" w:rsidRDefault="00DD6642" w:rsidP="00320F9D">
            <w:pPr>
              <w:pStyle w:val="Cell"/>
              <w:widowControl w:val="0"/>
            </w:pPr>
            <w:ins w:id="4" w:author="Tulchinskaya, Gaby (NIH/NCI) [C]" w:date="2017-02-13T13:39:00Z">
              <w:r>
                <w:t>Added notes for UI specialist throughout of the document</w:t>
              </w:r>
            </w:ins>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ins w:id="5" w:author="Tulchinskaya, Gaby (NIH/NCI) [C]" w:date="2017-02-15T12:21:00Z">
              <w:r>
                <w:t>1.2</w:t>
              </w:r>
            </w:ins>
          </w:p>
        </w:tc>
        <w:tc>
          <w:tcPr>
            <w:tcW w:w="1311" w:type="dxa"/>
            <w:vAlign w:val="center"/>
          </w:tcPr>
          <w:p w14:paraId="7CDE5C5F" w14:textId="3A9A6754" w:rsidR="00320F9D" w:rsidRDefault="00312398" w:rsidP="00320F9D">
            <w:pPr>
              <w:pStyle w:val="Cell"/>
              <w:widowControl w:val="0"/>
              <w:jc w:val="center"/>
            </w:pPr>
            <w:ins w:id="6" w:author="Tulchinskaya, Gaby (NIH/NCI) [C]" w:date="2017-02-15T12:21:00Z">
              <w:r>
                <w:t>2/15/2017</w:t>
              </w:r>
            </w:ins>
          </w:p>
        </w:tc>
        <w:tc>
          <w:tcPr>
            <w:tcW w:w="1593" w:type="dxa"/>
            <w:vAlign w:val="center"/>
          </w:tcPr>
          <w:p w14:paraId="798A97DA" w14:textId="371E0C79" w:rsidR="00320F9D" w:rsidRDefault="00312398" w:rsidP="00320F9D">
            <w:pPr>
              <w:pStyle w:val="Cell"/>
              <w:widowControl w:val="0"/>
            </w:pPr>
            <w:ins w:id="7" w:author="Tulchinskaya, Gaby (NIH/NCI) [C]" w:date="2017-02-15T12:21:00Z">
              <w:r>
                <w:t>G. Tulchinskaya</w:t>
              </w:r>
            </w:ins>
          </w:p>
        </w:tc>
        <w:tc>
          <w:tcPr>
            <w:tcW w:w="5443" w:type="dxa"/>
            <w:gridSpan w:val="2"/>
            <w:vAlign w:val="center"/>
          </w:tcPr>
          <w:p w14:paraId="6154AF10" w14:textId="77777777" w:rsidR="00320F9D" w:rsidRDefault="00312398" w:rsidP="00320F9D">
            <w:pPr>
              <w:pStyle w:val="Cell"/>
              <w:widowControl w:val="0"/>
              <w:rPr>
                <w:ins w:id="8" w:author="Tulchinskaya, Gaby (NIH/NCI) [C]" w:date="2017-02-15T12:21:00Z"/>
              </w:rPr>
            </w:pPr>
            <w:ins w:id="9" w:author="Tulchinskaya, Gaby (NIH/NCI) [C]" w:date="2017-02-15T12:21:00Z">
              <w:r>
                <w:t>Added after the meeting with UI specialist:</w:t>
              </w:r>
            </w:ins>
          </w:p>
          <w:p w14:paraId="7CC77E99" w14:textId="429FFCD7" w:rsidR="0080658A" w:rsidRPr="0080658A" w:rsidRDefault="00FE636E" w:rsidP="0080658A">
            <w:pPr>
              <w:pStyle w:val="Cell"/>
              <w:widowControl w:val="0"/>
              <w:rPr>
                <w:ins w:id="10" w:author="Tulchinskaya, Gaby (NIH/NCI) [C]" w:date="2017-02-15T12:47:00Z"/>
                <w:noProof/>
              </w:rPr>
            </w:pPr>
            <w:ins w:id="11" w:author="Tulchinskaya, Gaby (NIH/NCI) [C]" w:date="2017-02-15T12:38:00Z">
              <w:r>
                <w:t xml:space="preserve">Sec. </w:t>
              </w:r>
              <w:r>
                <w:rPr>
                  <w:noProof/>
                </w:rPr>
                <w:t>Promote or Reject the module functionality</w:t>
              </w:r>
            </w:ins>
            <w:ins w:id="12" w:author="Tulchinskaya, Gaby (NIH/NCI) [C]" w:date="2017-02-15T12:48:00Z">
              <w:r w:rsidR="0080658A">
                <w:rPr>
                  <w:noProof/>
                </w:rPr>
                <w:br/>
              </w:r>
            </w:ins>
            <w:ins w:id="13" w:author="Tulchinskaya, Gaby (NIH/NCI) [C]" w:date="2017-02-15T12:38:00Z">
              <w:r w:rsidRPr="0080658A">
                <w:rPr>
                  <w:noProof/>
                </w:rPr>
                <w:t xml:space="preserve">Sec. </w:t>
              </w:r>
            </w:ins>
            <w:ins w:id="14" w:author="Tulchinskaya, Gaby (NIH/NCI) [C]" w:date="2017-02-15T12:48:00Z">
              <w:r w:rsidR="0080658A" w:rsidRPr="0080658A">
                <w:rPr>
                  <w:noProof/>
                </w:rPr>
                <w:t xml:space="preserve">Overall business flow description </w:t>
              </w:r>
              <w:r w:rsidR="0080658A">
                <w:rPr>
                  <w:noProof/>
                </w:rPr>
                <w:t xml:space="preserve">=&gt; </w:t>
              </w:r>
            </w:ins>
            <w:ins w:id="15" w:author="Tulchinskaya, Gaby (NIH/NCI) [C]" w:date="2017-02-15T12:47:00Z">
              <w:r w:rsidR="0080658A" w:rsidRPr="0080658A">
                <w:rPr>
                  <w:noProof/>
                </w:rPr>
                <w:t>For a Tester</w:t>
              </w:r>
            </w:ins>
          </w:p>
          <w:p w14:paraId="54F08366" w14:textId="409BB9EB" w:rsidR="00FE636E" w:rsidRDefault="00FE636E" w:rsidP="00320F9D">
            <w:pPr>
              <w:pStyle w:val="Cell"/>
              <w:widowControl w:val="0"/>
            </w:pPr>
          </w:p>
        </w:tc>
      </w:tr>
      <w:tr w:rsidR="005D395D" w14:paraId="3A282174" w14:textId="77777777" w:rsidTr="002C11E9">
        <w:trPr>
          <w:cantSplit/>
          <w:ins w:id="16" w:author="Tulchinskaya, Gaby (NIH/NCI) [C]" w:date="2017-03-10T15:23:00Z"/>
        </w:trPr>
        <w:tc>
          <w:tcPr>
            <w:tcW w:w="1099" w:type="dxa"/>
            <w:vAlign w:val="center"/>
          </w:tcPr>
          <w:p w14:paraId="04714024" w14:textId="7D548C52" w:rsidR="005D395D" w:rsidRDefault="005D395D" w:rsidP="00320F9D">
            <w:pPr>
              <w:pStyle w:val="Cell"/>
              <w:widowControl w:val="0"/>
              <w:jc w:val="center"/>
              <w:rPr>
                <w:ins w:id="17" w:author="Tulchinskaya, Gaby (NIH/NCI) [C]" w:date="2017-03-10T15:23:00Z"/>
              </w:rPr>
            </w:pPr>
            <w:ins w:id="18" w:author="Tulchinskaya, Gaby (NIH/NCI) [C]" w:date="2017-03-10T15:23:00Z">
              <w:r>
                <w:t>1.3</w:t>
              </w:r>
            </w:ins>
          </w:p>
        </w:tc>
        <w:tc>
          <w:tcPr>
            <w:tcW w:w="1311" w:type="dxa"/>
            <w:vAlign w:val="center"/>
          </w:tcPr>
          <w:p w14:paraId="07B64500" w14:textId="22C88A56" w:rsidR="005D395D" w:rsidRDefault="005D395D" w:rsidP="00320F9D">
            <w:pPr>
              <w:pStyle w:val="Cell"/>
              <w:widowControl w:val="0"/>
              <w:jc w:val="center"/>
              <w:rPr>
                <w:ins w:id="19" w:author="Tulchinskaya, Gaby (NIH/NCI) [C]" w:date="2017-03-10T15:23:00Z"/>
              </w:rPr>
            </w:pPr>
            <w:ins w:id="20" w:author="Tulchinskaya, Gaby (NIH/NCI) [C]" w:date="2017-03-10T15:23:00Z">
              <w:r>
                <w:t>3/10/2017</w:t>
              </w:r>
            </w:ins>
          </w:p>
        </w:tc>
        <w:tc>
          <w:tcPr>
            <w:tcW w:w="1593" w:type="dxa"/>
            <w:vAlign w:val="center"/>
          </w:tcPr>
          <w:p w14:paraId="7681D302" w14:textId="40A858E2" w:rsidR="005D395D" w:rsidRDefault="005D395D" w:rsidP="00320F9D">
            <w:pPr>
              <w:pStyle w:val="Cell"/>
              <w:widowControl w:val="0"/>
              <w:rPr>
                <w:ins w:id="21" w:author="Tulchinskaya, Gaby (NIH/NCI) [C]" w:date="2017-03-10T15:23:00Z"/>
              </w:rPr>
            </w:pPr>
            <w:ins w:id="22" w:author="Tulchinskaya, Gaby (NIH/NCI) [C]" w:date="2017-03-10T15:23:00Z">
              <w:r>
                <w:t>G. Tulchinskaya</w:t>
              </w:r>
            </w:ins>
          </w:p>
        </w:tc>
        <w:tc>
          <w:tcPr>
            <w:tcW w:w="5443" w:type="dxa"/>
            <w:gridSpan w:val="2"/>
            <w:vAlign w:val="center"/>
          </w:tcPr>
          <w:p w14:paraId="6D88F4E7" w14:textId="4BE9F6AF" w:rsidR="005D395D" w:rsidRDefault="005D395D" w:rsidP="00320F9D">
            <w:pPr>
              <w:pStyle w:val="Cell"/>
              <w:widowControl w:val="0"/>
              <w:rPr>
                <w:ins w:id="23" w:author="Tulchinskaya, Gaby (NIH/NCI) [C]" w:date="2017-03-10T15:23:00Z"/>
              </w:rPr>
            </w:pPr>
            <w:ins w:id="24" w:author="Tulchinskaya, Gaby (NIH/NCI) [C]" w:date="2017-03-10T15:24:00Z">
              <w:r>
                <w:t>Added section “Non-functional requirements”</w:t>
              </w:r>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357459" w:rsidP="00320F9D">
            <w:pPr>
              <w:pStyle w:val="Cell"/>
              <w:widowControl w:val="0"/>
            </w:pPr>
            <w:hyperlink r:id="rId11"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357459" w:rsidP="00320F9D">
            <w:pPr>
              <w:pStyle w:val="Cell"/>
              <w:widowControl w:val="0"/>
            </w:pPr>
            <w:hyperlink r:id="rId12"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357459" w:rsidP="00320F9D">
            <w:pPr>
              <w:pStyle w:val="Cell"/>
              <w:widowControl w:val="0"/>
            </w:pPr>
            <w:hyperlink r:id="rId13"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357459" w:rsidP="00320F9D">
            <w:pPr>
              <w:pStyle w:val="Cell"/>
              <w:widowControl w:val="0"/>
            </w:pPr>
            <w:hyperlink r:id="rId14"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6CCD93D3" w14:textId="2FCD6BAF" w:rsidR="005D395D" w:rsidRDefault="007D18F9">
      <w:pPr>
        <w:pStyle w:val="TOC1"/>
        <w:rPr>
          <w:ins w:id="25" w:author="Tulchinskaya, Gaby (NIH/NCI) [C]" w:date="2017-03-10T15:26: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26" w:author="Tulchinskaya, Gaby (NIH/NCI) [C]" w:date="2017-03-10T15:26:00Z">
        <w:r w:rsidR="005D395D" w:rsidRPr="009038C0">
          <w:rPr>
            <w:rStyle w:val="Hyperlink"/>
            <w:noProof/>
          </w:rPr>
          <w:fldChar w:fldCharType="begin"/>
        </w:r>
        <w:r w:rsidR="005D395D" w:rsidRPr="009038C0">
          <w:rPr>
            <w:rStyle w:val="Hyperlink"/>
            <w:noProof/>
          </w:rPr>
          <w:instrText xml:space="preserve"> </w:instrText>
        </w:r>
        <w:r w:rsidR="005D395D">
          <w:rPr>
            <w:noProof/>
          </w:rPr>
          <w:instrText>HYPERLINK \l "_Toc476922894"</w:instrText>
        </w:r>
        <w:r w:rsidR="005D395D" w:rsidRPr="009038C0">
          <w:rPr>
            <w:rStyle w:val="Hyperlink"/>
            <w:noProof/>
          </w:rPr>
          <w:instrText xml:space="preserve"> </w:instrText>
        </w:r>
        <w:r w:rsidR="005D395D" w:rsidRPr="009038C0">
          <w:rPr>
            <w:rStyle w:val="Hyperlink"/>
            <w:noProof/>
          </w:rPr>
          <w:fldChar w:fldCharType="separate"/>
        </w:r>
        <w:r w:rsidR="005D395D" w:rsidRPr="009038C0">
          <w:rPr>
            <w:rStyle w:val="Hyperlink"/>
            <w:noProof/>
          </w:rPr>
          <w:t>1.</w:t>
        </w:r>
        <w:r w:rsidR="005D395D">
          <w:rPr>
            <w:rFonts w:asciiTheme="minorHAnsi" w:eastAsiaTheme="minorEastAsia" w:hAnsiTheme="minorHAnsi" w:cstheme="minorBidi"/>
            <w:b w:val="0"/>
            <w:caps w:val="0"/>
            <w:noProof/>
            <w:sz w:val="22"/>
            <w:szCs w:val="22"/>
          </w:rPr>
          <w:tab/>
        </w:r>
        <w:r w:rsidR="005D395D" w:rsidRPr="009038C0">
          <w:rPr>
            <w:rStyle w:val="Hyperlink"/>
            <w:noProof/>
          </w:rPr>
          <w:t>Document scope</w:t>
        </w:r>
        <w:r w:rsidR="005D395D">
          <w:rPr>
            <w:noProof/>
            <w:webHidden/>
          </w:rPr>
          <w:tab/>
        </w:r>
        <w:r w:rsidR="005D395D">
          <w:rPr>
            <w:noProof/>
            <w:webHidden/>
          </w:rPr>
          <w:fldChar w:fldCharType="begin"/>
        </w:r>
        <w:r w:rsidR="005D395D">
          <w:rPr>
            <w:noProof/>
            <w:webHidden/>
          </w:rPr>
          <w:instrText xml:space="preserve"> PAGEREF _Toc476922894 \h </w:instrText>
        </w:r>
      </w:ins>
      <w:r w:rsidR="005D395D">
        <w:rPr>
          <w:noProof/>
          <w:webHidden/>
        </w:rPr>
      </w:r>
      <w:r w:rsidR="005D395D">
        <w:rPr>
          <w:noProof/>
          <w:webHidden/>
        </w:rPr>
        <w:fldChar w:fldCharType="separate"/>
      </w:r>
      <w:ins w:id="27" w:author="Tulchinskaya, Gaby (NIH/NCI) [C]" w:date="2017-03-10T15:26:00Z">
        <w:r w:rsidR="005D395D">
          <w:rPr>
            <w:noProof/>
            <w:webHidden/>
          </w:rPr>
          <w:t>3</w:t>
        </w:r>
        <w:r w:rsidR="005D395D">
          <w:rPr>
            <w:noProof/>
            <w:webHidden/>
          </w:rPr>
          <w:fldChar w:fldCharType="end"/>
        </w:r>
        <w:r w:rsidR="005D395D" w:rsidRPr="009038C0">
          <w:rPr>
            <w:rStyle w:val="Hyperlink"/>
            <w:noProof/>
          </w:rPr>
          <w:fldChar w:fldCharType="end"/>
        </w:r>
      </w:ins>
    </w:p>
    <w:p w14:paraId="25ACE9E9" w14:textId="432546D6" w:rsidR="005D395D" w:rsidRDefault="005D395D">
      <w:pPr>
        <w:pStyle w:val="TOC1"/>
        <w:rPr>
          <w:ins w:id="28" w:author="Tulchinskaya, Gaby (NIH/NCI) [C]" w:date="2017-03-10T15:26:00Z"/>
          <w:rFonts w:asciiTheme="minorHAnsi" w:eastAsiaTheme="minorEastAsia" w:hAnsiTheme="minorHAnsi" w:cstheme="minorBidi"/>
          <w:b w:val="0"/>
          <w:caps w:val="0"/>
          <w:noProof/>
          <w:sz w:val="22"/>
          <w:szCs w:val="22"/>
        </w:rPr>
      </w:pPr>
      <w:ins w:id="29"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"_Toc476922895"</w:instrText>
        </w:r>
        <w:r w:rsidRPr="009038C0">
          <w:rPr>
            <w:rStyle w:val="Hyperlink"/>
            <w:noProof/>
          </w:rPr>
          <w:instrText xml:space="preserve"> </w:instrText>
        </w:r>
        <w:r w:rsidRPr="009038C0">
          <w:rPr>
            <w:rStyle w:val="Hyperlink"/>
            <w:noProof/>
          </w:rPr>
          <w:fldChar w:fldCharType="separate"/>
        </w:r>
        <w:r w:rsidRPr="009038C0">
          <w:rPr>
            <w:rStyle w:val="Hyperlink"/>
            <w:noProof/>
          </w:rPr>
          <w:t>2.</w:t>
        </w:r>
        <w:r>
          <w:rPr>
            <w:rFonts w:asciiTheme="minorHAnsi" w:eastAsiaTheme="minorEastAsia" w:hAnsiTheme="minorHAnsi" w:cstheme="minorBidi"/>
            <w:b w:val="0"/>
            <w:caps w:val="0"/>
            <w:noProof/>
            <w:sz w:val="22"/>
            <w:szCs w:val="22"/>
          </w:rPr>
          <w:tab/>
        </w:r>
        <w:r w:rsidRPr="009038C0">
          <w:rPr>
            <w:rStyle w:val="Hyperlink"/>
            <w:noProof/>
          </w:rPr>
          <w:t>Business Need Description</w:t>
        </w:r>
        <w:r>
          <w:rPr>
            <w:noProof/>
            <w:webHidden/>
          </w:rPr>
          <w:tab/>
        </w:r>
        <w:r>
          <w:rPr>
            <w:noProof/>
            <w:webHidden/>
          </w:rPr>
          <w:fldChar w:fldCharType="begin"/>
        </w:r>
        <w:r>
          <w:rPr>
            <w:noProof/>
            <w:webHidden/>
          </w:rPr>
          <w:instrText xml:space="preserve"> PAGEREF _Toc476922895 \h </w:instrText>
        </w:r>
      </w:ins>
      <w:r>
        <w:rPr>
          <w:noProof/>
          <w:webHidden/>
        </w:rPr>
      </w:r>
      <w:r>
        <w:rPr>
          <w:noProof/>
          <w:webHidden/>
        </w:rPr>
        <w:fldChar w:fldCharType="separate"/>
      </w:r>
      <w:ins w:id="30" w:author="Tulchinskaya, Gaby (NIH/NCI) [C]" w:date="2017-03-10T15:26:00Z">
        <w:r>
          <w:rPr>
            <w:noProof/>
            <w:webHidden/>
          </w:rPr>
          <w:t>3</w:t>
        </w:r>
        <w:r>
          <w:rPr>
            <w:noProof/>
            <w:webHidden/>
          </w:rPr>
          <w:fldChar w:fldCharType="end"/>
        </w:r>
        <w:r w:rsidRPr="009038C0">
          <w:rPr>
            <w:rStyle w:val="Hyperlink"/>
            <w:noProof/>
          </w:rPr>
          <w:fldChar w:fldCharType="end"/>
        </w:r>
      </w:ins>
    </w:p>
    <w:p w14:paraId="7596449E" w14:textId="4BF45BA0" w:rsidR="005D395D" w:rsidRDefault="005D395D">
      <w:pPr>
        <w:pStyle w:val="TOC1"/>
        <w:rPr>
          <w:ins w:id="31" w:author="Tulchinskaya, Gaby (NIH/NCI) [C]" w:date="2017-03-10T15:26:00Z"/>
          <w:rFonts w:asciiTheme="minorHAnsi" w:eastAsiaTheme="minorEastAsia" w:hAnsiTheme="minorHAnsi" w:cstheme="minorBidi"/>
          <w:b w:val="0"/>
          <w:caps w:val="0"/>
          <w:noProof/>
          <w:sz w:val="22"/>
          <w:szCs w:val="22"/>
        </w:rPr>
      </w:pPr>
      <w:ins w:id="32"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"_Toc476922896"</w:instrText>
        </w:r>
        <w:r w:rsidRPr="009038C0">
          <w:rPr>
            <w:rStyle w:val="Hyperlink"/>
            <w:noProof/>
          </w:rPr>
          <w:instrText xml:space="preserve"> </w:instrText>
        </w:r>
        <w:r w:rsidRPr="009038C0">
          <w:rPr>
            <w:rStyle w:val="Hyperlink"/>
            <w:noProof/>
          </w:rPr>
          <w:fldChar w:fldCharType="separate"/>
        </w:r>
        <w:r w:rsidRPr="009038C0">
          <w:rPr>
            <w:rStyle w:val="Hyperlink"/>
            <w:noProof/>
          </w:rPr>
          <w:t>3.</w:t>
        </w:r>
        <w:r>
          <w:rPr>
            <w:rFonts w:asciiTheme="minorHAnsi" w:eastAsiaTheme="minorEastAsia" w:hAnsiTheme="minorHAnsi" w:cstheme="minorBidi"/>
            <w:b w:val="0"/>
            <w:caps w:val="0"/>
            <w:noProof/>
            <w:sz w:val="22"/>
            <w:szCs w:val="22"/>
          </w:rPr>
          <w:tab/>
        </w:r>
        <w:r w:rsidRPr="009038C0">
          <w:rPr>
            <w:rStyle w:val="Hyperlink"/>
            <w:noProof/>
          </w:rPr>
          <w:t>User roles</w:t>
        </w:r>
        <w:r>
          <w:rPr>
            <w:noProof/>
            <w:webHidden/>
          </w:rPr>
          <w:tab/>
        </w:r>
        <w:r>
          <w:rPr>
            <w:noProof/>
            <w:webHidden/>
          </w:rPr>
          <w:fldChar w:fldCharType="begin"/>
        </w:r>
        <w:r>
          <w:rPr>
            <w:noProof/>
            <w:webHidden/>
          </w:rPr>
          <w:instrText xml:space="preserve"> PAGEREF _Toc476922896 \h </w:instrText>
        </w:r>
      </w:ins>
      <w:r>
        <w:rPr>
          <w:noProof/>
          <w:webHidden/>
        </w:rPr>
      </w:r>
      <w:r>
        <w:rPr>
          <w:noProof/>
          <w:webHidden/>
        </w:rPr>
        <w:fldChar w:fldCharType="separate"/>
      </w:r>
      <w:ins w:id="33" w:author="Tulchinskaya, Gaby (NIH/NCI) [C]" w:date="2017-03-10T15:26:00Z">
        <w:r>
          <w:rPr>
            <w:noProof/>
            <w:webHidden/>
          </w:rPr>
          <w:t>3</w:t>
        </w:r>
        <w:r>
          <w:rPr>
            <w:noProof/>
            <w:webHidden/>
          </w:rPr>
          <w:fldChar w:fldCharType="end"/>
        </w:r>
        <w:r w:rsidRPr="009038C0">
          <w:rPr>
            <w:rStyle w:val="Hyperlink"/>
            <w:noProof/>
          </w:rPr>
          <w:fldChar w:fldCharType="end"/>
        </w:r>
      </w:ins>
    </w:p>
    <w:p w14:paraId="20D34B59" w14:textId="4CB7C26C" w:rsidR="005D395D" w:rsidRDefault="005D395D">
      <w:pPr>
        <w:pStyle w:val="TOC2"/>
        <w:rPr>
          <w:ins w:id="34" w:author="Tulchinskaya, Gaby (NIH/NCI) [C]" w:date="2017-03-10T15:26:00Z"/>
          <w:rFonts w:asciiTheme="minorHAnsi" w:eastAsiaTheme="minorEastAsia" w:hAnsiTheme="minorHAnsi" w:cstheme="minorBidi"/>
          <w:bCs w:val="0"/>
          <w:smallCaps w:val="0"/>
          <w:noProof/>
          <w:sz w:val="22"/>
          <w:szCs w:val="22"/>
        </w:rPr>
      </w:pPr>
      <w:ins w:id="35"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"_Toc476922897"</w:instrText>
        </w:r>
        <w:r w:rsidRPr="009038C0">
          <w:rPr>
            <w:rStyle w:val="Hyperlink"/>
            <w:noProof/>
          </w:rPr>
          <w:instrText xml:space="preserve"> </w:instrText>
        </w:r>
        <w:r w:rsidRPr="009038C0">
          <w:rPr>
            <w:rStyle w:val="Hyperlink"/>
            <w:noProof/>
          </w:rPr>
          <w:fldChar w:fldCharType="separate"/>
        </w:r>
        <w:r w:rsidRPr="009038C0">
          <w:rPr>
            <w:rStyle w:val="Hyperlink"/>
            <w:noProof/>
          </w:rPr>
          <w:t>3.1</w:t>
        </w:r>
        <w:r>
          <w:rPr>
            <w:rFonts w:asciiTheme="minorHAnsi" w:eastAsiaTheme="minorEastAsia" w:hAnsiTheme="minorHAnsi" w:cstheme="minorBidi"/>
            <w:bCs w:val="0"/>
            <w:smallCaps w:val="0"/>
            <w:noProof/>
            <w:sz w:val="22"/>
            <w:szCs w:val="22"/>
          </w:rPr>
          <w:tab/>
        </w:r>
        <w:r w:rsidRPr="009038C0">
          <w:rPr>
            <w:rStyle w:val="Hyperlink"/>
            <w:noProof/>
          </w:rPr>
          <w:t>Before re-design:</w:t>
        </w:r>
        <w:r>
          <w:rPr>
            <w:noProof/>
            <w:webHidden/>
          </w:rPr>
          <w:tab/>
        </w:r>
        <w:r>
          <w:rPr>
            <w:noProof/>
            <w:webHidden/>
          </w:rPr>
          <w:fldChar w:fldCharType="begin"/>
        </w:r>
        <w:r>
          <w:rPr>
            <w:noProof/>
            <w:webHidden/>
          </w:rPr>
          <w:instrText xml:space="preserve"> PAGEREF _Toc476922897 \h </w:instrText>
        </w:r>
      </w:ins>
      <w:r>
        <w:rPr>
          <w:noProof/>
          <w:webHidden/>
        </w:rPr>
      </w:r>
      <w:r>
        <w:rPr>
          <w:noProof/>
          <w:webHidden/>
        </w:rPr>
        <w:fldChar w:fldCharType="separate"/>
      </w:r>
      <w:ins w:id="36" w:author="Tulchinskaya, Gaby (NIH/NCI) [C]" w:date="2017-03-10T15:26:00Z">
        <w:r>
          <w:rPr>
            <w:noProof/>
            <w:webHidden/>
          </w:rPr>
          <w:t>3</w:t>
        </w:r>
        <w:r>
          <w:rPr>
            <w:noProof/>
            <w:webHidden/>
          </w:rPr>
          <w:fldChar w:fldCharType="end"/>
        </w:r>
        <w:r w:rsidRPr="009038C0">
          <w:rPr>
            <w:rStyle w:val="Hyperlink"/>
            <w:noProof/>
          </w:rPr>
          <w:fldChar w:fldCharType="end"/>
        </w:r>
      </w:ins>
    </w:p>
    <w:p w14:paraId="64FE692D" w14:textId="21D9719D" w:rsidR="005D395D" w:rsidRDefault="005D395D">
      <w:pPr>
        <w:pStyle w:val="TOC2"/>
        <w:rPr>
          <w:ins w:id="37" w:author="Tulchinskaya, Gaby (NIH/NCI) [C]" w:date="2017-03-10T15:26:00Z"/>
          <w:rFonts w:asciiTheme="minorHAnsi" w:eastAsiaTheme="minorEastAsia" w:hAnsiTheme="minorHAnsi" w:cstheme="minorBidi"/>
          <w:bCs w:val="0"/>
          <w:smallCaps w:val="0"/>
          <w:noProof/>
          <w:sz w:val="22"/>
          <w:szCs w:val="22"/>
        </w:rPr>
      </w:pPr>
      <w:ins w:id="38"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"_Toc476922898"</w:instrText>
        </w:r>
        <w:r w:rsidRPr="009038C0">
          <w:rPr>
            <w:rStyle w:val="Hyperlink"/>
            <w:noProof/>
          </w:rPr>
          <w:instrText xml:space="preserve"> </w:instrText>
        </w:r>
        <w:r w:rsidRPr="009038C0">
          <w:rPr>
            <w:rStyle w:val="Hyperlink"/>
            <w:noProof/>
          </w:rPr>
          <w:fldChar w:fldCharType="separate"/>
        </w:r>
        <w:r w:rsidRPr="009038C0">
          <w:rPr>
            <w:rStyle w:val="Hyperlink"/>
            <w:noProof/>
          </w:rPr>
          <w:t>3.2</w:t>
        </w:r>
        <w:r>
          <w:rPr>
            <w:rFonts w:asciiTheme="minorHAnsi" w:eastAsiaTheme="minorEastAsia" w:hAnsiTheme="minorHAnsi" w:cstheme="minorBidi"/>
            <w:bCs w:val="0"/>
            <w:smallCaps w:val="0"/>
            <w:noProof/>
            <w:sz w:val="22"/>
            <w:szCs w:val="22"/>
          </w:rPr>
          <w:tab/>
        </w:r>
        <w:r w:rsidRPr="009038C0">
          <w:rPr>
            <w:rStyle w:val="Hyperlink"/>
            <w:noProof/>
          </w:rPr>
          <w:t>Changes for re-design:</w:t>
        </w:r>
        <w:r>
          <w:rPr>
            <w:noProof/>
            <w:webHidden/>
          </w:rPr>
          <w:tab/>
        </w:r>
        <w:r>
          <w:rPr>
            <w:noProof/>
            <w:webHidden/>
          </w:rPr>
          <w:fldChar w:fldCharType="begin"/>
        </w:r>
        <w:r>
          <w:rPr>
            <w:noProof/>
            <w:webHidden/>
          </w:rPr>
          <w:instrText xml:space="preserve"> PAGEREF _Toc476922898 \h </w:instrText>
        </w:r>
      </w:ins>
      <w:r>
        <w:rPr>
          <w:noProof/>
          <w:webHidden/>
        </w:rPr>
      </w:r>
      <w:r>
        <w:rPr>
          <w:noProof/>
          <w:webHidden/>
        </w:rPr>
        <w:fldChar w:fldCharType="separate"/>
      </w:r>
      <w:ins w:id="39" w:author="Tulchinskaya, Gaby (NIH/NCI) [C]" w:date="2017-03-10T15:26:00Z">
        <w:r>
          <w:rPr>
            <w:noProof/>
            <w:webHidden/>
          </w:rPr>
          <w:t>4</w:t>
        </w:r>
        <w:r>
          <w:rPr>
            <w:noProof/>
            <w:webHidden/>
          </w:rPr>
          <w:fldChar w:fldCharType="end"/>
        </w:r>
        <w:r w:rsidRPr="009038C0">
          <w:rPr>
            <w:rStyle w:val="Hyperlink"/>
            <w:noProof/>
          </w:rPr>
          <w:fldChar w:fldCharType="end"/>
        </w:r>
      </w:ins>
    </w:p>
    <w:p w14:paraId="0F15C701" w14:textId="42297BD0" w:rsidR="005D395D" w:rsidRDefault="005D395D">
      <w:pPr>
        <w:pStyle w:val="TOC1"/>
        <w:rPr>
          <w:ins w:id="40" w:author="Tulchinskaya, Gaby (NIH/NCI) [C]" w:date="2017-03-10T15:26:00Z"/>
          <w:rFonts w:asciiTheme="minorHAnsi" w:eastAsiaTheme="minorEastAsia" w:hAnsiTheme="minorHAnsi" w:cstheme="minorBidi"/>
          <w:b w:val="0"/>
          <w:caps w:val="0"/>
          <w:noProof/>
          <w:sz w:val="22"/>
          <w:szCs w:val="22"/>
        </w:rPr>
      </w:pPr>
      <w:ins w:id="41"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"_Toc476922899"</w:instrText>
        </w:r>
        <w:r w:rsidRPr="009038C0">
          <w:rPr>
            <w:rStyle w:val="Hyperlink"/>
            <w:noProof/>
          </w:rPr>
          <w:instrText xml:space="preserve"> </w:instrText>
        </w:r>
        <w:r w:rsidRPr="009038C0">
          <w:rPr>
            <w:rStyle w:val="Hyperlink"/>
            <w:noProof/>
          </w:rPr>
          <w:fldChar w:fldCharType="separate"/>
        </w:r>
        <w:r w:rsidRPr="009038C0">
          <w:rPr>
            <w:rStyle w:val="Hyperlink"/>
            <w:noProof/>
          </w:rPr>
          <w:t>4.</w:t>
        </w:r>
        <w:r>
          <w:rPr>
            <w:rFonts w:asciiTheme="minorHAnsi" w:eastAsiaTheme="minorEastAsia" w:hAnsiTheme="minorHAnsi" w:cstheme="minorBidi"/>
            <w:b w:val="0"/>
            <w:caps w:val="0"/>
            <w:noProof/>
            <w:sz w:val="22"/>
            <w:szCs w:val="22"/>
          </w:rPr>
          <w:tab/>
        </w:r>
        <w:r w:rsidRPr="009038C0">
          <w:rPr>
            <w:rStyle w:val="Hyperlink"/>
            <w:noProof/>
          </w:rPr>
          <w:t>Diagrams</w:t>
        </w:r>
        <w:r>
          <w:rPr>
            <w:noProof/>
            <w:webHidden/>
          </w:rPr>
          <w:tab/>
        </w:r>
        <w:r>
          <w:rPr>
            <w:noProof/>
            <w:webHidden/>
          </w:rPr>
          <w:fldChar w:fldCharType="begin"/>
        </w:r>
        <w:r>
          <w:rPr>
            <w:noProof/>
            <w:webHidden/>
          </w:rPr>
          <w:instrText xml:space="preserve"> PAGEREF _Toc476922899 \h </w:instrText>
        </w:r>
      </w:ins>
      <w:r>
        <w:rPr>
          <w:noProof/>
          <w:webHidden/>
        </w:rPr>
      </w:r>
      <w:r>
        <w:rPr>
          <w:noProof/>
          <w:webHidden/>
        </w:rPr>
        <w:fldChar w:fldCharType="separate"/>
      </w:r>
      <w:ins w:id="42" w:author="Tulchinskaya, Gaby (NIH/NCI) [C]" w:date="2017-03-10T15:26:00Z">
        <w:r>
          <w:rPr>
            <w:noProof/>
            <w:webHidden/>
          </w:rPr>
          <w:t>6</w:t>
        </w:r>
        <w:r>
          <w:rPr>
            <w:noProof/>
            <w:webHidden/>
          </w:rPr>
          <w:fldChar w:fldCharType="end"/>
        </w:r>
        <w:r w:rsidRPr="009038C0">
          <w:rPr>
            <w:rStyle w:val="Hyperlink"/>
            <w:noProof/>
          </w:rPr>
          <w:fldChar w:fldCharType="end"/>
        </w:r>
      </w:ins>
    </w:p>
    <w:p w14:paraId="51803B2B" w14:textId="0021081D" w:rsidR="005D395D" w:rsidRDefault="005D395D">
      <w:pPr>
        <w:pStyle w:val="TOC1"/>
        <w:rPr>
          <w:ins w:id="43" w:author="Tulchinskaya, Gaby (NIH/NCI) [C]" w:date="2017-03-10T15:26:00Z"/>
          <w:rFonts w:asciiTheme="minorHAnsi" w:eastAsiaTheme="minorEastAsia" w:hAnsiTheme="minorHAnsi" w:cstheme="minorBidi"/>
          <w:b w:val="0"/>
          <w:caps w:val="0"/>
          <w:noProof/>
          <w:sz w:val="22"/>
          <w:szCs w:val="22"/>
        </w:rPr>
      </w:pPr>
      <w:ins w:id="44"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"_Toc476922900"</w:instrText>
        </w:r>
        <w:r w:rsidRPr="009038C0">
          <w:rPr>
            <w:rStyle w:val="Hyperlink"/>
            <w:noProof/>
          </w:rPr>
          <w:instrText xml:space="preserve"> </w:instrText>
        </w:r>
        <w:r w:rsidRPr="009038C0">
          <w:rPr>
            <w:rStyle w:val="Hyperlink"/>
            <w:noProof/>
          </w:rPr>
          <w:fldChar w:fldCharType="separate"/>
        </w:r>
        <w:r w:rsidRPr="009038C0">
          <w:rPr>
            <w:rStyle w:val="Hyperlink"/>
            <w:noProof/>
          </w:rPr>
          <w:t>5.</w:t>
        </w:r>
        <w:r>
          <w:rPr>
            <w:rFonts w:asciiTheme="minorHAnsi" w:eastAsiaTheme="minorEastAsia" w:hAnsiTheme="minorHAnsi" w:cstheme="minorBidi"/>
            <w:b w:val="0"/>
            <w:caps w:val="0"/>
            <w:noProof/>
            <w:sz w:val="22"/>
            <w:szCs w:val="22"/>
          </w:rPr>
          <w:tab/>
        </w:r>
        <w:r w:rsidRPr="009038C0">
          <w:rPr>
            <w:rStyle w:val="Hyperlink"/>
            <w:noProof/>
          </w:rPr>
          <w:t>Overall business flow description</w:t>
        </w:r>
        <w:r>
          <w:rPr>
            <w:noProof/>
            <w:webHidden/>
          </w:rPr>
          <w:tab/>
        </w:r>
        <w:r>
          <w:rPr>
            <w:noProof/>
            <w:webHidden/>
          </w:rPr>
          <w:fldChar w:fldCharType="begin"/>
        </w:r>
        <w:r>
          <w:rPr>
            <w:noProof/>
            <w:webHidden/>
          </w:rPr>
          <w:instrText xml:space="preserve"> PAGEREF _Toc476922900 \h </w:instrText>
        </w:r>
      </w:ins>
      <w:r>
        <w:rPr>
          <w:noProof/>
          <w:webHidden/>
        </w:rPr>
      </w:r>
      <w:r>
        <w:rPr>
          <w:noProof/>
          <w:webHidden/>
        </w:rPr>
        <w:fldChar w:fldCharType="separate"/>
      </w:r>
      <w:ins w:id="45" w:author="Tulchinskaya, Gaby (NIH/NCI) [C]" w:date="2017-03-10T15:26:00Z">
        <w:r>
          <w:rPr>
            <w:noProof/>
            <w:webHidden/>
          </w:rPr>
          <w:t>6</w:t>
        </w:r>
        <w:r>
          <w:rPr>
            <w:noProof/>
            <w:webHidden/>
          </w:rPr>
          <w:fldChar w:fldCharType="end"/>
        </w:r>
        <w:r w:rsidRPr="009038C0">
          <w:rPr>
            <w:rStyle w:val="Hyperlink"/>
            <w:noProof/>
          </w:rPr>
          <w:fldChar w:fldCharType="end"/>
        </w:r>
      </w:ins>
    </w:p>
    <w:p w14:paraId="3F6AB73D" w14:textId="13A087B3" w:rsidR="005D395D" w:rsidRDefault="005D395D">
      <w:pPr>
        <w:pStyle w:val="TOC2"/>
        <w:rPr>
          <w:ins w:id="46" w:author="Tulchinskaya, Gaby (NIH/NCI) [C]" w:date="2017-03-10T15:26:00Z"/>
          <w:rFonts w:asciiTheme="minorHAnsi" w:eastAsiaTheme="minorEastAsia" w:hAnsiTheme="minorHAnsi" w:cstheme="minorBidi"/>
          <w:bCs w:val="0"/>
          <w:smallCaps w:val="0"/>
          <w:noProof/>
          <w:sz w:val="22"/>
          <w:szCs w:val="22"/>
        </w:rPr>
      </w:pPr>
      <w:ins w:id="47"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"_Toc476922901"</w:instrText>
        </w:r>
        <w:r w:rsidRPr="009038C0">
          <w:rPr>
            <w:rStyle w:val="Hyperlink"/>
            <w:noProof/>
          </w:rPr>
          <w:instrText xml:space="preserve"> </w:instrText>
        </w:r>
        <w:r w:rsidRPr="009038C0">
          <w:rPr>
            <w:rStyle w:val="Hyperlink"/>
            <w:noProof/>
          </w:rPr>
          <w:fldChar w:fldCharType="separate"/>
        </w:r>
        <w:r w:rsidRPr="009038C0">
          <w:rPr>
            <w:rStyle w:val="Hyperlink"/>
            <w:noProof/>
          </w:rPr>
          <w:t>5.1</w:t>
        </w:r>
        <w:r>
          <w:rPr>
            <w:rFonts w:asciiTheme="minorHAnsi" w:eastAsiaTheme="minorEastAsia" w:hAnsiTheme="minorHAnsi" w:cstheme="minorBidi"/>
            <w:bCs w:val="0"/>
            <w:smallCaps w:val="0"/>
            <w:noProof/>
            <w:sz w:val="22"/>
            <w:szCs w:val="22"/>
          </w:rPr>
          <w:tab/>
        </w:r>
        <w:r w:rsidRPr="009038C0">
          <w:rPr>
            <w:rStyle w:val="Hyperlink"/>
            <w:noProof/>
          </w:rPr>
          <w:t>For a user with Author/Approver and/or Draft Administrator role</w:t>
        </w:r>
        <w:r>
          <w:rPr>
            <w:noProof/>
            <w:webHidden/>
          </w:rPr>
          <w:tab/>
        </w:r>
        <w:r>
          <w:rPr>
            <w:noProof/>
            <w:webHidden/>
          </w:rPr>
          <w:fldChar w:fldCharType="begin"/>
        </w:r>
        <w:r>
          <w:rPr>
            <w:noProof/>
            <w:webHidden/>
          </w:rPr>
          <w:instrText xml:space="preserve"> PAGEREF _Toc476922901 \h </w:instrText>
        </w:r>
      </w:ins>
      <w:r>
        <w:rPr>
          <w:noProof/>
          <w:webHidden/>
        </w:rPr>
      </w:r>
      <w:r>
        <w:rPr>
          <w:noProof/>
          <w:webHidden/>
        </w:rPr>
        <w:fldChar w:fldCharType="separate"/>
      </w:r>
      <w:ins w:id="48" w:author="Tulchinskaya, Gaby (NIH/NCI) [C]" w:date="2017-03-10T15:26:00Z">
        <w:r>
          <w:rPr>
            <w:noProof/>
            <w:webHidden/>
          </w:rPr>
          <w:t>6</w:t>
        </w:r>
        <w:r>
          <w:rPr>
            <w:noProof/>
            <w:webHidden/>
          </w:rPr>
          <w:fldChar w:fldCharType="end"/>
        </w:r>
        <w:r w:rsidRPr="009038C0">
          <w:rPr>
            <w:rStyle w:val="Hyperlink"/>
            <w:noProof/>
          </w:rPr>
          <w:fldChar w:fldCharType="end"/>
        </w:r>
      </w:ins>
    </w:p>
    <w:p w14:paraId="7C047819" w14:textId="36FFB454" w:rsidR="005D395D" w:rsidRDefault="005D395D">
      <w:pPr>
        <w:pStyle w:val="TOC3"/>
        <w:rPr>
          <w:ins w:id="49" w:author="Tulchinskaya, Gaby (NIH/NCI) [C]" w:date="2017-03-10T15:26:00Z"/>
          <w:rFonts w:asciiTheme="minorHAnsi" w:eastAsiaTheme="minorEastAsia" w:hAnsiTheme="minorHAnsi" w:cstheme="minorBidi"/>
          <w:bCs w:val="0"/>
          <w:i w:val="0"/>
          <w:iCs w:val="0"/>
          <w:noProof/>
          <w:sz w:val="22"/>
          <w:szCs w:val="22"/>
        </w:rPr>
      </w:pPr>
      <w:ins w:id="50"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"_Toc476922902"</w:instrText>
        </w:r>
        <w:r w:rsidRPr="009038C0">
          <w:rPr>
            <w:rStyle w:val="Hyperlink"/>
            <w:noProof/>
          </w:rPr>
          <w:instrText xml:space="preserve"> </w:instrText>
        </w:r>
        <w:r w:rsidRPr="009038C0">
          <w:rPr>
            <w:rStyle w:val="Hyperlink"/>
            <w:noProof/>
          </w:rPr>
          <w:fldChar w:fldCharType="separate"/>
        </w:r>
        <w:r w:rsidRPr="009038C0">
          <w:rPr>
            <w:rStyle w:val="Hyperlink"/>
            <w:noProof/>
          </w:rPr>
          <w:t>5.1.1</w:t>
        </w:r>
        <w:r>
          <w:rPr>
            <w:rFonts w:asciiTheme="minorHAnsi" w:eastAsiaTheme="minorEastAsia" w:hAnsiTheme="minorHAnsi" w:cstheme="minorBidi"/>
            <w:bCs w:val="0"/>
            <w:i w:val="0"/>
            <w:iCs w:val="0"/>
            <w:noProof/>
            <w:sz w:val="22"/>
            <w:szCs w:val="22"/>
          </w:rPr>
          <w:tab/>
        </w:r>
        <w:r w:rsidRPr="009038C0">
          <w:rPr>
            <w:rStyle w:val="Hyperlink"/>
            <w:noProof/>
          </w:rPr>
          <w:t>Email to testers</w:t>
        </w:r>
        <w:r>
          <w:rPr>
            <w:noProof/>
            <w:webHidden/>
          </w:rPr>
          <w:tab/>
        </w:r>
        <w:r>
          <w:rPr>
            <w:noProof/>
            <w:webHidden/>
          </w:rPr>
          <w:fldChar w:fldCharType="begin"/>
        </w:r>
        <w:r>
          <w:rPr>
            <w:noProof/>
            <w:webHidden/>
          </w:rPr>
          <w:instrText xml:space="preserve"> PAGEREF _Toc476922902 \h </w:instrText>
        </w:r>
      </w:ins>
      <w:r>
        <w:rPr>
          <w:noProof/>
          <w:webHidden/>
        </w:rPr>
      </w:r>
      <w:r>
        <w:rPr>
          <w:noProof/>
          <w:webHidden/>
        </w:rPr>
        <w:fldChar w:fldCharType="separate"/>
      </w:r>
      <w:ins w:id="51" w:author="Tulchinskaya, Gaby (NIH/NCI) [C]" w:date="2017-03-10T15:26:00Z">
        <w:r>
          <w:rPr>
            <w:noProof/>
            <w:webHidden/>
          </w:rPr>
          <w:t>9</w:t>
        </w:r>
        <w:r>
          <w:rPr>
            <w:noProof/>
            <w:webHidden/>
          </w:rPr>
          <w:fldChar w:fldCharType="end"/>
        </w:r>
        <w:r w:rsidRPr="009038C0">
          <w:rPr>
            <w:rStyle w:val="Hyperlink"/>
            <w:noProof/>
          </w:rPr>
          <w:fldChar w:fldCharType="end"/>
        </w:r>
      </w:ins>
    </w:p>
    <w:p w14:paraId="52804839" w14:textId="3B98FCC7" w:rsidR="005D395D" w:rsidRDefault="005D395D">
      <w:pPr>
        <w:pStyle w:val="TOC2"/>
        <w:rPr>
          <w:ins w:id="52" w:author="Tulchinskaya, Gaby (NIH/NCI) [C]" w:date="2017-03-10T15:26:00Z"/>
          <w:rFonts w:asciiTheme="minorHAnsi" w:eastAsiaTheme="minorEastAsia" w:hAnsiTheme="minorHAnsi" w:cstheme="minorBidi"/>
          <w:bCs w:val="0"/>
          <w:smallCaps w:val="0"/>
          <w:noProof/>
          <w:sz w:val="22"/>
          <w:szCs w:val="22"/>
        </w:rPr>
      </w:pPr>
      <w:ins w:id="53"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"_Toc476922903"</w:instrText>
        </w:r>
        <w:r w:rsidRPr="009038C0">
          <w:rPr>
            <w:rStyle w:val="Hyperlink"/>
            <w:noProof/>
          </w:rPr>
          <w:instrText xml:space="preserve"> </w:instrText>
        </w:r>
        <w:r w:rsidRPr="009038C0">
          <w:rPr>
            <w:rStyle w:val="Hyperlink"/>
            <w:noProof/>
          </w:rPr>
          <w:fldChar w:fldCharType="separate"/>
        </w:r>
        <w:r w:rsidRPr="009038C0">
          <w:rPr>
            <w:rStyle w:val="Hyperlink"/>
            <w:noProof/>
          </w:rPr>
          <w:t>5.2</w:t>
        </w:r>
        <w:r>
          <w:rPr>
            <w:rFonts w:asciiTheme="minorHAnsi" w:eastAsiaTheme="minorEastAsia" w:hAnsiTheme="minorHAnsi" w:cstheme="minorBidi"/>
            <w:bCs w:val="0"/>
            <w:smallCaps w:val="0"/>
            <w:noProof/>
            <w:sz w:val="22"/>
            <w:szCs w:val="22"/>
          </w:rPr>
          <w:tab/>
        </w:r>
        <w:r w:rsidRPr="009038C0">
          <w:rPr>
            <w:rStyle w:val="Hyperlink"/>
            <w:noProof/>
          </w:rPr>
          <w:t>For a Tester</w:t>
        </w:r>
        <w:r>
          <w:rPr>
            <w:noProof/>
            <w:webHidden/>
          </w:rPr>
          <w:tab/>
        </w:r>
        <w:r>
          <w:rPr>
            <w:noProof/>
            <w:webHidden/>
          </w:rPr>
          <w:fldChar w:fldCharType="begin"/>
        </w:r>
        <w:r>
          <w:rPr>
            <w:noProof/>
            <w:webHidden/>
          </w:rPr>
          <w:instrText xml:space="preserve"> PAGEREF _Toc476922903 \h </w:instrText>
        </w:r>
      </w:ins>
      <w:r>
        <w:rPr>
          <w:noProof/>
          <w:webHidden/>
        </w:rPr>
      </w:r>
      <w:r>
        <w:rPr>
          <w:noProof/>
          <w:webHidden/>
        </w:rPr>
        <w:fldChar w:fldCharType="separate"/>
      </w:r>
      <w:ins w:id="54" w:author="Tulchinskaya, Gaby (NIH/NCI) [C]" w:date="2017-03-10T15:26:00Z">
        <w:r>
          <w:rPr>
            <w:noProof/>
            <w:webHidden/>
          </w:rPr>
          <w:t>9</w:t>
        </w:r>
        <w:r>
          <w:rPr>
            <w:noProof/>
            <w:webHidden/>
          </w:rPr>
          <w:fldChar w:fldCharType="end"/>
        </w:r>
        <w:r w:rsidRPr="009038C0">
          <w:rPr>
            <w:rStyle w:val="Hyperlink"/>
            <w:noProof/>
          </w:rPr>
          <w:fldChar w:fldCharType="end"/>
        </w:r>
      </w:ins>
    </w:p>
    <w:p w14:paraId="1E5F9757" w14:textId="2BE2CCDD" w:rsidR="005D395D" w:rsidRDefault="005D395D">
      <w:pPr>
        <w:pStyle w:val="TOC1"/>
        <w:rPr>
          <w:ins w:id="55" w:author="Tulchinskaya, Gaby (NIH/NCI) [C]" w:date="2017-03-10T15:26:00Z"/>
          <w:rFonts w:asciiTheme="minorHAnsi" w:eastAsiaTheme="minorEastAsia" w:hAnsiTheme="minorHAnsi" w:cstheme="minorBidi"/>
          <w:b w:val="0"/>
          <w:caps w:val="0"/>
          <w:noProof/>
          <w:sz w:val="22"/>
          <w:szCs w:val="22"/>
        </w:rPr>
      </w:pPr>
      <w:ins w:id="56"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"_Toc476922904"</w:instrText>
        </w:r>
        <w:r w:rsidRPr="009038C0">
          <w:rPr>
            <w:rStyle w:val="Hyperlink"/>
            <w:noProof/>
          </w:rPr>
          <w:instrText xml:space="preserve"> </w:instrText>
        </w:r>
        <w:r w:rsidRPr="009038C0">
          <w:rPr>
            <w:rStyle w:val="Hyperlink"/>
            <w:noProof/>
          </w:rPr>
          <w:fldChar w:fldCharType="separate"/>
        </w:r>
        <w:r w:rsidRPr="009038C0">
          <w:rPr>
            <w:rStyle w:val="Hyperlink"/>
            <w:noProof/>
          </w:rPr>
          <w:t>6.</w:t>
        </w:r>
        <w:r>
          <w:rPr>
            <w:rFonts w:asciiTheme="minorHAnsi" w:eastAsiaTheme="minorEastAsia" w:hAnsiTheme="minorHAnsi" w:cstheme="minorBidi"/>
            <w:b w:val="0"/>
            <w:caps w:val="0"/>
            <w:noProof/>
            <w:sz w:val="22"/>
            <w:szCs w:val="22"/>
          </w:rPr>
          <w:tab/>
        </w:r>
        <w:r w:rsidRPr="009038C0">
          <w:rPr>
            <w:rStyle w:val="Hyperlink"/>
            <w:noProof/>
          </w:rPr>
          <w:t>Accessing review functionality</w:t>
        </w:r>
        <w:r>
          <w:rPr>
            <w:noProof/>
            <w:webHidden/>
          </w:rPr>
          <w:tab/>
        </w:r>
        <w:r>
          <w:rPr>
            <w:noProof/>
            <w:webHidden/>
          </w:rPr>
          <w:fldChar w:fldCharType="begin"/>
        </w:r>
        <w:r>
          <w:rPr>
            <w:noProof/>
            <w:webHidden/>
          </w:rPr>
          <w:instrText xml:space="preserve"> PAGEREF _Toc476922904 \h </w:instrText>
        </w:r>
      </w:ins>
      <w:r>
        <w:rPr>
          <w:noProof/>
          <w:webHidden/>
        </w:rPr>
      </w:r>
      <w:r>
        <w:rPr>
          <w:noProof/>
          <w:webHidden/>
        </w:rPr>
        <w:fldChar w:fldCharType="separate"/>
      </w:r>
      <w:ins w:id="57" w:author="Tulchinskaya, Gaby (NIH/NCI) [C]" w:date="2017-03-10T15:26:00Z">
        <w:r>
          <w:rPr>
            <w:noProof/>
            <w:webHidden/>
          </w:rPr>
          <w:t>11</w:t>
        </w:r>
        <w:r>
          <w:rPr>
            <w:noProof/>
            <w:webHidden/>
          </w:rPr>
          <w:fldChar w:fldCharType="end"/>
        </w:r>
        <w:r w:rsidRPr="009038C0">
          <w:rPr>
            <w:rStyle w:val="Hyperlink"/>
            <w:noProof/>
          </w:rPr>
          <w:fldChar w:fldCharType="end"/>
        </w:r>
      </w:ins>
    </w:p>
    <w:p w14:paraId="543D95E8" w14:textId="35E6C972" w:rsidR="005D395D" w:rsidRDefault="005D395D">
      <w:pPr>
        <w:pStyle w:val="TOC2"/>
        <w:rPr>
          <w:ins w:id="58" w:author="Tulchinskaya, Gaby (NIH/NCI) [C]" w:date="2017-03-10T15:26:00Z"/>
          <w:rFonts w:asciiTheme="minorHAnsi" w:eastAsiaTheme="minorEastAsia" w:hAnsiTheme="minorHAnsi" w:cstheme="minorBidi"/>
          <w:bCs w:val="0"/>
          <w:smallCaps w:val="0"/>
          <w:noProof/>
          <w:sz w:val="22"/>
          <w:szCs w:val="22"/>
        </w:rPr>
      </w:pPr>
      <w:ins w:id="59"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"_Toc476922905"</w:instrText>
        </w:r>
        <w:r w:rsidRPr="009038C0">
          <w:rPr>
            <w:rStyle w:val="Hyperlink"/>
            <w:noProof/>
          </w:rPr>
          <w:instrText xml:space="preserve"> </w:instrText>
        </w:r>
        <w:r w:rsidRPr="009038C0">
          <w:rPr>
            <w:rStyle w:val="Hyperlink"/>
            <w:noProof/>
          </w:rPr>
          <w:fldChar w:fldCharType="separate"/>
        </w:r>
        <w:r w:rsidRPr="009038C0">
          <w:rPr>
            <w:rStyle w:val="Hyperlink"/>
            <w:noProof/>
          </w:rPr>
          <w:t>6.1</w:t>
        </w:r>
        <w:r>
          <w:rPr>
            <w:rFonts w:asciiTheme="minorHAnsi" w:eastAsiaTheme="minorEastAsia" w:hAnsiTheme="minorHAnsi" w:cstheme="minorBidi"/>
            <w:bCs w:val="0"/>
            <w:smallCaps w:val="0"/>
            <w:noProof/>
            <w:sz w:val="22"/>
            <w:szCs w:val="22"/>
          </w:rPr>
          <w:tab/>
        </w:r>
        <w:r w:rsidRPr="009038C0">
          <w:rPr>
            <w:rStyle w:val="Hyperlink"/>
            <w:noProof/>
          </w:rPr>
          <w:t>Flow of events</w:t>
        </w:r>
        <w:r>
          <w:rPr>
            <w:noProof/>
            <w:webHidden/>
          </w:rPr>
          <w:tab/>
        </w:r>
        <w:r>
          <w:rPr>
            <w:noProof/>
            <w:webHidden/>
          </w:rPr>
          <w:fldChar w:fldCharType="begin"/>
        </w:r>
        <w:r>
          <w:rPr>
            <w:noProof/>
            <w:webHidden/>
          </w:rPr>
          <w:instrText xml:space="preserve"> PAGEREF _Toc476922905 \h </w:instrText>
        </w:r>
      </w:ins>
      <w:r>
        <w:rPr>
          <w:noProof/>
          <w:webHidden/>
        </w:rPr>
      </w:r>
      <w:r>
        <w:rPr>
          <w:noProof/>
          <w:webHidden/>
        </w:rPr>
        <w:fldChar w:fldCharType="separate"/>
      </w:r>
      <w:ins w:id="60" w:author="Tulchinskaya, Gaby (NIH/NCI) [C]" w:date="2017-03-10T15:26:00Z">
        <w:r>
          <w:rPr>
            <w:noProof/>
            <w:webHidden/>
          </w:rPr>
          <w:t>11</w:t>
        </w:r>
        <w:r>
          <w:rPr>
            <w:noProof/>
            <w:webHidden/>
          </w:rPr>
          <w:fldChar w:fldCharType="end"/>
        </w:r>
        <w:r w:rsidRPr="009038C0">
          <w:rPr>
            <w:rStyle w:val="Hyperlink"/>
            <w:noProof/>
          </w:rPr>
          <w:fldChar w:fldCharType="end"/>
        </w:r>
      </w:ins>
    </w:p>
    <w:p w14:paraId="59ACD30D" w14:textId="290798AF" w:rsidR="005D395D" w:rsidRDefault="005D395D">
      <w:pPr>
        <w:pStyle w:val="TOC2"/>
        <w:rPr>
          <w:ins w:id="61" w:author="Tulchinskaya, Gaby (NIH/NCI) [C]" w:date="2017-03-10T15:26:00Z"/>
          <w:rFonts w:asciiTheme="minorHAnsi" w:eastAsiaTheme="minorEastAsia" w:hAnsiTheme="minorHAnsi" w:cstheme="minorBidi"/>
          <w:bCs w:val="0"/>
          <w:smallCaps w:val="0"/>
          <w:noProof/>
          <w:sz w:val="22"/>
          <w:szCs w:val="22"/>
        </w:rPr>
      </w:pPr>
      <w:ins w:id="62"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"_Toc476922906"</w:instrText>
        </w:r>
        <w:r w:rsidRPr="009038C0">
          <w:rPr>
            <w:rStyle w:val="Hyperlink"/>
            <w:noProof/>
          </w:rPr>
          <w:instrText xml:space="preserve"> </w:instrText>
        </w:r>
        <w:r w:rsidRPr="009038C0">
          <w:rPr>
            <w:rStyle w:val="Hyperlink"/>
            <w:noProof/>
          </w:rPr>
          <w:fldChar w:fldCharType="separate"/>
        </w:r>
        <w:r w:rsidRPr="009038C0">
          <w:rPr>
            <w:rStyle w:val="Hyperlink"/>
            <w:noProof/>
          </w:rPr>
          <w:t>6.2</w:t>
        </w:r>
        <w:r>
          <w:rPr>
            <w:rFonts w:asciiTheme="minorHAnsi" w:eastAsiaTheme="minorEastAsia" w:hAnsiTheme="minorHAnsi" w:cstheme="minorBidi"/>
            <w:bCs w:val="0"/>
            <w:smallCaps w:val="0"/>
            <w:noProof/>
            <w:sz w:val="22"/>
            <w:szCs w:val="22"/>
          </w:rPr>
          <w:tab/>
        </w:r>
        <w:r w:rsidRPr="009038C0">
          <w:rPr>
            <w:rStyle w:val="Hyperlink"/>
            <w:noProof/>
          </w:rPr>
          <w:t>Mockup</w:t>
        </w:r>
        <w:r>
          <w:rPr>
            <w:noProof/>
            <w:webHidden/>
          </w:rPr>
          <w:tab/>
        </w:r>
        <w:r>
          <w:rPr>
            <w:noProof/>
            <w:webHidden/>
          </w:rPr>
          <w:fldChar w:fldCharType="begin"/>
        </w:r>
        <w:r>
          <w:rPr>
            <w:noProof/>
            <w:webHidden/>
          </w:rPr>
          <w:instrText xml:space="preserve"> PAGEREF _Toc476922906 \h </w:instrText>
        </w:r>
      </w:ins>
      <w:r>
        <w:rPr>
          <w:noProof/>
          <w:webHidden/>
        </w:rPr>
      </w:r>
      <w:r>
        <w:rPr>
          <w:noProof/>
          <w:webHidden/>
        </w:rPr>
        <w:fldChar w:fldCharType="separate"/>
      </w:r>
      <w:ins w:id="63" w:author="Tulchinskaya, Gaby (NIH/NCI) [C]" w:date="2017-03-10T15:26:00Z">
        <w:r>
          <w:rPr>
            <w:noProof/>
            <w:webHidden/>
          </w:rPr>
          <w:t>12</w:t>
        </w:r>
        <w:r>
          <w:rPr>
            <w:noProof/>
            <w:webHidden/>
          </w:rPr>
          <w:fldChar w:fldCharType="end"/>
        </w:r>
        <w:r w:rsidRPr="009038C0">
          <w:rPr>
            <w:rStyle w:val="Hyperlink"/>
            <w:noProof/>
          </w:rPr>
          <w:fldChar w:fldCharType="end"/>
        </w:r>
      </w:ins>
    </w:p>
    <w:p w14:paraId="56297788" w14:textId="4BACAAA2" w:rsidR="005D395D" w:rsidRDefault="005D395D">
      <w:pPr>
        <w:pStyle w:val="TOC2"/>
        <w:rPr>
          <w:ins w:id="64" w:author="Tulchinskaya, Gaby (NIH/NCI) [C]" w:date="2017-03-10T15:26:00Z"/>
          <w:rFonts w:asciiTheme="minorHAnsi" w:eastAsiaTheme="minorEastAsia" w:hAnsiTheme="minorHAnsi" w:cstheme="minorBidi"/>
          <w:bCs w:val="0"/>
          <w:smallCaps w:val="0"/>
          <w:noProof/>
          <w:sz w:val="22"/>
          <w:szCs w:val="22"/>
        </w:rPr>
      </w:pPr>
      <w:ins w:id="65"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"_Toc476922907"</w:instrText>
        </w:r>
        <w:r w:rsidRPr="009038C0">
          <w:rPr>
            <w:rStyle w:val="Hyperlink"/>
            <w:noProof/>
          </w:rPr>
          <w:instrText xml:space="preserve"> </w:instrText>
        </w:r>
        <w:r w:rsidRPr="009038C0">
          <w:rPr>
            <w:rStyle w:val="Hyperlink"/>
            <w:noProof/>
          </w:rPr>
          <w:fldChar w:fldCharType="separate"/>
        </w:r>
        <w:r w:rsidRPr="009038C0">
          <w:rPr>
            <w:rStyle w:val="Hyperlink"/>
            <w:noProof/>
          </w:rPr>
          <w:t>6.3</w:t>
        </w:r>
        <w:r>
          <w:rPr>
            <w:rFonts w:asciiTheme="minorHAnsi" w:eastAsiaTheme="minorEastAsia" w:hAnsiTheme="minorHAnsi" w:cstheme="minorBidi"/>
            <w:bCs w:val="0"/>
            <w:smallCaps w:val="0"/>
            <w:noProof/>
            <w:sz w:val="22"/>
            <w:szCs w:val="22"/>
          </w:rPr>
          <w:tab/>
        </w:r>
        <w:r w:rsidRPr="009038C0">
          <w:rPr>
            <w:rStyle w:val="Hyperlink"/>
            <w:noProof/>
          </w:rPr>
          <w:t>Data elements</w:t>
        </w:r>
        <w:r>
          <w:rPr>
            <w:noProof/>
            <w:webHidden/>
          </w:rPr>
          <w:tab/>
        </w:r>
        <w:r>
          <w:rPr>
            <w:noProof/>
            <w:webHidden/>
          </w:rPr>
          <w:fldChar w:fldCharType="begin"/>
        </w:r>
        <w:r>
          <w:rPr>
            <w:noProof/>
            <w:webHidden/>
          </w:rPr>
          <w:instrText xml:space="preserve"> PAGEREF _Toc476922907 \h </w:instrText>
        </w:r>
      </w:ins>
      <w:r>
        <w:rPr>
          <w:noProof/>
          <w:webHidden/>
        </w:rPr>
      </w:r>
      <w:r>
        <w:rPr>
          <w:noProof/>
          <w:webHidden/>
        </w:rPr>
        <w:fldChar w:fldCharType="separate"/>
      </w:r>
      <w:ins w:id="66" w:author="Tulchinskaya, Gaby (NIH/NCI) [C]" w:date="2017-03-10T15:26:00Z">
        <w:r>
          <w:rPr>
            <w:noProof/>
            <w:webHidden/>
          </w:rPr>
          <w:t>12</w:t>
        </w:r>
        <w:r>
          <w:rPr>
            <w:noProof/>
            <w:webHidden/>
          </w:rPr>
          <w:fldChar w:fldCharType="end"/>
        </w:r>
        <w:r w:rsidRPr="009038C0">
          <w:rPr>
            <w:rStyle w:val="Hyperlink"/>
            <w:noProof/>
          </w:rPr>
          <w:fldChar w:fldCharType="end"/>
        </w:r>
      </w:ins>
    </w:p>
    <w:p w14:paraId="0FDB8622" w14:textId="1E8A260B" w:rsidR="005D395D" w:rsidRDefault="005D395D">
      <w:pPr>
        <w:pStyle w:val="TOC1"/>
        <w:rPr>
          <w:ins w:id="67" w:author="Tulchinskaya, Gaby (NIH/NCI) [C]" w:date="2017-03-10T15:26:00Z"/>
          <w:rFonts w:asciiTheme="minorHAnsi" w:eastAsiaTheme="minorEastAsia" w:hAnsiTheme="minorHAnsi" w:cstheme="minorBidi"/>
          <w:b w:val="0"/>
          <w:caps w:val="0"/>
          <w:noProof/>
          <w:sz w:val="22"/>
          <w:szCs w:val="22"/>
        </w:rPr>
      </w:pPr>
      <w:ins w:id="68"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"_Toc476922908"</w:instrText>
        </w:r>
        <w:r w:rsidRPr="009038C0">
          <w:rPr>
            <w:rStyle w:val="Hyperlink"/>
            <w:noProof/>
          </w:rPr>
          <w:instrText xml:space="preserve"> </w:instrText>
        </w:r>
        <w:r w:rsidRPr="009038C0">
          <w:rPr>
            <w:rStyle w:val="Hyperlink"/>
            <w:noProof/>
          </w:rPr>
          <w:fldChar w:fldCharType="separate"/>
        </w:r>
        <w:r w:rsidRPr="009038C0">
          <w:rPr>
            <w:rStyle w:val="Hyperlink"/>
            <w:noProof/>
          </w:rPr>
          <w:t>7.</w:t>
        </w:r>
        <w:r>
          <w:rPr>
            <w:rFonts w:asciiTheme="minorHAnsi" w:eastAsiaTheme="minorEastAsia" w:hAnsiTheme="minorHAnsi" w:cstheme="minorBidi"/>
            <w:b w:val="0"/>
            <w:caps w:val="0"/>
            <w:noProof/>
            <w:sz w:val="22"/>
            <w:szCs w:val="22"/>
          </w:rPr>
          <w:tab/>
        </w:r>
        <w:r w:rsidRPr="009038C0">
          <w:rPr>
            <w:rStyle w:val="Hyperlink"/>
            <w:noProof/>
          </w:rPr>
          <w:t>Review and Manage Module functionality</w:t>
        </w:r>
        <w:r>
          <w:rPr>
            <w:noProof/>
            <w:webHidden/>
          </w:rPr>
          <w:tab/>
        </w:r>
        <w:r>
          <w:rPr>
            <w:noProof/>
            <w:webHidden/>
          </w:rPr>
          <w:fldChar w:fldCharType="begin"/>
        </w:r>
        <w:r>
          <w:rPr>
            <w:noProof/>
            <w:webHidden/>
          </w:rPr>
          <w:instrText xml:space="preserve"> PAGEREF _Toc476922908 \h </w:instrText>
        </w:r>
      </w:ins>
      <w:r>
        <w:rPr>
          <w:noProof/>
          <w:webHidden/>
        </w:rPr>
      </w:r>
      <w:r>
        <w:rPr>
          <w:noProof/>
          <w:webHidden/>
        </w:rPr>
        <w:fldChar w:fldCharType="separate"/>
      </w:r>
      <w:ins w:id="69" w:author="Tulchinskaya, Gaby (NIH/NCI) [C]" w:date="2017-03-10T15:26:00Z">
        <w:r>
          <w:rPr>
            <w:noProof/>
            <w:webHidden/>
          </w:rPr>
          <w:t>13</w:t>
        </w:r>
        <w:r>
          <w:rPr>
            <w:noProof/>
            <w:webHidden/>
          </w:rPr>
          <w:fldChar w:fldCharType="end"/>
        </w:r>
        <w:r w:rsidRPr="009038C0">
          <w:rPr>
            <w:rStyle w:val="Hyperlink"/>
            <w:noProof/>
          </w:rPr>
          <w:fldChar w:fldCharType="end"/>
        </w:r>
      </w:ins>
    </w:p>
    <w:p w14:paraId="73B58523" w14:textId="750ED682" w:rsidR="005D395D" w:rsidRDefault="005D395D">
      <w:pPr>
        <w:pStyle w:val="TOC2"/>
        <w:rPr>
          <w:ins w:id="70" w:author="Tulchinskaya, Gaby (NIH/NCI) [C]" w:date="2017-03-10T15:26:00Z"/>
          <w:rFonts w:asciiTheme="minorHAnsi" w:eastAsiaTheme="minorEastAsia" w:hAnsiTheme="minorHAnsi" w:cstheme="minorBidi"/>
          <w:bCs w:val="0"/>
          <w:smallCaps w:val="0"/>
          <w:noProof/>
          <w:sz w:val="22"/>
          <w:szCs w:val="22"/>
        </w:rPr>
      </w:pPr>
      <w:ins w:id="71"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"_Toc476922909"</w:instrText>
        </w:r>
        <w:r w:rsidRPr="009038C0">
          <w:rPr>
            <w:rStyle w:val="Hyperlink"/>
            <w:noProof/>
          </w:rPr>
          <w:instrText xml:space="preserve"> </w:instrText>
        </w:r>
        <w:r w:rsidRPr="009038C0">
          <w:rPr>
            <w:rStyle w:val="Hyperlink"/>
            <w:noProof/>
          </w:rPr>
          <w:fldChar w:fldCharType="separate"/>
        </w:r>
        <w:r w:rsidRPr="009038C0">
          <w:rPr>
            <w:rStyle w:val="Hyperlink"/>
            <w:noProof/>
          </w:rPr>
          <w:t>7.1</w:t>
        </w:r>
        <w:r>
          <w:rPr>
            <w:rFonts w:asciiTheme="minorHAnsi" w:eastAsiaTheme="minorEastAsia" w:hAnsiTheme="minorHAnsi" w:cstheme="minorBidi"/>
            <w:bCs w:val="0"/>
            <w:smallCaps w:val="0"/>
            <w:noProof/>
            <w:sz w:val="22"/>
            <w:szCs w:val="22"/>
          </w:rPr>
          <w:tab/>
        </w:r>
        <w:r w:rsidRPr="009038C0">
          <w:rPr>
            <w:rStyle w:val="Hyperlink"/>
            <w:noProof/>
          </w:rPr>
          <w:t>“Review and Manage Module” flow of events</w:t>
        </w:r>
        <w:r>
          <w:rPr>
            <w:noProof/>
            <w:webHidden/>
          </w:rPr>
          <w:tab/>
        </w:r>
        <w:r>
          <w:rPr>
            <w:noProof/>
            <w:webHidden/>
          </w:rPr>
          <w:fldChar w:fldCharType="begin"/>
        </w:r>
        <w:r>
          <w:rPr>
            <w:noProof/>
            <w:webHidden/>
          </w:rPr>
          <w:instrText xml:space="preserve"> PAGEREF _Toc476922909 \h </w:instrText>
        </w:r>
      </w:ins>
      <w:r>
        <w:rPr>
          <w:noProof/>
          <w:webHidden/>
        </w:rPr>
      </w:r>
      <w:r>
        <w:rPr>
          <w:noProof/>
          <w:webHidden/>
        </w:rPr>
        <w:fldChar w:fldCharType="separate"/>
      </w:r>
      <w:ins w:id="72" w:author="Tulchinskaya, Gaby (NIH/NCI) [C]" w:date="2017-03-10T15:26:00Z">
        <w:r>
          <w:rPr>
            <w:noProof/>
            <w:webHidden/>
          </w:rPr>
          <w:t>13</w:t>
        </w:r>
        <w:r>
          <w:rPr>
            <w:noProof/>
            <w:webHidden/>
          </w:rPr>
          <w:fldChar w:fldCharType="end"/>
        </w:r>
        <w:r w:rsidRPr="009038C0">
          <w:rPr>
            <w:rStyle w:val="Hyperlink"/>
            <w:noProof/>
          </w:rPr>
          <w:fldChar w:fldCharType="end"/>
        </w:r>
      </w:ins>
    </w:p>
    <w:p w14:paraId="15C1982A" w14:textId="494A6211" w:rsidR="005D395D" w:rsidRDefault="005D395D">
      <w:pPr>
        <w:pStyle w:val="TOC2"/>
        <w:rPr>
          <w:ins w:id="73" w:author="Tulchinskaya, Gaby (NIH/NCI) [C]" w:date="2017-03-10T15:26:00Z"/>
          <w:rFonts w:asciiTheme="minorHAnsi" w:eastAsiaTheme="minorEastAsia" w:hAnsiTheme="minorHAnsi" w:cstheme="minorBidi"/>
          <w:bCs w:val="0"/>
          <w:smallCaps w:val="0"/>
          <w:noProof/>
          <w:sz w:val="22"/>
          <w:szCs w:val="22"/>
        </w:rPr>
      </w:pPr>
      <w:ins w:id="74"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"_Toc476922910"</w:instrText>
        </w:r>
        <w:r w:rsidRPr="009038C0">
          <w:rPr>
            <w:rStyle w:val="Hyperlink"/>
            <w:noProof/>
          </w:rPr>
          <w:instrText xml:space="preserve"> </w:instrText>
        </w:r>
        <w:r w:rsidRPr="009038C0">
          <w:rPr>
            <w:rStyle w:val="Hyperlink"/>
            <w:noProof/>
          </w:rPr>
          <w:fldChar w:fldCharType="separate"/>
        </w:r>
        <w:r w:rsidRPr="009038C0">
          <w:rPr>
            <w:rStyle w:val="Hyperlink"/>
            <w:noProof/>
          </w:rPr>
          <w:t>7.2</w:t>
        </w:r>
        <w:r>
          <w:rPr>
            <w:rFonts w:asciiTheme="minorHAnsi" w:eastAsiaTheme="minorEastAsia" w:hAnsiTheme="minorHAnsi" w:cstheme="minorBidi"/>
            <w:bCs w:val="0"/>
            <w:smallCaps w:val="0"/>
            <w:noProof/>
            <w:sz w:val="22"/>
            <w:szCs w:val="22"/>
          </w:rPr>
          <w:tab/>
        </w:r>
        <w:r w:rsidRPr="009038C0">
          <w:rPr>
            <w:rStyle w:val="Hyperlink"/>
            <w:noProof/>
          </w:rPr>
          <w:t>Review and Manage Module screens mockups</w:t>
        </w:r>
        <w:r>
          <w:rPr>
            <w:noProof/>
            <w:webHidden/>
          </w:rPr>
          <w:tab/>
        </w:r>
        <w:r>
          <w:rPr>
            <w:noProof/>
            <w:webHidden/>
          </w:rPr>
          <w:fldChar w:fldCharType="begin"/>
        </w:r>
        <w:r>
          <w:rPr>
            <w:noProof/>
            <w:webHidden/>
          </w:rPr>
          <w:instrText xml:space="preserve"> PAGEREF _Toc476922910 \h </w:instrText>
        </w:r>
      </w:ins>
      <w:r>
        <w:rPr>
          <w:noProof/>
          <w:webHidden/>
        </w:rPr>
      </w:r>
      <w:r>
        <w:rPr>
          <w:noProof/>
          <w:webHidden/>
        </w:rPr>
        <w:fldChar w:fldCharType="separate"/>
      </w:r>
      <w:ins w:id="75" w:author="Tulchinskaya, Gaby (NIH/NCI) [C]" w:date="2017-03-10T15:26:00Z">
        <w:r>
          <w:rPr>
            <w:noProof/>
            <w:webHidden/>
          </w:rPr>
          <w:t>13</w:t>
        </w:r>
        <w:r>
          <w:rPr>
            <w:noProof/>
            <w:webHidden/>
          </w:rPr>
          <w:fldChar w:fldCharType="end"/>
        </w:r>
        <w:r w:rsidRPr="009038C0">
          <w:rPr>
            <w:rStyle w:val="Hyperlink"/>
            <w:noProof/>
          </w:rPr>
          <w:fldChar w:fldCharType="end"/>
        </w:r>
      </w:ins>
    </w:p>
    <w:p w14:paraId="3EF72DE4" w14:textId="64428145" w:rsidR="005D395D" w:rsidRDefault="005D395D">
      <w:pPr>
        <w:pStyle w:val="TOC3"/>
        <w:rPr>
          <w:ins w:id="76" w:author="Tulchinskaya, Gaby (NIH/NCI) [C]" w:date="2017-03-10T15:26:00Z"/>
          <w:rFonts w:asciiTheme="minorHAnsi" w:eastAsiaTheme="minorEastAsia" w:hAnsiTheme="minorHAnsi" w:cstheme="minorBidi"/>
          <w:bCs w:val="0"/>
          <w:i w:val="0"/>
          <w:iCs w:val="0"/>
          <w:noProof/>
          <w:sz w:val="22"/>
          <w:szCs w:val="22"/>
        </w:rPr>
      </w:pPr>
      <w:ins w:id="77"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"_Toc476922911"</w:instrText>
        </w:r>
        <w:r w:rsidRPr="009038C0">
          <w:rPr>
            <w:rStyle w:val="Hyperlink"/>
            <w:noProof/>
          </w:rPr>
          <w:instrText xml:space="preserve"> </w:instrText>
        </w:r>
        <w:r w:rsidRPr="009038C0">
          <w:rPr>
            <w:rStyle w:val="Hyperlink"/>
            <w:noProof/>
          </w:rPr>
          <w:fldChar w:fldCharType="separate"/>
        </w:r>
        <w:r w:rsidRPr="009038C0">
          <w:rPr>
            <w:rStyle w:val="Hyperlink"/>
            <w:noProof/>
          </w:rPr>
          <w:t>7.2.1</w:t>
        </w:r>
        <w:r>
          <w:rPr>
            <w:rFonts w:asciiTheme="minorHAnsi" w:eastAsiaTheme="minorEastAsia" w:hAnsiTheme="minorHAnsi" w:cstheme="minorBidi"/>
            <w:bCs w:val="0"/>
            <w:i w:val="0"/>
            <w:iCs w:val="0"/>
            <w:noProof/>
            <w:sz w:val="22"/>
            <w:szCs w:val="22"/>
          </w:rPr>
          <w:tab/>
        </w:r>
        <w:r w:rsidRPr="009038C0">
          <w:rPr>
            <w:rStyle w:val="Hyperlink"/>
            <w:noProof/>
          </w:rPr>
          <w:t>General mockup for all modules, except Revision</w:t>
        </w:r>
        <w:r>
          <w:rPr>
            <w:noProof/>
            <w:webHidden/>
          </w:rPr>
          <w:tab/>
        </w:r>
        <w:r>
          <w:rPr>
            <w:noProof/>
            <w:webHidden/>
          </w:rPr>
          <w:fldChar w:fldCharType="begin"/>
        </w:r>
        <w:r>
          <w:rPr>
            <w:noProof/>
            <w:webHidden/>
          </w:rPr>
          <w:instrText xml:space="preserve"> PAGEREF _Toc476922911 \h </w:instrText>
        </w:r>
      </w:ins>
      <w:r>
        <w:rPr>
          <w:noProof/>
          <w:webHidden/>
        </w:rPr>
      </w:r>
      <w:r>
        <w:rPr>
          <w:noProof/>
          <w:webHidden/>
        </w:rPr>
        <w:fldChar w:fldCharType="separate"/>
      </w:r>
      <w:ins w:id="78" w:author="Tulchinskaya, Gaby (NIH/NCI) [C]" w:date="2017-03-10T15:26:00Z">
        <w:r>
          <w:rPr>
            <w:noProof/>
            <w:webHidden/>
          </w:rPr>
          <w:t>13</w:t>
        </w:r>
        <w:r>
          <w:rPr>
            <w:noProof/>
            <w:webHidden/>
          </w:rPr>
          <w:fldChar w:fldCharType="end"/>
        </w:r>
        <w:r w:rsidRPr="009038C0">
          <w:rPr>
            <w:rStyle w:val="Hyperlink"/>
            <w:noProof/>
          </w:rPr>
          <w:fldChar w:fldCharType="end"/>
        </w:r>
      </w:ins>
    </w:p>
    <w:p w14:paraId="2BA86B3B" w14:textId="3C040EA8" w:rsidR="005D395D" w:rsidRDefault="005D395D">
      <w:pPr>
        <w:pStyle w:val="TOC3"/>
        <w:rPr>
          <w:ins w:id="79" w:author="Tulchinskaya, Gaby (NIH/NCI) [C]" w:date="2017-03-10T15:26:00Z"/>
          <w:rFonts w:asciiTheme="minorHAnsi" w:eastAsiaTheme="minorEastAsia" w:hAnsiTheme="minorHAnsi" w:cstheme="minorBidi"/>
          <w:bCs w:val="0"/>
          <w:i w:val="0"/>
          <w:iCs w:val="0"/>
          <w:noProof/>
          <w:sz w:val="22"/>
          <w:szCs w:val="22"/>
        </w:rPr>
      </w:pPr>
      <w:ins w:id="80"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"_Toc476922912"</w:instrText>
        </w:r>
        <w:r w:rsidRPr="009038C0">
          <w:rPr>
            <w:rStyle w:val="Hyperlink"/>
            <w:noProof/>
          </w:rPr>
          <w:instrText xml:space="preserve"> </w:instrText>
        </w:r>
        <w:r w:rsidRPr="009038C0">
          <w:rPr>
            <w:rStyle w:val="Hyperlink"/>
            <w:noProof/>
          </w:rPr>
          <w:fldChar w:fldCharType="separate"/>
        </w:r>
        <w:r w:rsidRPr="009038C0">
          <w:rPr>
            <w:rStyle w:val="Hyperlink"/>
            <w:noProof/>
          </w:rPr>
          <w:t>7.2.2</w:t>
        </w:r>
        <w:r>
          <w:rPr>
            <w:rFonts w:asciiTheme="minorHAnsi" w:eastAsiaTheme="minorEastAsia" w:hAnsiTheme="minorHAnsi" w:cstheme="minorBidi"/>
            <w:bCs w:val="0"/>
            <w:i w:val="0"/>
            <w:iCs w:val="0"/>
            <w:noProof/>
            <w:sz w:val="22"/>
            <w:szCs w:val="22"/>
          </w:rPr>
          <w:tab/>
        </w:r>
        <w:r w:rsidRPr="009038C0">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_Toc476922912 \h </w:instrText>
        </w:r>
      </w:ins>
      <w:r>
        <w:rPr>
          <w:noProof/>
          <w:webHidden/>
        </w:rPr>
      </w:r>
      <w:r>
        <w:rPr>
          <w:noProof/>
          <w:webHidden/>
        </w:rPr>
        <w:fldChar w:fldCharType="separate"/>
      </w:r>
      <w:ins w:id="81" w:author="Tulchinskaya, Gaby (NIH/NCI) [C]" w:date="2017-03-10T15:26:00Z">
        <w:r>
          <w:rPr>
            <w:noProof/>
            <w:webHidden/>
          </w:rPr>
          <w:t>14</w:t>
        </w:r>
        <w:r>
          <w:rPr>
            <w:noProof/>
            <w:webHidden/>
          </w:rPr>
          <w:fldChar w:fldCharType="end"/>
        </w:r>
        <w:r w:rsidRPr="009038C0">
          <w:rPr>
            <w:rStyle w:val="Hyperlink"/>
            <w:noProof/>
          </w:rPr>
          <w:fldChar w:fldCharType="end"/>
        </w:r>
      </w:ins>
    </w:p>
    <w:p w14:paraId="77268362" w14:textId="3B4BA89C" w:rsidR="005D395D" w:rsidRDefault="005D395D">
      <w:pPr>
        <w:pStyle w:val="TOC3"/>
        <w:rPr>
          <w:ins w:id="82" w:author="Tulchinskaya, Gaby (NIH/NCI) [C]" w:date="2017-03-10T15:26:00Z"/>
          <w:rFonts w:asciiTheme="minorHAnsi" w:eastAsiaTheme="minorEastAsia" w:hAnsiTheme="minorHAnsi" w:cstheme="minorBidi"/>
          <w:bCs w:val="0"/>
          <w:i w:val="0"/>
          <w:iCs w:val="0"/>
          <w:noProof/>
          <w:sz w:val="22"/>
          <w:szCs w:val="22"/>
        </w:rPr>
      </w:pPr>
      <w:ins w:id="83"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"_Toc476922913"</w:instrText>
        </w:r>
        <w:r w:rsidRPr="009038C0">
          <w:rPr>
            <w:rStyle w:val="Hyperlink"/>
            <w:noProof/>
          </w:rPr>
          <w:instrText xml:space="preserve"> </w:instrText>
        </w:r>
        <w:r w:rsidRPr="009038C0">
          <w:rPr>
            <w:rStyle w:val="Hyperlink"/>
            <w:noProof/>
          </w:rPr>
          <w:fldChar w:fldCharType="separate"/>
        </w:r>
        <w:r w:rsidRPr="009038C0">
          <w:rPr>
            <w:rStyle w:val="Hyperlink"/>
            <w:noProof/>
          </w:rPr>
          <w:t>7.2.3</w:t>
        </w:r>
        <w:r>
          <w:rPr>
            <w:rFonts w:asciiTheme="minorHAnsi" w:eastAsiaTheme="minorEastAsia" w:hAnsiTheme="minorHAnsi" w:cstheme="minorBidi"/>
            <w:bCs w:val="0"/>
            <w:i w:val="0"/>
            <w:iCs w:val="0"/>
            <w:noProof/>
            <w:sz w:val="22"/>
            <w:szCs w:val="22"/>
          </w:rPr>
          <w:tab/>
        </w:r>
        <w:r w:rsidRPr="009038C0">
          <w:rPr>
            <w:rStyle w:val="Hyperlink"/>
            <w:noProof/>
          </w:rPr>
          <w:t>Revision module mockup</w:t>
        </w:r>
        <w:r>
          <w:rPr>
            <w:noProof/>
            <w:webHidden/>
          </w:rPr>
          <w:tab/>
        </w:r>
        <w:r>
          <w:rPr>
            <w:noProof/>
            <w:webHidden/>
          </w:rPr>
          <w:fldChar w:fldCharType="begin"/>
        </w:r>
        <w:r>
          <w:rPr>
            <w:noProof/>
            <w:webHidden/>
          </w:rPr>
          <w:instrText xml:space="preserve"> PAGEREF _Toc476922913 \h </w:instrText>
        </w:r>
      </w:ins>
      <w:r>
        <w:rPr>
          <w:noProof/>
          <w:webHidden/>
        </w:rPr>
      </w:r>
      <w:r>
        <w:rPr>
          <w:noProof/>
          <w:webHidden/>
        </w:rPr>
        <w:fldChar w:fldCharType="separate"/>
      </w:r>
      <w:ins w:id="84" w:author="Tulchinskaya, Gaby (NIH/NCI) [C]" w:date="2017-03-10T15:26:00Z">
        <w:r>
          <w:rPr>
            <w:noProof/>
            <w:webHidden/>
          </w:rPr>
          <w:t>14</w:t>
        </w:r>
        <w:r>
          <w:rPr>
            <w:noProof/>
            <w:webHidden/>
          </w:rPr>
          <w:fldChar w:fldCharType="end"/>
        </w:r>
        <w:r w:rsidRPr="009038C0">
          <w:rPr>
            <w:rStyle w:val="Hyperlink"/>
            <w:noProof/>
          </w:rPr>
          <w:fldChar w:fldCharType="end"/>
        </w:r>
      </w:ins>
    </w:p>
    <w:p w14:paraId="1B8B3559" w14:textId="6AF09A40" w:rsidR="005D395D" w:rsidRDefault="005D395D">
      <w:pPr>
        <w:pStyle w:val="TOC2"/>
        <w:rPr>
          <w:ins w:id="85" w:author="Tulchinskaya, Gaby (NIH/NCI) [C]" w:date="2017-03-10T15:26:00Z"/>
          <w:rFonts w:asciiTheme="minorHAnsi" w:eastAsiaTheme="minorEastAsia" w:hAnsiTheme="minorHAnsi" w:cstheme="minorBidi"/>
          <w:bCs w:val="0"/>
          <w:smallCaps w:val="0"/>
          <w:noProof/>
          <w:sz w:val="22"/>
          <w:szCs w:val="22"/>
        </w:rPr>
      </w:pPr>
      <w:ins w:id="86"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"_Toc476922914"</w:instrText>
        </w:r>
        <w:r w:rsidRPr="009038C0">
          <w:rPr>
            <w:rStyle w:val="Hyperlink"/>
            <w:noProof/>
          </w:rPr>
          <w:instrText xml:space="preserve"> </w:instrText>
        </w:r>
        <w:r w:rsidRPr="009038C0">
          <w:rPr>
            <w:rStyle w:val="Hyperlink"/>
            <w:noProof/>
          </w:rPr>
          <w:fldChar w:fldCharType="separate"/>
        </w:r>
        <w:r w:rsidRPr="009038C0">
          <w:rPr>
            <w:rStyle w:val="Hyperlink"/>
            <w:noProof/>
          </w:rPr>
          <w:t>7.1</w:t>
        </w:r>
        <w:r>
          <w:rPr>
            <w:rFonts w:asciiTheme="minorHAnsi" w:eastAsiaTheme="minorEastAsia" w:hAnsiTheme="minorHAnsi" w:cstheme="minorBidi"/>
            <w:bCs w:val="0"/>
            <w:smallCaps w:val="0"/>
            <w:noProof/>
            <w:sz w:val="22"/>
            <w:szCs w:val="22"/>
          </w:rPr>
          <w:tab/>
        </w:r>
        <w:r w:rsidRPr="009038C0">
          <w:rPr>
            <w:rStyle w:val="Hyperlink"/>
            <w:noProof/>
          </w:rPr>
          <w:t>Review and Test Module Screen Data elements</w:t>
        </w:r>
        <w:r>
          <w:rPr>
            <w:noProof/>
            <w:webHidden/>
          </w:rPr>
          <w:tab/>
        </w:r>
        <w:r>
          <w:rPr>
            <w:noProof/>
            <w:webHidden/>
          </w:rPr>
          <w:fldChar w:fldCharType="begin"/>
        </w:r>
        <w:r>
          <w:rPr>
            <w:noProof/>
            <w:webHidden/>
          </w:rPr>
          <w:instrText xml:space="preserve"> PAGEREF _Toc476922914 \h </w:instrText>
        </w:r>
      </w:ins>
      <w:r>
        <w:rPr>
          <w:noProof/>
          <w:webHidden/>
        </w:rPr>
      </w:r>
      <w:r>
        <w:rPr>
          <w:noProof/>
          <w:webHidden/>
        </w:rPr>
        <w:fldChar w:fldCharType="separate"/>
      </w:r>
      <w:ins w:id="87" w:author="Tulchinskaya, Gaby (NIH/NCI) [C]" w:date="2017-03-10T15:26:00Z">
        <w:r>
          <w:rPr>
            <w:noProof/>
            <w:webHidden/>
          </w:rPr>
          <w:t>15</w:t>
        </w:r>
        <w:r>
          <w:rPr>
            <w:noProof/>
            <w:webHidden/>
          </w:rPr>
          <w:fldChar w:fldCharType="end"/>
        </w:r>
        <w:r w:rsidRPr="009038C0">
          <w:rPr>
            <w:rStyle w:val="Hyperlink"/>
            <w:noProof/>
          </w:rPr>
          <w:fldChar w:fldCharType="end"/>
        </w:r>
      </w:ins>
    </w:p>
    <w:p w14:paraId="468A5CCA" w14:textId="11EC8D05" w:rsidR="005D395D" w:rsidRDefault="005D395D">
      <w:pPr>
        <w:pStyle w:val="TOC1"/>
        <w:rPr>
          <w:ins w:id="88" w:author="Tulchinskaya, Gaby (NIH/NCI) [C]" w:date="2017-03-10T15:26:00Z"/>
          <w:rFonts w:asciiTheme="minorHAnsi" w:eastAsiaTheme="minorEastAsia" w:hAnsiTheme="minorHAnsi" w:cstheme="minorBidi"/>
          <w:b w:val="0"/>
          <w:caps w:val="0"/>
          <w:noProof/>
          <w:sz w:val="22"/>
          <w:szCs w:val="22"/>
        </w:rPr>
      </w:pPr>
      <w:ins w:id="89"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"_Toc476922915"</w:instrText>
        </w:r>
        <w:r w:rsidRPr="009038C0">
          <w:rPr>
            <w:rStyle w:val="Hyperlink"/>
            <w:noProof/>
          </w:rPr>
          <w:instrText xml:space="preserve"> </w:instrText>
        </w:r>
        <w:r w:rsidRPr="009038C0">
          <w:rPr>
            <w:rStyle w:val="Hyperlink"/>
            <w:noProof/>
          </w:rPr>
          <w:fldChar w:fldCharType="separate"/>
        </w:r>
        <w:r w:rsidRPr="009038C0">
          <w:rPr>
            <w:rStyle w:val="Hyperlink"/>
            <w:noProof/>
          </w:rPr>
          <w:t>8.</w:t>
        </w:r>
        <w:r>
          <w:rPr>
            <w:rFonts w:asciiTheme="minorHAnsi" w:eastAsiaTheme="minorEastAsia" w:hAnsiTheme="minorHAnsi" w:cstheme="minorBidi"/>
            <w:b w:val="0"/>
            <w:caps w:val="0"/>
            <w:noProof/>
            <w:sz w:val="22"/>
            <w:szCs w:val="22"/>
          </w:rPr>
          <w:tab/>
        </w:r>
        <w:r w:rsidRPr="009038C0">
          <w:rPr>
            <w:rStyle w:val="Hyperlink"/>
            <w:noProof/>
          </w:rPr>
          <w:t>Test Greensheet functionality</w:t>
        </w:r>
        <w:r>
          <w:rPr>
            <w:noProof/>
            <w:webHidden/>
          </w:rPr>
          <w:tab/>
        </w:r>
        <w:r>
          <w:rPr>
            <w:noProof/>
            <w:webHidden/>
          </w:rPr>
          <w:fldChar w:fldCharType="begin"/>
        </w:r>
        <w:r>
          <w:rPr>
            <w:noProof/>
            <w:webHidden/>
          </w:rPr>
          <w:instrText xml:space="preserve"> PAGEREF _Toc476922915 \h </w:instrText>
        </w:r>
      </w:ins>
      <w:r>
        <w:rPr>
          <w:noProof/>
          <w:webHidden/>
        </w:rPr>
      </w:r>
      <w:r>
        <w:rPr>
          <w:noProof/>
          <w:webHidden/>
        </w:rPr>
        <w:fldChar w:fldCharType="separate"/>
      </w:r>
      <w:ins w:id="90" w:author="Tulchinskaya, Gaby (NIH/NCI) [C]" w:date="2017-03-10T15:26:00Z">
        <w:r>
          <w:rPr>
            <w:noProof/>
            <w:webHidden/>
          </w:rPr>
          <w:t>17</w:t>
        </w:r>
        <w:r>
          <w:rPr>
            <w:noProof/>
            <w:webHidden/>
          </w:rPr>
          <w:fldChar w:fldCharType="end"/>
        </w:r>
        <w:r w:rsidRPr="009038C0">
          <w:rPr>
            <w:rStyle w:val="Hyperlink"/>
            <w:noProof/>
          </w:rPr>
          <w:fldChar w:fldCharType="end"/>
        </w:r>
      </w:ins>
    </w:p>
    <w:p w14:paraId="451699D5" w14:textId="443E8BDD" w:rsidR="005D395D" w:rsidRDefault="005D395D">
      <w:pPr>
        <w:pStyle w:val="TOC2"/>
        <w:rPr>
          <w:ins w:id="91" w:author="Tulchinskaya, Gaby (NIH/NCI) [C]" w:date="2017-03-10T15:26:00Z"/>
          <w:rFonts w:asciiTheme="minorHAnsi" w:eastAsiaTheme="minorEastAsia" w:hAnsiTheme="minorHAnsi" w:cstheme="minorBidi"/>
          <w:bCs w:val="0"/>
          <w:smallCaps w:val="0"/>
          <w:noProof/>
          <w:sz w:val="22"/>
          <w:szCs w:val="22"/>
        </w:rPr>
      </w:pPr>
      <w:ins w:id="92"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"_Toc476922916"</w:instrText>
        </w:r>
        <w:r w:rsidRPr="009038C0">
          <w:rPr>
            <w:rStyle w:val="Hyperlink"/>
            <w:noProof/>
          </w:rPr>
          <w:instrText xml:space="preserve"> </w:instrText>
        </w:r>
        <w:r w:rsidRPr="009038C0">
          <w:rPr>
            <w:rStyle w:val="Hyperlink"/>
            <w:noProof/>
          </w:rPr>
          <w:fldChar w:fldCharType="separate"/>
        </w:r>
        <w:r w:rsidRPr="009038C0">
          <w:rPr>
            <w:rStyle w:val="Hyperlink"/>
            <w:noProof/>
          </w:rPr>
          <w:t>8.1</w:t>
        </w:r>
        <w:r>
          <w:rPr>
            <w:rFonts w:asciiTheme="minorHAnsi" w:eastAsiaTheme="minorEastAsia" w:hAnsiTheme="minorHAnsi" w:cstheme="minorBidi"/>
            <w:bCs w:val="0"/>
            <w:smallCaps w:val="0"/>
            <w:noProof/>
            <w:sz w:val="22"/>
            <w:szCs w:val="22"/>
          </w:rPr>
          <w:tab/>
        </w:r>
        <w:r w:rsidRPr="009038C0">
          <w:rPr>
            <w:rStyle w:val="Hyperlink"/>
            <w:noProof/>
          </w:rPr>
          <w:t>“Test” flow of events</w:t>
        </w:r>
        <w:r>
          <w:rPr>
            <w:noProof/>
            <w:webHidden/>
          </w:rPr>
          <w:tab/>
        </w:r>
        <w:r>
          <w:rPr>
            <w:noProof/>
            <w:webHidden/>
          </w:rPr>
          <w:fldChar w:fldCharType="begin"/>
        </w:r>
        <w:r>
          <w:rPr>
            <w:noProof/>
            <w:webHidden/>
          </w:rPr>
          <w:instrText xml:space="preserve"> PAGEREF _Toc476922916 \h </w:instrText>
        </w:r>
      </w:ins>
      <w:r>
        <w:rPr>
          <w:noProof/>
          <w:webHidden/>
        </w:rPr>
      </w:r>
      <w:r>
        <w:rPr>
          <w:noProof/>
          <w:webHidden/>
        </w:rPr>
        <w:fldChar w:fldCharType="separate"/>
      </w:r>
      <w:ins w:id="93" w:author="Tulchinskaya, Gaby (NIH/NCI) [C]" w:date="2017-03-10T15:26:00Z">
        <w:r>
          <w:rPr>
            <w:noProof/>
            <w:webHidden/>
          </w:rPr>
          <w:t>17</w:t>
        </w:r>
        <w:r>
          <w:rPr>
            <w:noProof/>
            <w:webHidden/>
          </w:rPr>
          <w:fldChar w:fldCharType="end"/>
        </w:r>
        <w:r w:rsidRPr="009038C0">
          <w:rPr>
            <w:rStyle w:val="Hyperlink"/>
            <w:noProof/>
          </w:rPr>
          <w:fldChar w:fldCharType="end"/>
        </w:r>
      </w:ins>
    </w:p>
    <w:p w14:paraId="0F18622A" w14:textId="4AD4C0D6" w:rsidR="005D395D" w:rsidRDefault="005D395D">
      <w:pPr>
        <w:pStyle w:val="TOC2"/>
        <w:rPr>
          <w:ins w:id="94" w:author="Tulchinskaya, Gaby (NIH/NCI) [C]" w:date="2017-03-10T15:26:00Z"/>
          <w:rFonts w:asciiTheme="minorHAnsi" w:eastAsiaTheme="minorEastAsia" w:hAnsiTheme="minorHAnsi" w:cstheme="minorBidi"/>
          <w:bCs w:val="0"/>
          <w:smallCaps w:val="0"/>
          <w:noProof/>
          <w:sz w:val="22"/>
          <w:szCs w:val="22"/>
        </w:rPr>
      </w:pPr>
      <w:ins w:id="95"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"_Toc476922917"</w:instrText>
        </w:r>
        <w:r w:rsidRPr="009038C0">
          <w:rPr>
            <w:rStyle w:val="Hyperlink"/>
            <w:noProof/>
          </w:rPr>
          <w:instrText xml:space="preserve"> </w:instrText>
        </w:r>
        <w:r w:rsidRPr="009038C0">
          <w:rPr>
            <w:rStyle w:val="Hyperlink"/>
            <w:noProof/>
          </w:rPr>
          <w:fldChar w:fldCharType="separate"/>
        </w:r>
        <w:r w:rsidRPr="009038C0">
          <w:rPr>
            <w:rStyle w:val="Hyperlink"/>
            <w:noProof/>
          </w:rPr>
          <w:t>8.2</w:t>
        </w:r>
        <w:r>
          <w:rPr>
            <w:rFonts w:asciiTheme="minorHAnsi" w:eastAsiaTheme="minorEastAsia" w:hAnsiTheme="minorHAnsi" w:cstheme="minorBidi"/>
            <w:bCs w:val="0"/>
            <w:smallCaps w:val="0"/>
            <w:noProof/>
            <w:sz w:val="22"/>
            <w:szCs w:val="22"/>
          </w:rPr>
          <w:tab/>
        </w:r>
        <w:r w:rsidRPr="009038C0">
          <w:rPr>
            <w:rStyle w:val="Hyperlink"/>
            <w:noProof/>
          </w:rPr>
          <w:t>Review and Test Greensheet Screen mockup</w:t>
        </w:r>
        <w:r>
          <w:rPr>
            <w:noProof/>
            <w:webHidden/>
          </w:rPr>
          <w:tab/>
        </w:r>
        <w:r>
          <w:rPr>
            <w:noProof/>
            <w:webHidden/>
          </w:rPr>
          <w:fldChar w:fldCharType="begin"/>
        </w:r>
        <w:r>
          <w:rPr>
            <w:noProof/>
            <w:webHidden/>
          </w:rPr>
          <w:instrText xml:space="preserve"> PAGEREF _Toc476922917 \h </w:instrText>
        </w:r>
      </w:ins>
      <w:r>
        <w:rPr>
          <w:noProof/>
          <w:webHidden/>
        </w:rPr>
      </w:r>
      <w:r>
        <w:rPr>
          <w:noProof/>
          <w:webHidden/>
        </w:rPr>
        <w:fldChar w:fldCharType="separate"/>
      </w:r>
      <w:ins w:id="96" w:author="Tulchinskaya, Gaby (NIH/NCI) [C]" w:date="2017-03-10T15:26:00Z">
        <w:r>
          <w:rPr>
            <w:noProof/>
            <w:webHidden/>
          </w:rPr>
          <w:t>18</w:t>
        </w:r>
        <w:r>
          <w:rPr>
            <w:noProof/>
            <w:webHidden/>
          </w:rPr>
          <w:fldChar w:fldCharType="end"/>
        </w:r>
        <w:r w:rsidRPr="009038C0">
          <w:rPr>
            <w:rStyle w:val="Hyperlink"/>
            <w:noProof/>
          </w:rPr>
          <w:fldChar w:fldCharType="end"/>
        </w:r>
      </w:ins>
    </w:p>
    <w:p w14:paraId="357A9A4F" w14:textId="690C9466" w:rsidR="005D395D" w:rsidRDefault="005D395D">
      <w:pPr>
        <w:pStyle w:val="TOC2"/>
        <w:rPr>
          <w:ins w:id="97" w:author="Tulchinskaya, Gaby (NIH/NCI) [C]" w:date="2017-03-10T15:26:00Z"/>
          <w:rFonts w:asciiTheme="minorHAnsi" w:eastAsiaTheme="minorEastAsia" w:hAnsiTheme="minorHAnsi" w:cstheme="minorBidi"/>
          <w:bCs w:val="0"/>
          <w:smallCaps w:val="0"/>
          <w:noProof/>
          <w:sz w:val="22"/>
          <w:szCs w:val="22"/>
        </w:rPr>
      </w:pPr>
      <w:ins w:id="98"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"_Toc476922918"</w:instrText>
        </w:r>
        <w:r w:rsidRPr="009038C0">
          <w:rPr>
            <w:rStyle w:val="Hyperlink"/>
            <w:noProof/>
          </w:rPr>
          <w:instrText xml:space="preserve"> </w:instrText>
        </w:r>
        <w:r w:rsidRPr="009038C0">
          <w:rPr>
            <w:rStyle w:val="Hyperlink"/>
            <w:noProof/>
          </w:rPr>
          <w:fldChar w:fldCharType="separate"/>
        </w:r>
        <w:r w:rsidRPr="009038C0">
          <w:rPr>
            <w:rStyle w:val="Hyperlink"/>
            <w:noProof/>
          </w:rPr>
          <w:t>8.3</w:t>
        </w:r>
        <w:r>
          <w:rPr>
            <w:rFonts w:asciiTheme="minorHAnsi" w:eastAsiaTheme="minorEastAsia" w:hAnsiTheme="minorHAnsi" w:cstheme="minorBidi"/>
            <w:bCs w:val="0"/>
            <w:smallCaps w:val="0"/>
            <w:noProof/>
            <w:sz w:val="22"/>
            <w:szCs w:val="22"/>
          </w:rPr>
          <w:tab/>
        </w:r>
        <w:r w:rsidRPr="009038C0">
          <w:rPr>
            <w:rStyle w:val="Hyperlink"/>
            <w:noProof/>
          </w:rPr>
          <w:t>Sub-questions</w:t>
        </w:r>
        <w:r>
          <w:rPr>
            <w:noProof/>
            <w:webHidden/>
          </w:rPr>
          <w:tab/>
        </w:r>
        <w:r>
          <w:rPr>
            <w:noProof/>
            <w:webHidden/>
          </w:rPr>
          <w:fldChar w:fldCharType="begin"/>
        </w:r>
        <w:r>
          <w:rPr>
            <w:noProof/>
            <w:webHidden/>
          </w:rPr>
          <w:instrText xml:space="preserve"> PAGEREF _Toc476922918 \h </w:instrText>
        </w:r>
      </w:ins>
      <w:r>
        <w:rPr>
          <w:noProof/>
          <w:webHidden/>
        </w:rPr>
      </w:r>
      <w:r>
        <w:rPr>
          <w:noProof/>
          <w:webHidden/>
        </w:rPr>
        <w:fldChar w:fldCharType="separate"/>
      </w:r>
      <w:ins w:id="99" w:author="Tulchinskaya, Gaby (NIH/NCI) [C]" w:date="2017-03-10T15:26:00Z">
        <w:r>
          <w:rPr>
            <w:noProof/>
            <w:webHidden/>
          </w:rPr>
          <w:t>18</w:t>
        </w:r>
        <w:r>
          <w:rPr>
            <w:noProof/>
            <w:webHidden/>
          </w:rPr>
          <w:fldChar w:fldCharType="end"/>
        </w:r>
        <w:r w:rsidRPr="009038C0">
          <w:rPr>
            <w:rStyle w:val="Hyperlink"/>
            <w:noProof/>
          </w:rPr>
          <w:fldChar w:fldCharType="end"/>
        </w:r>
      </w:ins>
    </w:p>
    <w:p w14:paraId="3B7E9341" w14:textId="4557A9DD" w:rsidR="005D395D" w:rsidRDefault="005D395D">
      <w:pPr>
        <w:pStyle w:val="TOC2"/>
        <w:rPr>
          <w:ins w:id="100" w:author="Tulchinskaya, Gaby (NIH/NCI) [C]" w:date="2017-03-10T15:26:00Z"/>
          <w:rFonts w:asciiTheme="minorHAnsi" w:eastAsiaTheme="minorEastAsia" w:hAnsiTheme="minorHAnsi" w:cstheme="minorBidi"/>
          <w:bCs w:val="0"/>
          <w:smallCaps w:val="0"/>
          <w:noProof/>
          <w:sz w:val="22"/>
          <w:szCs w:val="22"/>
        </w:rPr>
      </w:pPr>
      <w:ins w:id="101"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"_Toc476922919"</w:instrText>
        </w:r>
        <w:r w:rsidRPr="009038C0">
          <w:rPr>
            <w:rStyle w:val="Hyperlink"/>
            <w:noProof/>
          </w:rPr>
          <w:instrText xml:space="preserve"> </w:instrText>
        </w:r>
        <w:r w:rsidRPr="009038C0">
          <w:rPr>
            <w:rStyle w:val="Hyperlink"/>
            <w:noProof/>
          </w:rPr>
          <w:fldChar w:fldCharType="separate"/>
        </w:r>
        <w:r w:rsidRPr="009038C0">
          <w:rPr>
            <w:rStyle w:val="Hyperlink"/>
            <w:noProof/>
          </w:rPr>
          <w:t>8.4</w:t>
        </w:r>
        <w:r>
          <w:rPr>
            <w:rFonts w:asciiTheme="minorHAnsi" w:eastAsiaTheme="minorEastAsia" w:hAnsiTheme="minorHAnsi" w:cstheme="minorBidi"/>
            <w:bCs w:val="0"/>
            <w:smallCaps w:val="0"/>
            <w:noProof/>
            <w:sz w:val="22"/>
            <w:szCs w:val="22"/>
          </w:rPr>
          <w:tab/>
        </w:r>
        <w:r w:rsidRPr="009038C0">
          <w:rPr>
            <w:rStyle w:val="Hyperlink"/>
            <w:noProof/>
          </w:rPr>
          <w:t>Review and Test Greensheet Screen Data elements</w:t>
        </w:r>
        <w:r>
          <w:rPr>
            <w:noProof/>
            <w:webHidden/>
          </w:rPr>
          <w:tab/>
        </w:r>
        <w:r>
          <w:rPr>
            <w:noProof/>
            <w:webHidden/>
          </w:rPr>
          <w:fldChar w:fldCharType="begin"/>
        </w:r>
        <w:r>
          <w:rPr>
            <w:noProof/>
            <w:webHidden/>
          </w:rPr>
          <w:instrText xml:space="preserve"> PAGEREF _Toc476922919 \h </w:instrText>
        </w:r>
      </w:ins>
      <w:r>
        <w:rPr>
          <w:noProof/>
          <w:webHidden/>
        </w:rPr>
      </w:r>
      <w:r>
        <w:rPr>
          <w:noProof/>
          <w:webHidden/>
        </w:rPr>
        <w:fldChar w:fldCharType="separate"/>
      </w:r>
      <w:ins w:id="102" w:author="Tulchinskaya, Gaby (NIH/NCI) [C]" w:date="2017-03-10T15:26:00Z">
        <w:r>
          <w:rPr>
            <w:noProof/>
            <w:webHidden/>
          </w:rPr>
          <w:t>18</w:t>
        </w:r>
        <w:r>
          <w:rPr>
            <w:noProof/>
            <w:webHidden/>
          </w:rPr>
          <w:fldChar w:fldCharType="end"/>
        </w:r>
        <w:r w:rsidRPr="009038C0">
          <w:rPr>
            <w:rStyle w:val="Hyperlink"/>
            <w:noProof/>
          </w:rPr>
          <w:fldChar w:fldCharType="end"/>
        </w:r>
      </w:ins>
    </w:p>
    <w:p w14:paraId="01E3F431" w14:textId="4A14ED47" w:rsidR="005D395D" w:rsidRDefault="005D395D">
      <w:pPr>
        <w:pStyle w:val="TOC1"/>
        <w:rPr>
          <w:ins w:id="103" w:author="Tulchinskaya, Gaby (NIH/NCI) [C]" w:date="2017-03-10T15:26:00Z"/>
          <w:rFonts w:asciiTheme="minorHAnsi" w:eastAsiaTheme="minorEastAsia" w:hAnsiTheme="minorHAnsi" w:cstheme="minorBidi"/>
          <w:b w:val="0"/>
          <w:caps w:val="0"/>
          <w:noProof/>
          <w:sz w:val="22"/>
          <w:szCs w:val="22"/>
        </w:rPr>
      </w:pPr>
      <w:ins w:id="104"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"_Toc476922920"</w:instrText>
        </w:r>
        <w:r w:rsidRPr="009038C0">
          <w:rPr>
            <w:rStyle w:val="Hyperlink"/>
            <w:noProof/>
          </w:rPr>
          <w:instrText xml:space="preserve"> </w:instrText>
        </w:r>
        <w:r w:rsidRPr="009038C0">
          <w:rPr>
            <w:rStyle w:val="Hyperlink"/>
            <w:noProof/>
          </w:rPr>
          <w:fldChar w:fldCharType="separate"/>
        </w:r>
        <w:r w:rsidRPr="009038C0">
          <w:rPr>
            <w:rStyle w:val="Hyperlink"/>
            <w:noProof/>
          </w:rPr>
          <w:t>9.</w:t>
        </w:r>
        <w:r>
          <w:rPr>
            <w:rFonts w:asciiTheme="minorHAnsi" w:eastAsiaTheme="minorEastAsia" w:hAnsiTheme="minorHAnsi" w:cstheme="minorBidi"/>
            <w:b w:val="0"/>
            <w:caps w:val="0"/>
            <w:noProof/>
            <w:sz w:val="22"/>
            <w:szCs w:val="22"/>
          </w:rPr>
          <w:tab/>
        </w:r>
        <w:r w:rsidRPr="009038C0">
          <w:rPr>
            <w:rStyle w:val="Hyperlink"/>
            <w:noProof/>
          </w:rPr>
          <w:t>Promote or Reject the module functionality</w:t>
        </w:r>
        <w:r>
          <w:rPr>
            <w:noProof/>
            <w:webHidden/>
          </w:rPr>
          <w:tab/>
        </w:r>
        <w:r>
          <w:rPr>
            <w:noProof/>
            <w:webHidden/>
          </w:rPr>
          <w:fldChar w:fldCharType="begin"/>
        </w:r>
        <w:r>
          <w:rPr>
            <w:noProof/>
            <w:webHidden/>
          </w:rPr>
          <w:instrText xml:space="preserve"> PAGEREF _Toc476922920 \h </w:instrText>
        </w:r>
      </w:ins>
      <w:r>
        <w:rPr>
          <w:noProof/>
          <w:webHidden/>
        </w:rPr>
      </w:r>
      <w:r>
        <w:rPr>
          <w:noProof/>
          <w:webHidden/>
        </w:rPr>
        <w:fldChar w:fldCharType="separate"/>
      </w:r>
      <w:ins w:id="105" w:author="Tulchinskaya, Gaby (NIH/NCI) [C]" w:date="2017-03-10T15:26:00Z">
        <w:r>
          <w:rPr>
            <w:noProof/>
            <w:webHidden/>
          </w:rPr>
          <w:t>21</w:t>
        </w:r>
        <w:r>
          <w:rPr>
            <w:noProof/>
            <w:webHidden/>
          </w:rPr>
          <w:fldChar w:fldCharType="end"/>
        </w:r>
        <w:r w:rsidRPr="009038C0">
          <w:rPr>
            <w:rStyle w:val="Hyperlink"/>
            <w:noProof/>
          </w:rPr>
          <w:fldChar w:fldCharType="end"/>
        </w:r>
      </w:ins>
    </w:p>
    <w:p w14:paraId="211BAB88" w14:textId="0D00020B" w:rsidR="005D395D" w:rsidRDefault="005D395D">
      <w:pPr>
        <w:pStyle w:val="TOC1"/>
        <w:rPr>
          <w:ins w:id="106" w:author="Tulchinskaya, Gaby (NIH/NCI) [C]" w:date="2017-03-10T15:26:00Z"/>
          <w:rFonts w:asciiTheme="minorHAnsi" w:eastAsiaTheme="minorEastAsia" w:hAnsiTheme="minorHAnsi" w:cstheme="minorBidi"/>
          <w:b w:val="0"/>
          <w:caps w:val="0"/>
          <w:noProof/>
          <w:sz w:val="22"/>
          <w:szCs w:val="22"/>
        </w:rPr>
      </w:pPr>
      <w:ins w:id="107"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"_Toc476922921"</w:instrText>
        </w:r>
        <w:r w:rsidRPr="009038C0">
          <w:rPr>
            <w:rStyle w:val="Hyperlink"/>
            <w:noProof/>
          </w:rPr>
          <w:instrText xml:space="preserve"> </w:instrText>
        </w:r>
        <w:r w:rsidRPr="009038C0">
          <w:rPr>
            <w:rStyle w:val="Hyperlink"/>
            <w:noProof/>
          </w:rPr>
          <w:fldChar w:fldCharType="separate"/>
        </w:r>
        <w:r w:rsidRPr="009038C0">
          <w:rPr>
            <w:rStyle w:val="Hyperlink"/>
            <w:noProof/>
          </w:rPr>
          <w:t>10.</w:t>
        </w:r>
        <w:r>
          <w:rPr>
            <w:rFonts w:asciiTheme="minorHAnsi" w:eastAsiaTheme="minorEastAsia" w:hAnsiTheme="minorHAnsi" w:cstheme="minorBidi"/>
            <w:b w:val="0"/>
            <w:caps w:val="0"/>
            <w:noProof/>
            <w:sz w:val="22"/>
            <w:szCs w:val="22"/>
          </w:rPr>
          <w:tab/>
        </w:r>
        <w:r w:rsidRPr="009038C0">
          <w:rPr>
            <w:rStyle w:val="Hyperlink"/>
            <w:noProof/>
          </w:rPr>
          <w:t>Import templates from GS Form Builder</w:t>
        </w:r>
        <w:r>
          <w:rPr>
            <w:noProof/>
            <w:webHidden/>
          </w:rPr>
          <w:tab/>
        </w:r>
        <w:r>
          <w:rPr>
            <w:noProof/>
            <w:webHidden/>
          </w:rPr>
          <w:fldChar w:fldCharType="begin"/>
        </w:r>
        <w:r>
          <w:rPr>
            <w:noProof/>
            <w:webHidden/>
          </w:rPr>
          <w:instrText xml:space="preserve"> PAGEREF _Toc476922921 \h </w:instrText>
        </w:r>
      </w:ins>
      <w:r>
        <w:rPr>
          <w:noProof/>
          <w:webHidden/>
        </w:rPr>
      </w:r>
      <w:r>
        <w:rPr>
          <w:noProof/>
          <w:webHidden/>
        </w:rPr>
        <w:fldChar w:fldCharType="separate"/>
      </w:r>
      <w:ins w:id="108" w:author="Tulchinskaya, Gaby (NIH/NCI) [C]" w:date="2017-03-10T15:26:00Z">
        <w:r>
          <w:rPr>
            <w:noProof/>
            <w:webHidden/>
          </w:rPr>
          <w:t>22</w:t>
        </w:r>
        <w:r>
          <w:rPr>
            <w:noProof/>
            <w:webHidden/>
          </w:rPr>
          <w:fldChar w:fldCharType="end"/>
        </w:r>
        <w:r w:rsidRPr="009038C0">
          <w:rPr>
            <w:rStyle w:val="Hyperlink"/>
            <w:noProof/>
          </w:rPr>
          <w:fldChar w:fldCharType="end"/>
        </w:r>
      </w:ins>
    </w:p>
    <w:p w14:paraId="3D904EEF" w14:textId="19726959" w:rsidR="005D395D" w:rsidRDefault="005D395D">
      <w:pPr>
        <w:pStyle w:val="TOC1"/>
        <w:rPr>
          <w:ins w:id="109" w:author="Tulchinskaya, Gaby (NIH/NCI) [C]" w:date="2017-03-10T15:26:00Z"/>
          <w:rFonts w:asciiTheme="minorHAnsi" w:eastAsiaTheme="minorEastAsia" w:hAnsiTheme="minorHAnsi" w:cstheme="minorBidi"/>
          <w:b w:val="0"/>
          <w:caps w:val="0"/>
          <w:noProof/>
          <w:sz w:val="22"/>
          <w:szCs w:val="22"/>
        </w:rPr>
      </w:pPr>
      <w:ins w:id="110"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"_Toc476922922"</w:instrText>
        </w:r>
        <w:r w:rsidRPr="009038C0">
          <w:rPr>
            <w:rStyle w:val="Hyperlink"/>
            <w:noProof/>
          </w:rPr>
          <w:instrText xml:space="preserve"> </w:instrText>
        </w:r>
        <w:r w:rsidRPr="009038C0">
          <w:rPr>
            <w:rStyle w:val="Hyperlink"/>
            <w:noProof/>
          </w:rPr>
          <w:fldChar w:fldCharType="separate"/>
        </w:r>
        <w:r w:rsidRPr="009038C0">
          <w:rPr>
            <w:rStyle w:val="Hyperlink"/>
            <w:noProof/>
          </w:rPr>
          <w:t>11.</w:t>
        </w:r>
        <w:r>
          <w:rPr>
            <w:rFonts w:asciiTheme="minorHAnsi" w:eastAsiaTheme="minorEastAsia" w:hAnsiTheme="minorHAnsi" w:cstheme="minorBidi"/>
            <w:b w:val="0"/>
            <w:caps w:val="0"/>
            <w:noProof/>
            <w:sz w:val="22"/>
            <w:szCs w:val="22"/>
          </w:rPr>
          <w:tab/>
        </w:r>
        <w:r w:rsidRPr="009038C0">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_Toc476922922 \h </w:instrText>
        </w:r>
      </w:ins>
      <w:r>
        <w:rPr>
          <w:noProof/>
          <w:webHidden/>
        </w:rPr>
      </w:r>
      <w:r>
        <w:rPr>
          <w:noProof/>
          <w:webHidden/>
        </w:rPr>
        <w:fldChar w:fldCharType="separate"/>
      </w:r>
      <w:ins w:id="111" w:author="Tulchinskaya, Gaby (NIH/NCI) [C]" w:date="2017-03-10T15:26:00Z">
        <w:r>
          <w:rPr>
            <w:noProof/>
            <w:webHidden/>
          </w:rPr>
          <w:t>24</w:t>
        </w:r>
        <w:r>
          <w:rPr>
            <w:noProof/>
            <w:webHidden/>
          </w:rPr>
          <w:fldChar w:fldCharType="end"/>
        </w:r>
        <w:r w:rsidRPr="009038C0">
          <w:rPr>
            <w:rStyle w:val="Hyperlink"/>
            <w:noProof/>
          </w:rPr>
          <w:fldChar w:fldCharType="end"/>
        </w:r>
      </w:ins>
    </w:p>
    <w:p w14:paraId="6430FF16" w14:textId="6C95C23B" w:rsidR="005D395D" w:rsidRDefault="005D395D">
      <w:pPr>
        <w:pStyle w:val="TOC1"/>
        <w:rPr>
          <w:ins w:id="112" w:author="Tulchinskaya, Gaby (NIH/NCI) [C]" w:date="2017-03-10T15:26:00Z"/>
          <w:rFonts w:asciiTheme="minorHAnsi" w:eastAsiaTheme="minorEastAsia" w:hAnsiTheme="minorHAnsi" w:cstheme="minorBidi"/>
          <w:b w:val="0"/>
          <w:caps w:val="0"/>
          <w:noProof/>
          <w:sz w:val="22"/>
          <w:szCs w:val="22"/>
        </w:rPr>
      </w:pPr>
      <w:ins w:id="113"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"_Toc476922923"</w:instrText>
        </w:r>
        <w:r w:rsidRPr="009038C0">
          <w:rPr>
            <w:rStyle w:val="Hyperlink"/>
            <w:noProof/>
          </w:rPr>
          <w:instrText xml:space="preserve"> </w:instrText>
        </w:r>
        <w:r w:rsidRPr="009038C0">
          <w:rPr>
            <w:rStyle w:val="Hyperlink"/>
            <w:noProof/>
          </w:rPr>
          <w:fldChar w:fldCharType="separate"/>
        </w:r>
        <w:r w:rsidRPr="009038C0">
          <w:rPr>
            <w:rStyle w:val="Hyperlink"/>
            <w:noProof/>
          </w:rPr>
          <w:t>12.</w:t>
        </w:r>
        <w:r>
          <w:rPr>
            <w:rFonts w:asciiTheme="minorHAnsi" w:eastAsiaTheme="minorEastAsia" w:hAnsiTheme="minorHAnsi" w:cstheme="minorBidi"/>
            <w:b w:val="0"/>
            <w:caps w:val="0"/>
            <w:noProof/>
            <w:sz w:val="22"/>
            <w:szCs w:val="22"/>
          </w:rPr>
          <w:tab/>
        </w:r>
        <w:r w:rsidRPr="009038C0">
          <w:rPr>
            <w:rStyle w:val="Hyperlink"/>
            <w:noProof/>
          </w:rPr>
          <w:t>Non-functional requirements</w:t>
        </w:r>
        <w:r>
          <w:rPr>
            <w:noProof/>
            <w:webHidden/>
          </w:rPr>
          <w:tab/>
        </w:r>
        <w:r>
          <w:rPr>
            <w:noProof/>
            <w:webHidden/>
          </w:rPr>
          <w:fldChar w:fldCharType="begin"/>
        </w:r>
        <w:r>
          <w:rPr>
            <w:noProof/>
            <w:webHidden/>
          </w:rPr>
          <w:instrText xml:space="preserve"> PAGEREF _Toc476922923 \h </w:instrText>
        </w:r>
      </w:ins>
      <w:r>
        <w:rPr>
          <w:noProof/>
          <w:webHidden/>
        </w:rPr>
      </w:r>
      <w:r>
        <w:rPr>
          <w:noProof/>
          <w:webHidden/>
        </w:rPr>
        <w:fldChar w:fldCharType="separate"/>
      </w:r>
      <w:ins w:id="114" w:author="Tulchinskaya, Gaby (NIH/NCI) [C]" w:date="2017-03-10T15:26:00Z">
        <w:r>
          <w:rPr>
            <w:noProof/>
            <w:webHidden/>
          </w:rPr>
          <w:t>26</w:t>
        </w:r>
        <w:r>
          <w:rPr>
            <w:noProof/>
            <w:webHidden/>
          </w:rPr>
          <w:fldChar w:fldCharType="end"/>
        </w:r>
        <w:r w:rsidRPr="009038C0">
          <w:rPr>
            <w:rStyle w:val="Hyperlink"/>
            <w:noProof/>
          </w:rPr>
          <w:fldChar w:fldCharType="end"/>
        </w:r>
      </w:ins>
    </w:p>
    <w:p w14:paraId="3F9C9883" w14:textId="591DF1AE" w:rsidR="007B2D8F" w:rsidRDefault="007D18F9" w:rsidP="002409CD">
      <w:pPr>
        <w:pStyle w:val="BodyText"/>
      </w:pPr>
      <w:r>
        <w:fldChar w:fldCharType="end"/>
      </w:r>
    </w:p>
    <w:p w14:paraId="7593BB85" w14:textId="77777777" w:rsidR="006768A5" w:rsidRDefault="00320F9D" w:rsidP="002409CD">
      <w:pPr>
        <w:pStyle w:val="Heading1"/>
      </w:pPr>
      <w:r>
        <w:br w:type="page"/>
      </w:r>
      <w:bookmarkStart w:id="115" w:name="_Toc476922894"/>
      <w:r w:rsidR="000D5B80">
        <w:lastRenderedPageBreak/>
        <w:t>Document scope</w:t>
      </w:r>
      <w:bookmarkEnd w:id="115"/>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116" w:name="_Toc476922895"/>
      <w:r>
        <w:t>Business Need Description</w:t>
      </w:r>
      <w:bookmarkEnd w:id="116"/>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17.7pt" o:ole="">
            <v:imagedata r:id="rId16" o:title=""/>
          </v:shape>
          <o:OLEObject Type="Embed" ProgID="Visio.Drawing.11" ShapeID="_x0000_i1025" DrawAspect="Content" ObjectID="_1550990792" r:id="rId17"/>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17" w:name="_Toc464140073"/>
      <w:r>
        <w:t>Dependencies with other systems</w:t>
      </w:r>
      <w:bookmarkEnd w:id="117"/>
      <w:r>
        <w:t xml:space="preserve"> =&gt; </w:t>
      </w:r>
      <w:bookmarkStart w:id="118" w:name="_Toc464140074"/>
      <w:r>
        <w:t>Significant dependencies</w:t>
      </w:r>
      <w:bookmarkEnd w:id="118"/>
      <w:r>
        <w:t xml:space="preserve"> =&gt; </w:t>
      </w:r>
      <w:bookmarkStart w:id="119" w:name="_Toc464140075"/>
      <w:r>
        <w:t>Form Builder – changes for re-design</w:t>
      </w:r>
      <w:bookmarkEnd w:id="119"/>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120" w:name="_Toc476922896"/>
      <w:r>
        <w:t>User roles</w:t>
      </w:r>
      <w:bookmarkEnd w:id="120"/>
    </w:p>
    <w:p w14:paraId="1A73BFDC" w14:textId="0128B547" w:rsidR="00335E7C" w:rsidRDefault="00335E7C" w:rsidP="002409CD">
      <w:pPr>
        <w:pStyle w:val="Heading2"/>
      </w:pPr>
      <w:bookmarkStart w:id="121" w:name="_Toc476922897"/>
      <w:r>
        <w:t>Before re-design:</w:t>
      </w:r>
      <w:bookmarkEnd w:id="121"/>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122" w:name="_Toc476922898"/>
      <w:r>
        <w:t xml:space="preserve">Changes </w:t>
      </w:r>
      <w:r w:rsidR="00AE0D5F">
        <w:t>for</w:t>
      </w:r>
      <w:r>
        <w:t xml:space="preserve"> re-design:</w:t>
      </w:r>
      <w:bookmarkEnd w:id="122"/>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9"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5127DB41" w:rsidR="002F31F9" w:rsidRDefault="002F31F9" w:rsidP="002409CD">
      <w:r>
        <w:t>Access to Greensheets Draft Area (</w:t>
      </w:r>
      <w:r w:rsidRPr="002F31F9">
        <w:t>Review Draft Greensheets link in GS system</w:t>
      </w:r>
      <w:r>
        <w:t>)</w:t>
      </w:r>
      <w:r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86498"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21551695" w14:textId="12C584F9"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4.55pt;height:42pt" o:ole="">
            <v:imagedata r:id="rId21" o:title="" cropbottom="55254f"/>
          </v:shape>
          <o:OLEObject Type="Embed" ProgID="PBrush" ShapeID="_x0000_i1026" DrawAspect="Content" ObjectID="_1550990793" r:id="rId22"/>
        </w:object>
      </w:r>
    </w:p>
    <w:tbl>
      <w:tblPr>
        <w:tblStyle w:val="TableGrid"/>
        <w:tblW w:w="5000" w:type="pct"/>
        <w:tblLook w:val="04A0" w:firstRow="1" w:lastRow="0" w:firstColumn="1" w:lastColumn="0" w:noHBand="0" w:noVBand="1"/>
      </w:tblPr>
      <w:tblGrid>
        <w:gridCol w:w="1826"/>
        <w:gridCol w:w="1778"/>
        <w:gridCol w:w="482"/>
        <w:gridCol w:w="1217"/>
        <w:gridCol w:w="1650"/>
        <w:gridCol w:w="1167"/>
        <w:gridCol w:w="1456"/>
      </w:tblGrid>
      <w:tr w:rsidR="00E15CCA" w:rsidRPr="00614B78" w14:paraId="4D4D77CE" w14:textId="77777777" w:rsidTr="00F63952">
        <w:trPr>
          <w:trHeight w:val="210"/>
        </w:trPr>
        <w:tc>
          <w:tcPr>
            <w:tcW w:w="954" w:type="pct"/>
            <w:shd w:val="clear" w:color="auto" w:fill="DBE5F1" w:themeFill="accent1" w:themeFillTint="33"/>
          </w:tcPr>
          <w:p w14:paraId="12CA9405" w14:textId="77777777" w:rsidR="00E15CCA" w:rsidRPr="00614B78" w:rsidRDefault="00E15CCA" w:rsidP="002409CD">
            <w:r w:rsidRPr="00614B78">
              <w:lastRenderedPageBreak/>
              <w:t xml:space="preserve">                                                                                                                                            </w:t>
            </w:r>
          </w:p>
        </w:tc>
        <w:tc>
          <w:tcPr>
            <w:tcW w:w="929" w:type="pct"/>
            <w:shd w:val="clear" w:color="auto" w:fill="DBE5F1" w:themeFill="accent1" w:themeFillTint="33"/>
          </w:tcPr>
          <w:p w14:paraId="009D2D1B" w14:textId="77777777" w:rsidR="00E15CCA" w:rsidRPr="00614B78" w:rsidRDefault="00E15CCA" w:rsidP="002409CD">
            <w:r w:rsidRPr="00614B78">
              <w:t>Related type/mechanism</w:t>
            </w:r>
          </w:p>
        </w:tc>
        <w:tc>
          <w:tcPr>
            <w:tcW w:w="250"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2" w:type="pct"/>
            <w:shd w:val="clear" w:color="auto" w:fill="DBE5F1" w:themeFill="accent1" w:themeFillTint="33"/>
          </w:tcPr>
          <w:p w14:paraId="02B857FF" w14:textId="77777777" w:rsidR="00E15CCA" w:rsidRPr="00614B78" w:rsidRDefault="00E15CCA" w:rsidP="002409CD">
            <w:r w:rsidRPr="00614B78">
              <w:t>Form Name</w:t>
            </w:r>
          </w:p>
        </w:tc>
        <w:tc>
          <w:tcPr>
            <w:tcW w:w="610" w:type="pct"/>
            <w:shd w:val="clear" w:color="auto" w:fill="DBE5F1" w:themeFill="accent1" w:themeFillTint="33"/>
          </w:tcPr>
          <w:p w14:paraId="751471E4" w14:textId="77777777" w:rsidR="00E15CCA" w:rsidRPr="00614B78" w:rsidRDefault="00E15CCA" w:rsidP="002409CD">
            <w:r w:rsidRPr="00614B78">
              <w:t>Form type</w:t>
            </w:r>
          </w:p>
        </w:tc>
        <w:tc>
          <w:tcPr>
            <w:tcW w:w="760"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F63952">
        <w:trPr>
          <w:trHeight w:val="210"/>
        </w:trPr>
        <w:tc>
          <w:tcPr>
            <w:tcW w:w="954"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4.15pt;height:14.55pt" o:ole="">
                  <v:imagedata r:id="rId23" o:title=""/>
                </v:shape>
                <o:OLEObject Type="Embed" ProgID="PBrush" ShapeID="_x0000_i1027" DrawAspect="Content" ObjectID="_1550990794" r:id="rId24"/>
              </w:object>
            </w:r>
            <w:r w:rsidRPr="00047CD9">
              <w:t xml:space="preserve"> New Type/Mechanism combinations added:</w:t>
            </w:r>
          </w:p>
        </w:tc>
        <w:tc>
          <w:tcPr>
            <w:tcW w:w="929" w:type="pct"/>
          </w:tcPr>
          <w:p w14:paraId="2176777F" w14:textId="77777777" w:rsidR="00E15CCA" w:rsidRPr="00047CD9" w:rsidRDefault="00E15CCA" w:rsidP="002409CD">
            <w:pPr>
              <w:rPr>
                <w:color w:val="0070C0"/>
                <w:u w:val="single"/>
              </w:rPr>
            </w:pPr>
            <w:r w:rsidRPr="00047CD9">
              <w:t>1/T21; 2/K23</w:t>
            </w:r>
          </w:p>
        </w:tc>
        <w:tc>
          <w:tcPr>
            <w:tcW w:w="250"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3.3pt;height:13.3pt" o:ole="">
                  <v:imagedata r:id="rId25" o:title=""/>
                </v:shape>
                <o:OLEObject Type="Embed" ProgID="PBrush" ShapeID="_x0000_i1028" DrawAspect="Content" ObjectID="_1550990795" r:id="rId26"/>
              </w:object>
            </w:r>
          </w:p>
        </w:tc>
        <w:tc>
          <w:tcPr>
            <w:tcW w:w="635" w:type="pct"/>
          </w:tcPr>
          <w:p w14:paraId="359599CC" w14:textId="77777777" w:rsidR="00E15CCA" w:rsidRPr="002A10FE" w:rsidRDefault="00E15CCA" w:rsidP="002409CD">
            <w:pPr>
              <w:rPr>
                <w:color w:val="0070C0"/>
              </w:rPr>
            </w:pPr>
            <w:r w:rsidRPr="002A10FE">
              <w:t>10/20/2016</w:t>
            </w:r>
          </w:p>
        </w:tc>
        <w:tc>
          <w:tcPr>
            <w:tcW w:w="862" w:type="pct"/>
          </w:tcPr>
          <w:p w14:paraId="4739E9A5" w14:textId="77777777" w:rsidR="00E15CCA" w:rsidRPr="00047CD9" w:rsidRDefault="00E15CCA" w:rsidP="002409CD">
            <w:r w:rsidRPr="00047CD9">
              <w:t xml:space="preserve">&lt;form name 1&gt;   </w:t>
            </w:r>
          </w:p>
        </w:tc>
        <w:tc>
          <w:tcPr>
            <w:tcW w:w="610" w:type="pct"/>
          </w:tcPr>
          <w:p w14:paraId="13C5442C" w14:textId="77777777" w:rsidR="00E15CCA" w:rsidRPr="00047CD9" w:rsidRDefault="00E15CCA" w:rsidP="002409CD">
            <w:r w:rsidRPr="00047CD9">
              <w:t>Program</w:t>
            </w:r>
          </w:p>
        </w:tc>
        <w:tc>
          <w:tcPr>
            <w:tcW w:w="760"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643B13" w:rsidRPr="00614B78" w14:paraId="12B23318" w14:textId="77777777" w:rsidTr="00F63952">
        <w:trPr>
          <w:trHeight w:val="210"/>
        </w:trPr>
        <w:tc>
          <w:tcPr>
            <w:tcW w:w="954" w:type="pct"/>
            <w:vMerge/>
          </w:tcPr>
          <w:p w14:paraId="251009D0" w14:textId="77777777" w:rsidR="00643B13" w:rsidRPr="00047CD9" w:rsidRDefault="00643B13" w:rsidP="002409CD"/>
        </w:tc>
        <w:tc>
          <w:tcPr>
            <w:tcW w:w="929"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50"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29" type="#_x0000_t75" style="width:12pt;height:13.3pt" o:ole="">
                  <v:imagedata r:id="rId27" o:title=""/>
                </v:shape>
                <o:OLEObject Type="Embed" ProgID="PBrush" ShapeID="_x0000_i1029" DrawAspect="Content" ObjectID="_1550990796" r:id="rId28"/>
              </w:object>
            </w:r>
          </w:p>
        </w:tc>
        <w:tc>
          <w:tcPr>
            <w:tcW w:w="635" w:type="pct"/>
          </w:tcPr>
          <w:p w14:paraId="3332F292" w14:textId="4657FC7E" w:rsidR="00643B13" w:rsidRPr="00047CD9" w:rsidRDefault="00643B13" w:rsidP="002409CD">
            <w:pPr>
              <w:rPr>
                <w:color w:val="7C17A9"/>
                <w:u w:val="single"/>
              </w:rPr>
            </w:pPr>
          </w:p>
        </w:tc>
        <w:tc>
          <w:tcPr>
            <w:tcW w:w="862" w:type="pct"/>
          </w:tcPr>
          <w:p w14:paraId="4490A780" w14:textId="617B2CBB" w:rsidR="00643B13" w:rsidRPr="00047CD9" w:rsidRDefault="00643B13" w:rsidP="002409CD">
            <w:r w:rsidRPr="00047CD9">
              <w:t>&lt;form name M&gt;</w:t>
            </w:r>
          </w:p>
        </w:tc>
        <w:tc>
          <w:tcPr>
            <w:tcW w:w="610" w:type="pct"/>
          </w:tcPr>
          <w:p w14:paraId="7C76B8E1" w14:textId="5AF54292" w:rsidR="00643B13" w:rsidRPr="00047CD9" w:rsidRDefault="00643B13" w:rsidP="002409CD">
            <w:r w:rsidRPr="00047CD9">
              <w:t>Program</w:t>
            </w:r>
          </w:p>
        </w:tc>
        <w:tc>
          <w:tcPr>
            <w:tcW w:w="760" w:type="pct"/>
          </w:tcPr>
          <w:p w14:paraId="719F98B4" w14:textId="7A1F061D" w:rsidR="00643B13" w:rsidRPr="00047CD9" w:rsidRDefault="00643B13" w:rsidP="002409CD"/>
        </w:tc>
      </w:tr>
      <w:tr w:rsidR="00E15CCA" w:rsidRPr="00614B78" w14:paraId="621DD5E5" w14:textId="77777777" w:rsidTr="00F63952">
        <w:trPr>
          <w:trHeight w:val="629"/>
        </w:trPr>
        <w:tc>
          <w:tcPr>
            <w:tcW w:w="954" w:type="pct"/>
          </w:tcPr>
          <w:p w14:paraId="595EE361" w14:textId="77777777" w:rsidR="00E15CCA" w:rsidRPr="00047CD9" w:rsidRDefault="00E15CCA" w:rsidP="002409CD">
            <w:r w:rsidRPr="00047CD9">
              <w:rPr>
                <w:rFonts w:eastAsia="Calibri"/>
              </w:rPr>
              <w:object w:dxaOrig="156" w:dyaOrig="144" w14:anchorId="47D10E48">
                <v:shape id="_x0000_i1030" type="#_x0000_t75" style="width:16.3pt;height:14.55pt" o:ole="">
                  <v:imagedata r:id="rId23" o:title=""/>
                </v:shape>
                <o:OLEObject Type="Embed" ProgID="PBrush" ShapeID="_x0000_i1030" DrawAspect="Content" ObjectID="_1550990797" r:id="rId29"/>
              </w:object>
            </w:r>
            <w:r w:rsidRPr="00047CD9">
              <w:t>Existing Type/Mechanism combinations deleted:</w:t>
            </w:r>
          </w:p>
        </w:tc>
        <w:tc>
          <w:tcPr>
            <w:tcW w:w="929" w:type="pct"/>
          </w:tcPr>
          <w:p w14:paraId="2845DAE7" w14:textId="77777777" w:rsidR="00E15CCA" w:rsidRPr="00047CD9" w:rsidRDefault="00E15CCA" w:rsidP="002409CD">
            <w:pPr>
              <w:rPr>
                <w:b/>
              </w:rPr>
            </w:pPr>
            <w:r w:rsidRPr="00047CD9">
              <w:t>3/T24</w:t>
            </w:r>
          </w:p>
        </w:tc>
        <w:tc>
          <w:tcPr>
            <w:tcW w:w="250"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2" w:type="pct"/>
          </w:tcPr>
          <w:p w14:paraId="04AD903A" w14:textId="77777777" w:rsidR="00E15CCA" w:rsidRPr="00047CD9" w:rsidRDefault="00E15CCA" w:rsidP="002409CD"/>
        </w:tc>
        <w:tc>
          <w:tcPr>
            <w:tcW w:w="610" w:type="pct"/>
          </w:tcPr>
          <w:p w14:paraId="1182A617" w14:textId="77777777" w:rsidR="00E15CCA" w:rsidRPr="00047CD9" w:rsidRDefault="00E15CCA" w:rsidP="002409CD"/>
        </w:tc>
        <w:tc>
          <w:tcPr>
            <w:tcW w:w="760" w:type="pct"/>
          </w:tcPr>
          <w:p w14:paraId="5C2A697D" w14:textId="77777777" w:rsidR="00E15CCA" w:rsidRPr="00047CD9" w:rsidRDefault="00E15CCA" w:rsidP="002409CD"/>
        </w:tc>
      </w:tr>
      <w:tr w:rsidR="00E15CCA" w:rsidRPr="00614B78" w14:paraId="5CAAF971" w14:textId="77777777" w:rsidTr="00F63952">
        <w:trPr>
          <w:trHeight w:val="422"/>
        </w:trPr>
        <w:tc>
          <w:tcPr>
            <w:tcW w:w="954" w:type="pct"/>
            <w:vMerge w:val="restart"/>
          </w:tcPr>
          <w:p w14:paraId="2DA3AB34" w14:textId="77777777" w:rsidR="00E15CCA" w:rsidRPr="00047CD9" w:rsidRDefault="00E15CCA" w:rsidP="002409CD">
            <w:r w:rsidRPr="00047CD9">
              <w:rPr>
                <w:rFonts w:eastAsia="Calibri"/>
              </w:rPr>
              <w:object w:dxaOrig="156" w:dyaOrig="144" w14:anchorId="3A1DB6C6">
                <v:shape id="_x0000_i1031" type="#_x0000_t75" style="width:16.3pt;height:14.55pt" o:ole="">
                  <v:imagedata r:id="rId23" o:title=""/>
                </v:shape>
                <o:OLEObject Type="Embed" ProgID="PBrush" ShapeID="_x0000_i1031" DrawAspect="Content" ObjectID="_1550990798" r:id="rId30"/>
              </w:object>
            </w:r>
            <w:r w:rsidRPr="00047CD9">
              <w:t>Existing Type/Mechanism combinations where questionnaire is updated:</w:t>
            </w:r>
          </w:p>
        </w:tc>
        <w:tc>
          <w:tcPr>
            <w:tcW w:w="929" w:type="pct"/>
          </w:tcPr>
          <w:p w14:paraId="7AEBAAC6" w14:textId="77777777" w:rsidR="00E15CCA" w:rsidRPr="00047CD9" w:rsidRDefault="00E15CCA" w:rsidP="002409CD">
            <w:pPr>
              <w:rPr>
                <w:color w:val="7C17A9"/>
                <w:u w:val="single"/>
              </w:rPr>
            </w:pPr>
            <w:r w:rsidRPr="00047CD9">
              <w:t>1/R21; 3/U15</w:t>
            </w:r>
          </w:p>
        </w:tc>
        <w:tc>
          <w:tcPr>
            <w:tcW w:w="250"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2" type="#_x0000_t75" style="width:13.3pt;height:13.3pt" o:ole="">
                  <v:imagedata r:id="rId25" o:title=""/>
                </v:shape>
                <o:OLEObject Type="Embed" ProgID="PBrush" ShapeID="_x0000_i1032" DrawAspect="Content" ObjectID="_1550990799"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2" w:type="pct"/>
          </w:tcPr>
          <w:p w14:paraId="3A91B29A" w14:textId="77777777" w:rsidR="00E15CCA" w:rsidRPr="00047CD9" w:rsidRDefault="00E15CCA" w:rsidP="002409CD">
            <w:r w:rsidRPr="00047CD9">
              <w:t>&lt;form name 3&gt;</w:t>
            </w:r>
          </w:p>
        </w:tc>
        <w:tc>
          <w:tcPr>
            <w:tcW w:w="610" w:type="pct"/>
          </w:tcPr>
          <w:p w14:paraId="027D9B63" w14:textId="77777777" w:rsidR="00E15CCA" w:rsidRPr="00047CD9" w:rsidRDefault="00E15CCA" w:rsidP="002409CD">
            <w:r w:rsidRPr="00047CD9">
              <w:t>Program</w:t>
            </w:r>
          </w:p>
        </w:tc>
        <w:tc>
          <w:tcPr>
            <w:tcW w:w="760"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F63952">
        <w:trPr>
          <w:trHeight w:val="350"/>
        </w:trPr>
        <w:tc>
          <w:tcPr>
            <w:tcW w:w="954" w:type="pct"/>
            <w:vMerge/>
          </w:tcPr>
          <w:p w14:paraId="26305B43" w14:textId="77777777" w:rsidR="00E15CCA" w:rsidRPr="00047CD9" w:rsidRDefault="00E15CCA" w:rsidP="002409CD"/>
        </w:tc>
        <w:tc>
          <w:tcPr>
            <w:tcW w:w="929" w:type="pct"/>
          </w:tcPr>
          <w:p w14:paraId="2829F2CE" w14:textId="77777777" w:rsidR="00E15CCA" w:rsidRPr="00047CD9" w:rsidRDefault="00E15CCA" w:rsidP="002409CD">
            <w:pPr>
              <w:rPr>
                <w:color w:val="0070C0"/>
                <w:u w:val="single"/>
              </w:rPr>
            </w:pPr>
            <w:r w:rsidRPr="00047CD9">
              <w:t>2/R44</w:t>
            </w:r>
          </w:p>
        </w:tc>
        <w:tc>
          <w:tcPr>
            <w:tcW w:w="250"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3" type="#_x0000_t75" style="width:12pt;height:13.3pt" o:ole="">
                  <v:imagedata r:id="rId27" o:title=""/>
                </v:shape>
                <o:OLEObject Type="Embed" ProgID="PBrush" ShapeID="_x0000_i1033" DrawAspect="Content" ObjectID="_1550990800" r:id="rId32"/>
              </w:object>
            </w:r>
          </w:p>
        </w:tc>
        <w:tc>
          <w:tcPr>
            <w:tcW w:w="635" w:type="pct"/>
          </w:tcPr>
          <w:p w14:paraId="053F608B" w14:textId="77777777" w:rsidR="00E15CCA" w:rsidRPr="00047CD9" w:rsidRDefault="00E15CCA" w:rsidP="002409CD"/>
        </w:tc>
        <w:tc>
          <w:tcPr>
            <w:tcW w:w="862" w:type="pct"/>
          </w:tcPr>
          <w:p w14:paraId="6B675A7B" w14:textId="77777777" w:rsidR="00E15CCA" w:rsidRPr="00047CD9" w:rsidRDefault="00E15CCA" w:rsidP="002409CD">
            <w:pPr>
              <w:rPr>
                <w:color w:val="7C17A9"/>
              </w:rPr>
            </w:pPr>
            <w:r w:rsidRPr="00047CD9">
              <w:t>&lt;form name A&gt;</w:t>
            </w:r>
          </w:p>
        </w:tc>
        <w:tc>
          <w:tcPr>
            <w:tcW w:w="610" w:type="pct"/>
          </w:tcPr>
          <w:p w14:paraId="77072468" w14:textId="78E3CB61" w:rsidR="00E15CCA" w:rsidRPr="00047CD9" w:rsidRDefault="00F63952" w:rsidP="002409CD">
            <w:r w:rsidRPr="00047CD9">
              <w:t>Program</w:t>
            </w:r>
          </w:p>
        </w:tc>
        <w:tc>
          <w:tcPr>
            <w:tcW w:w="760" w:type="pct"/>
          </w:tcPr>
          <w:p w14:paraId="680C9035" w14:textId="77777777" w:rsidR="00E15CCA" w:rsidRPr="00047CD9" w:rsidRDefault="00E15CCA" w:rsidP="002409CD"/>
        </w:tc>
      </w:tr>
      <w:tr w:rsidR="00E15CCA" w:rsidRPr="00614B78" w14:paraId="197759E3" w14:textId="77777777" w:rsidTr="00F63952">
        <w:trPr>
          <w:trHeight w:val="350"/>
        </w:trPr>
        <w:tc>
          <w:tcPr>
            <w:tcW w:w="954" w:type="pct"/>
          </w:tcPr>
          <w:p w14:paraId="71ADA537" w14:textId="77777777" w:rsidR="00E15CCA" w:rsidRPr="00047CD9" w:rsidRDefault="00E15CCA" w:rsidP="002409CD">
            <w:r w:rsidRPr="00047CD9">
              <w:rPr>
                <w:rFonts w:eastAsia="Calibri"/>
              </w:rPr>
              <w:object w:dxaOrig="156" w:dyaOrig="144" w14:anchorId="656C9CDC">
                <v:shape id="_x0000_i1034" type="#_x0000_t75" style="width:14.15pt;height:14.55pt" o:ole="">
                  <v:imagedata r:id="rId33" o:title=""/>
                </v:shape>
                <o:OLEObject Type="Embed" ProgID="PBrush" ShapeID="_x0000_i1034" DrawAspect="Content" ObjectID="_1550990801" r:id="rId34"/>
              </w:object>
            </w:r>
            <w:r w:rsidRPr="00047CD9">
              <w:t>Existing Type/Mechanism combinations with no changes:</w:t>
            </w:r>
          </w:p>
        </w:tc>
        <w:tc>
          <w:tcPr>
            <w:tcW w:w="929" w:type="pct"/>
          </w:tcPr>
          <w:p w14:paraId="2DA811AA" w14:textId="77777777" w:rsidR="00E15CCA" w:rsidRPr="00047CD9" w:rsidRDefault="00E15CCA" w:rsidP="002409CD"/>
        </w:tc>
        <w:tc>
          <w:tcPr>
            <w:tcW w:w="250"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2" w:type="pct"/>
          </w:tcPr>
          <w:p w14:paraId="11E2D986" w14:textId="77777777" w:rsidR="00E15CCA" w:rsidRPr="00047CD9" w:rsidRDefault="00E15CCA" w:rsidP="002409CD"/>
        </w:tc>
        <w:tc>
          <w:tcPr>
            <w:tcW w:w="610" w:type="pct"/>
          </w:tcPr>
          <w:p w14:paraId="46BF95E3" w14:textId="77777777" w:rsidR="00E15CCA" w:rsidRPr="00047CD9" w:rsidRDefault="00E15CCA" w:rsidP="002409CD"/>
        </w:tc>
        <w:tc>
          <w:tcPr>
            <w:tcW w:w="760"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123" w:name="_Toc464140061"/>
      <w:r w:rsidR="00686AEF" w:rsidRPr="00686AEF">
        <w:t xml:space="preserve"> </w:t>
      </w:r>
      <w:r w:rsidR="00686AEF">
        <w:t>GreenSheets users</w:t>
      </w:r>
      <w:bookmarkEnd w:id="123"/>
      <w:r w:rsidR="00686AEF">
        <w:t xml:space="preserve"> =&gt; </w:t>
      </w:r>
      <w:bookmarkStart w:id="124" w:name="_Toc464140062"/>
      <w:r w:rsidR="00686AEF">
        <w:t>User roles</w:t>
      </w:r>
      <w:bookmarkEnd w:id="124"/>
    </w:p>
    <w:p w14:paraId="4AF51B81" w14:textId="54F2CE3C" w:rsidR="002F31F9" w:rsidRPr="000238F8" w:rsidRDefault="002F31F9" w:rsidP="002409CD">
      <w:r w:rsidRPr="000238F8">
        <w:t xml:space="preserve">The system should NOT impose any restrictions on testing (e.g. Program Director can test Specialist greensheet and Specialist can test Program </w:t>
      </w:r>
      <w:r w:rsidR="004F7737" w:rsidRPr="000238F8">
        <w:t>gr</w:t>
      </w:r>
      <w:r w:rsidR="004F7737">
        <w:t>e</w:t>
      </w:r>
      <w:r w:rsidR="004F7737" w:rsidRPr="000238F8">
        <w:t>ensheet</w:t>
      </w:r>
      <w:r w:rsidRPr="000238F8">
        <w:t xml:space="preserve">.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5" type="#_x0000_t75" style="width:436.3pt;height:240.45pt" o:ole="">
            <v:imagedata r:id="rId37" o:title=""/>
          </v:shape>
          <o:OLEObject Type="Embed" ProgID="PBrush" ShapeID="_x0000_i1035" DrawAspect="Content" ObjectID="_1550990802"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25" w:name="_Toc476922899"/>
      <w:r>
        <w:t>Diagrams</w:t>
      </w:r>
      <w:bookmarkEnd w:id="125"/>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26" w:name="_Toc464140091"/>
      <w:r w:rsidRPr="00B52999">
        <w:t>User (real person) functionality</w:t>
      </w:r>
      <w:bookmarkEnd w:id="126"/>
      <w:r>
        <w:t xml:space="preserve"> =&gt; Greensheet Testing Functionality</w:t>
      </w:r>
    </w:p>
    <w:p w14:paraId="2D3B624E" w14:textId="756716E2" w:rsidR="005A4C3C" w:rsidRDefault="005A4C3C" w:rsidP="002409CD">
      <w:pPr>
        <w:pStyle w:val="Heading1"/>
      </w:pPr>
      <w:bookmarkStart w:id="127" w:name="_Toc476922900"/>
      <w:r>
        <w:t>Overall business flow description</w:t>
      </w:r>
      <w:bookmarkEnd w:id="127"/>
    </w:p>
    <w:p w14:paraId="4385BAB7" w14:textId="360507E6" w:rsidR="008065CD" w:rsidRDefault="008065CD" w:rsidP="002409CD">
      <w:pPr>
        <w:pStyle w:val="Heading2"/>
      </w:pPr>
      <w:bookmarkStart w:id="128" w:name="_Toc476922901"/>
      <w:r>
        <w:t xml:space="preserve">For </w:t>
      </w:r>
      <w:r w:rsidR="000A3BB1">
        <w:t xml:space="preserve">a </w:t>
      </w:r>
      <w:r>
        <w:t xml:space="preserve">user with Author/Approver </w:t>
      </w:r>
      <w:r w:rsidR="000A3BB1">
        <w:t>and/</w:t>
      </w:r>
      <w:r>
        <w:t>or Draft</w:t>
      </w:r>
      <w:r w:rsidRPr="009B76C6">
        <w:t xml:space="preserve"> Administrator </w:t>
      </w:r>
      <w:r>
        <w:t>role</w:t>
      </w:r>
      <w:bookmarkEnd w:id="128"/>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1F8C63AC"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3D3549"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7A43878E" w14:textId="77777777" w:rsidR="00561CF9" w:rsidRDefault="00561CF9" w:rsidP="00561CF9">
      <w:pPr>
        <w:rPr>
          <w:ins w:id="129" w:author="Tulchinskaya, Gaby (NIH/NCI) [C]" w:date="2017-02-13T13:29:00Z"/>
        </w:rPr>
      </w:pPr>
      <w:ins w:id="130" w:author="Tulchinskaya, Gaby (NIH/NCI) [C]" w:date="2017-02-13T13:29:00Z">
        <w:r>
          <w:lastRenderedPageBreak/>
          <w:t xml:space="preserve">NOTE(s) </w:t>
        </w:r>
      </w:ins>
      <w:ins w:id="131" w:author="Tulchinskaya, Gaby (NIH/NCI) [C]" w:date="2017-02-13T13:30:00Z">
        <w:r>
          <w:t>for</w:t>
        </w:r>
      </w:ins>
      <w:ins w:id="132" w:author="Tulchinskaya, Gaby (NIH/NCI) [C]" w:date="2017-02-13T13:29:00Z">
        <w:r>
          <w:t xml:space="preserve"> UI specialist: </w:t>
        </w:r>
      </w:ins>
    </w:p>
    <w:p w14:paraId="0BB44F1F" w14:textId="77777777" w:rsidR="00561CF9" w:rsidRDefault="00561CF9" w:rsidP="00561CF9">
      <w:pPr>
        <w:pStyle w:val="ListParagraph"/>
        <w:numPr>
          <w:ilvl w:val="0"/>
          <w:numId w:val="36"/>
        </w:numPr>
        <w:rPr>
          <w:ins w:id="133" w:author="Tulchinskaya, Gaby (NIH/NCI) [C]" w:date="2017-02-13T13:32:00Z"/>
        </w:rPr>
      </w:pPr>
      <w:ins w:id="134" w:author="Tulchinskaya, Gaby (NIH/NCI) [C]" w:date="2017-02-13T13:32:00Z">
        <w:r>
          <w:t>Please propose better name for “Review draft Greensheet” link or button (e.g. “Review Draft Module(s)</w:t>
        </w:r>
      </w:ins>
      <w:ins w:id="135" w:author="Tulchinskaya, Gaby (NIH/NCI) [C]" w:date="2017-02-13T13:33:00Z">
        <w:r>
          <w:t>”</w:t>
        </w:r>
      </w:ins>
    </w:p>
    <w:p w14:paraId="1F4C078B" w14:textId="77777777" w:rsidR="00561CF9" w:rsidRDefault="00561CF9" w:rsidP="00561CF9">
      <w:pPr>
        <w:pStyle w:val="ListParagraph"/>
        <w:numPr>
          <w:ilvl w:val="0"/>
          <w:numId w:val="36"/>
        </w:numPr>
        <w:rPr>
          <w:ins w:id="136" w:author="Tulchinskaya, Gaby (NIH/NCI) [C]" w:date="2017-02-13T13:33:00Z"/>
        </w:rPr>
      </w:pPr>
      <w:ins w:id="137" w:author="Tulchinskaya, Gaby (NIH/NCI) [C]" w:date="2017-02-13T13:30:00Z">
        <w:r>
          <w:t xml:space="preserve">We will keep </w:t>
        </w:r>
        <w:r w:rsidRPr="005A1647">
          <w:t xml:space="preserve">Draft Viewer and </w:t>
        </w:r>
      </w:ins>
      <w:ins w:id="138" w:author="Tulchinskaya, Gaby (NIH/NCI) [C]" w:date="2017-02-13T13:31:00Z">
        <w:r w:rsidRPr="005A1647">
          <w:t>Draft Administrator</w:t>
        </w:r>
        <w:r>
          <w:t xml:space="preserve"> roles. We cannot guarantee that users with these roles wouldn’t have other GS roles (PD or Specialist). Therefore, </w:t>
        </w:r>
      </w:ins>
      <w:ins w:id="139" w:author="Tulchinskaya, Gaby (NIH/NCI) [C]" w:date="2017-02-13T13:33:00Z">
        <w:r>
          <w:t>if a user is:</w:t>
        </w:r>
      </w:ins>
    </w:p>
    <w:p w14:paraId="42CA2A93" w14:textId="77777777" w:rsidR="00561CF9" w:rsidRDefault="00561CF9" w:rsidP="00561CF9">
      <w:pPr>
        <w:pStyle w:val="ListParagraph"/>
        <w:widowControl/>
        <w:numPr>
          <w:ilvl w:val="1"/>
          <w:numId w:val="36"/>
        </w:numPr>
        <w:autoSpaceDE/>
        <w:autoSpaceDN/>
        <w:adjustRightInd/>
        <w:spacing w:after="160" w:line="259" w:lineRule="auto"/>
        <w:contextualSpacing/>
        <w:rPr>
          <w:ins w:id="140" w:author="Tulchinskaya, Gaby (NIH/NCI) [C]" w:date="2017-02-13T13:33:00Z"/>
        </w:rPr>
      </w:pPr>
      <w:ins w:id="141" w:author="Tulchinskaya, Gaby (NIH/NCI) [C]" w:date="2017-02-13T13:33:00Z">
        <w:r>
          <w:t>Guest (I2E user without PD or Spec role) =&gt; base screen guest + “Review Draft Module(s)”</w:t>
        </w:r>
      </w:ins>
    </w:p>
    <w:p w14:paraId="60D02364" w14:textId="77777777" w:rsidR="00561CF9" w:rsidRDefault="00561CF9" w:rsidP="00561CF9">
      <w:pPr>
        <w:pStyle w:val="ListParagraph"/>
        <w:widowControl/>
        <w:numPr>
          <w:ilvl w:val="1"/>
          <w:numId w:val="36"/>
        </w:numPr>
        <w:autoSpaceDE/>
        <w:autoSpaceDN/>
        <w:adjustRightInd/>
        <w:spacing w:after="160" w:line="259" w:lineRule="auto"/>
        <w:contextualSpacing/>
        <w:rPr>
          <w:ins w:id="142" w:author="Tulchinskaya, Gaby (NIH/NCI) [C]" w:date="2017-02-13T13:33:00Z"/>
        </w:rPr>
      </w:pPr>
      <w:ins w:id="143" w:author="Tulchinskaya, Gaby (NIH/NCI) [C]" w:date="2017-02-13T13:33:00Z">
        <w:r>
          <w:t>Spec =&gt; spec screen + “Review Draft Module(s)”</w:t>
        </w:r>
      </w:ins>
    </w:p>
    <w:p w14:paraId="2BEA92F0" w14:textId="77777777" w:rsidR="00561CF9" w:rsidRDefault="00561CF9" w:rsidP="00561CF9">
      <w:pPr>
        <w:pStyle w:val="ListParagraph"/>
        <w:widowControl/>
        <w:numPr>
          <w:ilvl w:val="1"/>
          <w:numId w:val="36"/>
        </w:numPr>
        <w:autoSpaceDE/>
        <w:autoSpaceDN/>
        <w:adjustRightInd/>
        <w:spacing w:after="160" w:line="259" w:lineRule="auto"/>
        <w:contextualSpacing/>
        <w:rPr>
          <w:ins w:id="144" w:author="Tulchinskaya, Gaby (NIH/NCI) [C]" w:date="2017-02-13T13:33:00Z"/>
        </w:rPr>
      </w:pPr>
      <w:ins w:id="145" w:author="Tulchinskaya, Gaby (NIH/NCI) [C]" w:date="2017-02-13T13:33:00Z">
        <w:r>
          <w:t>PD/PA =&gt; PD/PA screen + “Review Draft Module(s)”</w:t>
        </w:r>
      </w:ins>
    </w:p>
    <w:p w14:paraId="201D6776" w14:textId="7300EAE9" w:rsidR="008065CD" w:rsidRDefault="005A4C3C" w:rsidP="002409CD">
      <w:pPr>
        <w:pStyle w:val="BodyText"/>
      </w:pPr>
      <w:r>
        <w:t xml:space="preserve">On click, the system displays </w:t>
      </w:r>
      <w:r w:rsidRPr="002C13CE">
        <w:t>Review Draft Greensheets screen</w:t>
      </w:r>
      <w:r>
        <w:t xml:space="preserve"> </w:t>
      </w:r>
    </w:p>
    <w:p w14:paraId="0F60DEC1" w14:textId="6A28599B"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61F50A03" w14:textId="77777777" w:rsidR="00561CF9" w:rsidRDefault="00561CF9" w:rsidP="00561CF9">
      <w:pPr>
        <w:rPr>
          <w:ins w:id="146" w:author="Tulchinskaya, Gaby (NIH/NCI) [C]" w:date="2017-02-13T13:29:00Z"/>
        </w:rPr>
      </w:pPr>
      <w:ins w:id="147" w:author="Tulchinskaya, Gaby (NIH/NCI) [C]" w:date="2017-02-13T13:29:00Z">
        <w:r>
          <w:t xml:space="preserve">NOTE(s) </w:t>
        </w:r>
      </w:ins>
      <w:ins w:id="148" w:author="Tulchinskaya, Gaby (NIH/NCI) [C]" w:date="2017-02-13T13:30:00Z">
        <w:r>
          <w:t>for</w:t>
        </w:r>
      </w:ins>
      <w:ins w:id="149" w:author="Tulchinskaya, Gaby (NIH/NCI) [C]" w:date="2017-02-13T13:29:00Z">
        <w:r>
          <w:t xml:space="preserve"> UI specialist: </w:t>
        </w:r>
      </w:ins>
    </w:p>
    <w:p w14:paraId="3D28C962" w14:textId="77777777" w:rsidR="00561CF9" w:rsidRDefault="00561CF9" w:rsidP="00561CF9">
      <w:pPr>
        <w:pStyle w:val="ListParagraph"/>
        <w:numPr>
          <w:ilvl w:val="0"/>
          <w:numId w:val="36"/>
        </w:numPr>
        <w:rPr>
          <w:ins w:id="150" w:author="Tulchinskaya, Gaby (NIH/NCI) [C]" w:date="2017-02-13T13:34:00Z"/>
        </w:rPr>
      </w:pPr>
      <w:ins w:id="151" w:author="Tulchinskaya, Gaby (NIH/NCI) [C]" w:date="2017-02-13T13:34:00Z">
        <w:r>
          <w:t>Proposed additional change to functionality:</w:t>
        </w:r>
      </w:ins>
    </w:p>
    <w:p w14:paraId="60C285AC" w14:textId="77777777" w:rsidR="00561CF9" w:rsidRDefault="00561CF9" w:rsidP="00561CF9">
      <w:pPr>
        <w:pStyle w:val="ListParagraph"/>
        <w:numPr>
          <w:ilvl w:val="1"/>
          <w:numId w:val="36"/>
        </w:numPr>
        <w:rPr>
          <w:ins w:id="152" w:author="Tulchinskaya, Gaby (NIH/NCI) [C]" w:date="2017-02-13T13:36:00Z"/>
        </w:rPr>
      </w:pPr>
      <w:ins w:id="153" w:author="Tulchinskaya, Gaby (NIH/NCI) [C]" w:date="2017-02-13T13:34:00Z">
        <w:r>
          <w:t xml:space="preserve">Add static text at the top of the screen </w:t>
        </w:r>
      </w:ins>
      <w:ins w:id="154" w:author="Tulchinskaya, Gaby (NIH/NCI) [C]" w:date="2017-02-13T13:35:00Z">
        <w:r>
          <w:t>“Select module to review and test” and rename the button to “Review and Test”</w:t>
        </w:r>
      </w:ins>
    </w:p>
    <w:p w14:paraId="218F05DB" w14:textId="77777777" w:rsidR="00561CF9" w:rsidRDefault="00561CF9" w:rsidP="00561CF9">
      <w:pPr>
        <w:pStyle w:val="ListParagraph"/>
        <w:numPr>
          <w:ilvl w:val="1"/>
          <w:numId w:val="36"/>
        </w:numPr>
        <w:rPr>
          <w:ins w:id="155" w:author="Tulchinskaya, Gaby (NIH/NCI) [C]" w:date="2017-02-13T13:37:00Z"/>
        </w:rPr>
      </w:pPr>
      <w:ins w:id="156" w:author="Tulchinskaya, Gaby (NIH/NCI) [C]" w:date="2017-02-13T13:36:00Z">
        <w:r>
          <w:t xml:space="preserve">If there are no imported module(s) =&gt; do not display the dropdown and the button. </w:t>
        </w:r>
      </w:ins>
      <w:ins w:id="157" w:author="Tulchinskaya, Gaby (NIH/NCI) [C]" w:date="2017-02-13T13:37:00Z">
        <w:r>
          <w:t>Instead</w:t>
        </w:r>
      </w:ins>
      <w:ins w:id="158" w:author="Tulchinskaya, Gaby (NIH/NCI) [C]" w:date="2017-02-13T13:36:00Z">
        <w:r>
          <w:t xml:space="preserve"> </w:t>
        </w:r>
      </w:ins>
      <w:ins w:id="159" w:author="Tulchinskaya, Gaby (NIH/NCI) [C]" w:date="2017-02-13T13:37:00Z">
        <w:r>
          <w:t>display the text “Currently there are no imported draft modules for review”</w:t>
        </w:r>
      </w:ins>
    </w:p>
    <w:p w14:paraId="06E06B65" w14:textId="77777777" w:rsidR="00561CF9" w:rsidRDefault="00561CF9" w:rsidP="00561CF9">
      <w:pPr>
        <w:pStyle w:val="ListParagraph"/>
        <w:numPr>
          <w:ilvl w:val="1"/>
          <w:numId w:val="36"/>
        </w:numPr>
      </w:pPr>
      <w:ins w:id="160" w:author="Tulchinskaya, Gaby (NIH/NCI) [C]" w:date="2017-02-13T13:37:00Z">
        <w:r>
          <w:t>If there are imported module(s) =&gt; display the dropdown and the button</w:t>
        </w:r>
      </w:ins>
    </w:p>
    <w:p w14:paraId="29028D57" w14:textId="77777777" w:rsidR="00561CF9" w:rsidRDefault="00561CF9" w:rsidP="002409CD"/>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6" type="#_x0000_t75" style="width:473.55pt;height:51.85pt" o:ole="">
            <v:imagedata r:id="rId21" o:title="" cropbottom="54845f"/>
          </v:shape>
          <o:OLEObject Type="Embed" ProgID="PBrush" ShapeID="_x0000_i1036" DrawAspect="Content" ObjectID="_1550990803"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0C229162" w14:textId="77777777" w:rsidTr="00AB7380">
        <w:trPr>
          <w:trHeight w:val="210"/>
        </w:trPr>
        <w:tc>
          <w:tcPr>
            <w:tcW w:w="954" w:type="pct"/>
            <w:shd w:val="clear" w:color="auto" w:fill="DBE5F1" w:themeFill="accent1" w:themeFillTint="33"/>
          </w:tcPr>
          <w:p w14:paraId="1F351A77" w14:textId="77777777" w:rsidR="00E17754" w:rsidRPr="00E17754" w:rsidRDefault="00E17754" w:rsidP="002409CD">
            <w:r w:rsidRPr="00E17754">
              <w:t xml:space="preserve">                                                                                                                                            </w:t>
            </w:r>
          </w:p>
        </w:tc>
        <w:tc>
          <w:tcPr>
            <w:tcW w:w="929" w:type="pct"/>
            <w:shd w:val="clear" w:color="auto" w:fill="DBE5F1" w:themeFill="accent1" w:themeFillTint="33"/>
          </w:tcPr>
          <w:p w14:paraId="53451A54" w14:textId="77777777" w:rsidR="00E17754" w:rsidRPr="00E17754" w:rsidRDefault="00E17754" w:rsidP="002409CD">
            <w:r w:rsidRPr="00E17754">
              <w:t>Related type/mechanism</w:t>
            </w:r>
          </w:p>
        </w:tc>
        <w:tc>
          <w:tcPr>
            <w:tcW w:w="250"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2" w:type="pct"/>
            <w:shd w:val="clear" w:color="auto" w:fill="DBE5F1" w:themeFill="accent1" w:themeFillTint="33"/>
          </w:tcPr>
          <w:p w14:paraId="27CFBB23" w14:textId="77777777" w:rsidR="00E17754" w:rsidRPr="00E17754" w:rsidRDefault="00E17754" w:rsidP="002409CD">
            <w:r w:rsidRPr="00E17754">
              <w:t>Form Name</w:t>
            </w:r>
          </w:p>
        </w:tc>
        <w:tc>
          <w:tcPr>
            <w:tcW w:w="610" w:type="pct"/>
            <w:shd w:val="clear" w:color="auto" w:fill="DBE5F1" w:themeFill="accent1" w:themeFillTint="33"/>
          </w:tcPr>
          <w:p w14:paraId="674B036E" w14:textId="77777777" w:rsidR="00E17754" w:rsidRPr="00E17754" w:rsidRDefault="00E17754" w:rsidP="002409CD">
            <w:r w:rsidRPr="00E17754">
              <w:t>Form type</w:t>
            </w:r>
          </w:p>
        </w:tc>
        <w:tc>
          <w:tcPr>
            <w:tcW w:w="760"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B7380">
        <w:trPr>
          <w:trHeight w:val="210"/>
        </w:trPr>
        <w:tc>
          <w:tcPr>
            <w:tcW w:w="954" w:type="pct"/>
            <w:vMerge w:val="restart"/>
          </w:tcPr>
          <w:p w14:paraId="25301639" w14:textId="77777777" w:rsidR="00E17754" w:rsidRPr="00E17754" w:rsidRDefault="00E17754" w:rsidP="002409CD">
            <w:r w:rsidRPr="00E17754">
              <w:rPr>
                <w:rFonts w:eastAsia="Calibri"/>
              </w:rPr>
              <w:object w:dxaOrig="156" w:dyaOrig="144" w14:anchorId="660E88C0">
                <v:shape id="_x0000_i1037" type="#_x0000_t75" style="width:14.15pt;height:14.55pt" o:ole="">
                  <v:imagedata r:id="rId23" o:title=""/>
                </v:shape>
                <o:OLEObject Type="Embed" ProgID="PBrush" ShapeID="_x0000_i1037" DrawAspect="Content" ObjectID="_1550990804" r:id="rId42"/>
              </w:object>
            </w:r>
            <w:r w:rsidRPr="00E17754">
              <w:t xml:space="preserve"> New Type/Mechanism combinations added:</w:t>
            </w:r>
          </w:p>
        </w:tc>
        <w:tc>
          <w:tcPr>
            <w:tcW w:w="929" w:type="pct"/>
          </w:tcPr>
          <w:p w14:paraId="40D15655" w14:textId="77777777" w:rsidR="00E17754" w:rsidRPr="00E17754" w:rsidRDefault="00E17754" w:rsidP="002409CD">
            <w:pPr>
              <w:rPr>
                <w:color w:val="0070C0"/>
                <w:u w:val="single"/>
              </w:rPr>
            </w:pPr>
            <w:r w:rsidRPr="00E17754">
              <w:t>1/T21; 2/K23</w:t>
            </w:r>
          </w:p>
        </w:tc>
        <w:tc>
          <w:tcPr>
            <w:tcW w:w="250"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8" type="#_x0000_t75" style="width:12.85pt;height:12.85pt" o:ole="">
                  <v:imagedata r:id="rId25" o:title=""/>
                </v:shape>
                <o:OLEObject Type="Embed" ProgID="PBrush" ShapeID="_x0000_i1038" DrawAspect="Content" ObjectID="_1550990805" r:id="rId43"/>
              </w:object>
            </w:r>
          </w:p>
        </w:tc>
        <w:tc>
          <w:tcPr>
            <w:tcW w:w="635" w:type="pct"/>
          </w:tcPr>
          <w:p w14:paraId="5B9ADC9E" w14:textId="77777777" w:rsidR="00E17754" w:rsidRPr="00E17754" w:rsidRDefault="00E17754" w:rsidP="002409CD">
            <w:pPr>
              <w:rPr>
                <w:color w:val="0070C0"/>
              </w:rPr>
            </w:pPr>
            <w:r w:rsidRPr="00E17754">
              <w:t>10/20/2016</w:t>
            </w:r>
          </w:p>
        </w:tc>
        <w:tc>
          <w:tcPr>
            <w:tcW w:w="862" w:type="pct"/>
          </w:tcPr>
          <w:p w14:paraId="5F0E7748" w14:textId="77777777" w:rsidR="00E17754" w:rsidRPr="00E17754" w:rsidRDefault="00E17754" w:rsidP="002409CD">
            <w:r w:rsidRPr="00E17754">
              <w:t xml:space="preserve">&lt;form name 1&gt;   </w:t>
            </w:r>
          </w:p>
        </w:tc>
        <w:tc>
          <w:tcPr>
            <w:tcW w:w="610" w:type="pct"/>
          </w:tcPr>
          <w:p w14:paraId="4902F5D9" w14:textId="77777777" w:rsidR="00E17754" w:rsidRPr="00E17754" w:rsidRDefault="00E17754" w:rsidP="002409CD">
            <w:r w:rsidRPr="00E17754">
              <w:t>Program</w:t>
            </w:r>
          </w:p>
        </w:tc>
        <w:tc>
          <w:tcPr>
            <w:tcW w:w="760"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0D7841FF" w14:textId="77777777" w:rsidTr="00AB7380">
        <w:trPr>
          <w:trHeight w:val="210"/>
        </w:trPr>
        <w:tc>
          <w:tcPr>
            <w:tcW w:w="954" w:type="pct"/>
            <w:vMerge/>
          </w:tcPr>
          <w:p w14:paraId="472C29BE" w14:textId="77777777" w:rsidR="00E17754" w:rsidRPr="00E17754" w:rsidRDefault="00E17754" w:rsidP="002409CD"/>
        </w:tc>
        <w:tc>
          <w:tcPr>
            <w:tcW w:w="929"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39" type="#_x0000_t75" style="width:12pt;height:12.85pt" o:ole="">
                  <v:imagedata r:id="rId27" o:title=""/>
                </v:shape>
                <o:OLEObject Type="Embed" ProgID="PBrush" ShapeID="_x0000_i1039" DrawAspect="Content" ObjectID="_1550990806" r:id="rId44"/>
              </w:object>
            </w:r>
          </w:p>
        </w:tc>
        <w:tc>
          <w:tcPr>
            <w:tcW w:w="635" w:type="pct"/>
          </w:tcPr>
          <w:p w14:paraId="704FC469" w14:textId="5970ECCF" w:rsidR="00E17754" w:rsidRPr="00E17754" w:rsidRDefault="00E17754" w:rsidP="002409CD">
            <w:pPr>
              <w:rPr>
                <w:color w:val="7C17A9"/>
                <w:u w:val="single"/>
              </w:rPr>
            </w:pPr>
          </w:p>
        </w:tc>
        <w:tc>
          <w:tcPr>
            <w:tcW w:w="862" w:type="pct"/>
          </w:tcPr>
          <w:p w14:paraId="3F2ED9B8" w14:textId="77777777" w:rsidR="00E17754" w:rsidRPr="00E17754" w:rsidRDefault="00E17754" w:rsidP="002409CD">
            <w:r w:rsidRPr="00E17754">
              <w:t>&lt;form name M&gt;</w:t>
            </w:r>
          </w:p>
        </w:tc>
        <w:tc>
          <w:tcPr>
            <w:tcW w:w="610" w:type="pct"/>
          </w:tcPr>
          <w:p w14:paraId="03633F24" w14:textId="77777777" w:rsidR="00E17754" w:rsidRPr="00E17754" w:rsidRDefault="00E17754" w:rsidP="002409CD">
            <w:r w:rsidRPr="00E17754">
              <w:t>Program</w:t>
            </w:r>
          </w:p>
        </w:tc>
        <w:tc>
          <w:tcPr>
            <w:tcW w:w="760" w:type="pct"/>
          </w:tcPr>
          <w:p w14:paraId="1179ECA5" w14:textId="3CA6697A" w:rsidR="00E17754" w:rsidRPr="00E17754" w:rsidRDefault="00E17754" w:rsidP="002409CD"/>
        </w:tc>
      </w:tr>
      <w:tr w:rsidR="00E17754" w:rsidRPr="00E17754" w14:paraId="5BC88667" w14:textId="77777777" w:rsidTr="00AB7380">
        <w:trPr>
          <w:trHeight w:val="629"/>
        </w:trPr>
        <w:tc>
          <w:tcPr>
            <w:tcW w:w="954" w:type="pct"/>
          </w:tcPr>
          <w:p w14:paraId="5988951F" w14:textId="77777777" w:rsidR="00E17754" w:rsidRPr="00E17754" w:rsidRDefault="00E17754" w:rsidP="002409CD">
            <w:r w:rsidRPr="00E17754">
              <w:rPr>
                <w:rFonts w:eastAsia="Calibri"/>
              </w:rPr>
              <w:object w:dxaOrig="156" w:dyaOrig="144" w14:anchorId="7041B476">
                <v:shape id="_x0000_i1040" type="#_x0000_t75" style="width:16.7pt;height:14.55pt" o:ole="">
                  <v:imagedata r:id="rId23" o:title=""/>
                </v:shape>
                <o:OLEObject Type="Embed" ProgID="PBrush" ShapeID="_x0000_i1040" DrawAspect="Content" ObjectID="_1550990807" r:id="rId45"/>
              </w:object>
            </w:r>
            <w:r w:rsidRPr="00E17754">
              <w:t>Existing Type/Mechanism combinations deleted:</w:t>
            </w:r>
          </w:p>
        </w:tc>
        <w:tc>
          <w:tcPr>
            <w:tcW w:w="929" w:type="pct"/>
          </w:tcPr>
          <w:p w14:paraId="67CDBD05" w14:textId="77777777" w:rsidR="00E17754" w:rsidRPr="00E17754" w:rsidRDefault="00E17754" w:rsidP="002409CD">
            <w:pPr>
              <w:rPr>
                <w:b/>
              </w:rPr>
            </w:pPr>
            <w:r w:rsidRPr="00E17754">
              <w:t>3/T24</w:t>
            </w:r>
          </w:p>
        </w:tc>
        <w:tc>
          <w:tcPr>
            <w:tcW w:w="250"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2" w:type="pct"/>
          </w:tcPr>
          <w:p w14:paraId="28C49A61" w14:textId="77777777" w:rsidR="00E17754" w:rsidRPr="00E17754" w:rsidRDefault="00E17754" w:rsidP="002409CD"/>
        </w:tc>
        <w:tc>
          <w:tcPr>
            <w:tcW w:w="610" w:type="pct"/>
          </w:tcPr>
          <w:p w14:paraId="1963365C" w14:textId="77777777" w:rsidR="00E17754" w:rsidRPr="00E17754" w:rsidRDefault="00E17754" w:rsidP="002409CD"/>
        </w:tc>
        <w:tc>
          <w:tcPr>
            <w:tcW w:w="760" w:type="pct"/>
          </w:tcPr>
          <w:p w14:paraId="0E2926F7" w14:textId="77777777" w:rsidR="00E17754" w:rsidRPr="00E17754" w:rsidRDefault="00E17754" w:rsidP="002409CD"/>
        </w:tc>
      </w:tr>
      <w:tr w:rsidR="00E17754" w:rsidRPr="00E17754" w14:paraId="17C69F86" w14:textId="77777777" w:rsidTr="00AB7380">
        <w:trPr>
          <w:trHeight w:val="422"/>
        </w:trPr>
        <w:tc>
          <w:tcPr>
            <w:tcW w:w="954" w:type="pct"/>
            <w:vMerge w:val="restart"/>
          </w:tcPr>
          <w:p w14:paraId="36D911DB" w14:textId="77777777" w:rsidR="00E17754" w:rsidRPr="00E17754" w:rsidRDefault="00E17754" w:rsidP="002409CD">
            <w:r w:rsidRPr="00E17754">
              <w:rPr>
                <w:rFonts w:eastAsia="Calibri"/>
              </w:rPr>
              <w:object w:dxaOrig="156" w:dyaOrig="144" w14:anchorId="23B50728">
                <v:shape id="_x0000_i1041" type="#_x0000_t75" style="width:16.7pt;height:14.55pt" o:ole="">
                  <v:imagedata r:id="rId23" o:title=""/>
                </v:shape>
                <o:OLEObject Type="Embed" ProgID="PBrush" ShapeID="_x0000_i1041" DrawAspect="Content" ObjectID="_1550990808" r:id="rId46"/>
              </w:object>
            </w:r>
            <w:r w:rsidRPr="00E17754">
              <w:t>Existing Type/Mechanism combinations where questionnaire is updated:</w:t>
            </w:r>
          </w:p>
        </w:tc>
        <w:tc>
          <w:tcPr>
            <w:tcW w:w="929" w:type="pct"/>
          </w:tcPr>
          <w:p w14:paraId="408EE2BD" w14:textId="77777777" w:rsidR="00E17754" w:rsidRPr="00E17754" w:rsidRDefault="00E17754" w:rsidP="002409CD">
            <w:pPr>
              <w:rPr>
                <w:color w:val="7C17A9"/>
                <w:u w:val="single"/>
              </w:rPr>
            </w:pPr>
            <w:r w:rsidRPr="00E17754">
              <w:t>1/R21; 3/U15</w:t>
            </w:r>
          </w:p>
        </w:tc>
        <w:tc>
          <w:tcPr>
            <w:tcW w:w="250"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2" type="#_x0000_t75" style="width:12.85pt;height:12.85pt" o:ole="">
                  <v:imagedata r:id="rId25" o:title=""/>
                </v:shape>
                <o:OLEObject Type="Embed" ProgID="PBrush" ShapeID="_x0000_i1042" DrawAspect="Content" ObjectID="_1550990809" r:id="rId47"/>
              </w:object>
            </w:r>
          </w:p>
        </w:tc>
        <w:tc>
          <w:tcPr>
            <w:tcW w:w="635" w:type="pct"/>
          </w:tcPr>
          <w:p w14:paraId="5FCED7DF" w14:textId="77777777" w:rsidR="00E17754" w:rsidRPr="00E17754" w:rsidRDefault="00E17754" w:rsidP="002409CD">
            <w:pPr>
              <w:rPr>
                <w:color w:val="7C17A9"/>
                <w:u w:val="single"/>
              </w:rPr>
            </w:pPr>
            <w:r w:rsidRPr="00E17754">
              <w:t>11/03/2016</w:t>
            </w:r>
          </w:p>
        </w:tc>
        <w:tc>
          <w:tcPr>
            <w:tcW w:w="862" w:type="pct"/>
          </w:tcPr>
          <w:p w14:paraId="1D3C6194" w14:textId="77777777" w:rsidR="00E17754" w:rsidRPr="00E17754" w:rsidRDefault="00E17754" w:rsidP="002409CD">
            <w:r w:rsidRPr="00E17754">
              <w:t>&lt;form name 3&gt;</w:t>
            </w:r>
          </w:p>
        </w:tc>
        <w:tc>
          <w:tcPr>
            <w:tcW w:w="610" w:type="pct"/>
          </w:tcPr>
          <w:p w14:paraId="30781CE5" w14:textId="77777777" w:rsidR="00E17754" w:rsidRPr="00E17754" w:rsidRDefault="00E17754" w:rsidP="002409CD">
            <w:r w:rsidRPr="00E17754">
              <w:t>Program</w:t>
            </w:r>
          </w:p>
        </w:tc>
        <w:tc>
          <w:tcPr>
            <w:tcW w:w="760" w:type="pct"/>
          </w:tcPr>
          <w:p w14:paraId="0AF94487" w14:textId="77777777" w:rsidR="00E17754" w:rsidRPr="00E17754" w:rsidRDefault="00E17754" w:rsidP="002409CD">
            <w:r w:rsidRPr="00E17754">
              <w:t>Y (Brad Pitt)</w:t>
            </w:r>
          </w:p>
        </w:tc>
      </w:tr>
      <w:tr w:rsidR="00E17754" w:rsidRPr="00E17754" w14:paraId="245D1DF0" w14:textId="77777777" w:rsidTr="00AB7380">
        <w:trPr>
          <w:trHeight w:val="350"/>
        </w:trPr>
        <w:tc>
          <w:tcPr>
            <w:tcW w:w="954" w:type="pct"/>
            <w:vMerge/>
          </w:tcPr>
          <w:p w14:paraId="39E29F29" w14:textId="77777777" w:rsidR="00E17754" w:rsidRPr="00E17754" w:rsidRDefault="00E17754" w:rsidP="002409CD"/>
        </w:tc>
        <w:tc>
          <w:tcPr>
            <w:tcW w:w="929" w:type="pct"/>
          </w:tcPr>
          <w:p w14:paraId="4600CCAC" w14:textId="77777777" w:rsidR="00E17754" w:rsidRPr="00E17754" w:rsidRDefault="00E17754" w:rsidP="002409CD">
            <w:pPr>
              <w:rPr>
                <w:color w:val="0070C0"/>
                <w:u w:val="single"/>
              </w:rPr>
            </w:pPr>
            <w:r w:rsidRPr="00E17754">
              <w:t>2/R44</w:t>
            </w:r>
          </w:p>
        </w:tc>
        <w:tc>
          <w:tcPr>
            <w:tcW w:w="250"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3" type="#_x0000_t75" style="width:12pt;height:12.85pt" o:ole="">
                  <v:imagedata r:id="rId27" o:title=""/>
                </v:shape>
                <o:OLEObject Type="Embed" ProgID="PBrush" ShapeID="_x0000_i1043" DrawAspect="Content" ObjectID="_1550990810" r:id="rId48"/>
              </w:object>
            </w:r>
          </w:p>
        </w:tc>
        <w:tc>
          <w:tcPr>
            <w:tcW w:w="635" w:type="pct"/>
          </w:tcPr>
          <w:p w14:paraId="76E0D984" w14:textId="77777777" w:rsidR="00E17754" w:rsidRPr="00E17754" w:rsidRDefault="00E17754" w:rsidP="002409CD"/>
        </w:tc>
        <w:tc>
          <w:tcPr>
            <w:tcW w:w="862" w:type="pct"/>
          </w:tcPr>
          <w:p w14:paraId="2B05A1E1" w14:textId="77777777" w:rsidR="00E17754" w:rsidRPr="00E17754" w:rsidRDefault="00E17754" w:rsidP="002409CD">
            <w:pPr>
              <w:rPr>
                <w:color w:val="7C17A9"/>
              </w:rPr>
            </w:pPr>
            <w:r w:rsidRPr="00E17754">
              <w:t>&lt;form name A&gt;</w:t>
            </w:r>
          </w:p>
        </w:tc>
        <w:tc>
          <w:tcPr>
            <w:tcW w:w="610" w:type="pct"/>
          </w:tcPr>
          <w:p w14:paraId="121FF135" w14:textId="30E725ED" w:rsidR="00E17754" w:rsidRPr="00E17754" w:rsidRDefault="00AB7380" w:rsidP="002409CD">
            <w:r w:rsidRPr="00E17754">
              <w:t>Program</w:t>
            </w:r>
          </w:p>
        </w:tc>
        <w:tc>
          <w:tcPr>
            <w:tcW w:w="760" w:type="pct"/>
          </w:tcPr>
          <w:p w14:paraId="6E754821" w14:textId="77777777" w:rsidR="00E17754" w:rsidRPr="00E17754" w:rsidRDefault="00E17754" w:rsidP="002409CD"/>
        </w:tc>
      </w:tr>
      <w:tr w:rsidR="00E17754" w:rsidRPr="00E17754" w14:paraId="71EF240D" w14:textId="77777777" w:rsidTr="00AB7380">
        <w:trPr>
          <w:trHeight w:val="350"/>
        </w:trPr>
        <w:tc>
          <w:tcPr>
            <w:tcW w:w="954" w:type="pct"/>
          </w:tcPr>
          <w:p w14:paraId="23525515" w14:textId="77777777" w:rsidR="00E17754" w:rsidRPr="00E17754" w:rsidRDefault="00E17754" w:rsidP="002409CD">
            <w:r w:rsidRPr="00E17754">
              <w:rPr>
                <w:rFonts w:eastAsia="Calibri"/>
              </w:rPr>
              <w:object w:dxaOrig="156" w:dyaOrig="144" w14:anchorId="030CDADE">
                <v:shape id="_x0000_i1044" type="#_x0000_t75" style="width:14.15pt;height:14.55pt" o:ole="">
                  <v:imagedata r:id="rId33" o:title=""/>
                </v:shape>
                <o:OLEObject Type="Embed" ProgID="PBrush" ShapeID="_x0000_i1044" DrawAspect="Content" ObjectID="_1550990811" r:id="rId49"/>
              </w:object>
            </w:r>
            <w:r w:rsidRPr="00E17754">
              <w:t>Existing Type/Mechanism combinations with no changes:</w:t>
            </w:r>
          </w:p>
        </w:tc>
        <w:tc>
          <w:tcPr>
            <w:tcW w:w="929" w:type="pct"/>
          </w:tcPr>
          <w:p w14:paraId="2896D8C1" w14:textId="77777777" w:rsidR="00E17754" w:rsidRPr="00E17754" w:rsidRDefault="00E17754" w:rsidP="002409CD"/>
        </w:tc>
        <w:tc>
          <w:tcPr>
            <w:tcW w:w="250"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2" w:type="pct"/>
          </w:tcPr>
          <w:p w14:paraId="4FB1190F" w14:textId="77777777" w:rsidR="00E17754" w:rsidRPr="00E17754" w:rsidRDefault="00E17754" w:rsidP="002409CD"/>
        </w:tc>
        <w:tc>
          <w:tcPr>
            <w:tcW w:w="610" w:type="pct"/>
          </w:tcPr>
          <w:p w14:paraId="581B31A9" w14:textId="77777777" w:rsidR="00E17754" w:rsidRPr="00E17754" w:rsidRDefault="00E17754" w:rsidP="002409CD"/>
        </w:tc>
        <w:tc>
          <w:tcPr>
            <w:tcW w:w="760"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 xml:space="preserve">he system should NOT provide a warning, if form(s) </w:t>
      </w:r>
      <w:r w:rsidRPr="0088569A">
        <w:lastRenderedPageBreak/>
        <w:t>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61" w:name="_Toc476922902"/>
      <w:r>
        <w:t>Email to testers</w:t>
      </w:r>
      <w:bookmarkEnd w:id="161"/>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56977CC9" w:rsidR="00B00310" w:rsidRDefault="00B00310" w:rsidP="002409CD">
      <w:r w:rsidRPr="00CF260C">
        <w:rPr>
          <w:b/>
        </w:rPr>
        <w:t>SUBJECT:</w:t>
      </w:r>
      <w:r>
        <w:t xml:space="preserve"> Request to test the new greensheet form</w:t>
      </w:r>
      <w:r w:rsidR="00350B08">
        <w:t>(s)</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type/mech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type/mech combination(s)&gt;</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79C34C62">
                <wp:simplePos x="0" y="0"/>
                <wp:positionH relativeFrom="margin">
                  <wp:posOffset>2075329</wp:posOffset>
                </wp:positionH>
                <wp:positionV relativeFrom="paragraph">
                  <wp:posOffset>184001</wp:posOffset>
                </wp:positionV>
                <wp:extent cx="1213338" cy="1331258"/>
                <wp:effectExtent l="0" t="0" r="25400" b="21590"/>
                <wp:wrapNone/>
                <wp:docPr id="7" name="Rectangle 7"/>
                <wp:cNvGraphicFramePr/>
                <a:graphic xmlns:a="http://schemas.openxmlformats.org/drawingml/2006/main">
                  <a:graphicData uri="http://schemas.microsoft.com/office/word/2010/wordprocessingShape">
                    <wps:wsp>
                      <wps:cNvSpPr/>
                      <wps:spPr>
                        <a:xfrm>
                          <a:off x="0" y="0"/>
                          <a:ext cx="1213338" cy="133125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0D24C" id="Rectangle 7" o:spid="_x0000_s1026" style="position:absolute;margin-left:163.4pt;margin-top:14.5pt;width:95.55pt;height:104.8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2C33B9" w:rsidRPr="00614B78" w14:paraId="63B129F2" w14:textId="77777777" w:rsidTr="00561CF9">
        <w:trPr>
          <w:trHeight w:val="210"/>
        </w:trPr>
        <w:tc>
          <w:tcPr>
            <w:tcW w:w="954" w:type="pct"/>
            <w:shd w:val="clear" w:color="auto" w:fill="DBE5F1" w:themeFill="accent1" w:themeFillTint="33"/>
          </w:tcPr>
          <w:p w14:paraId="51A660B5" w14:textId="3E933ADE" w:rsidR="002C33B9" w:rsidRPr="00614B78" w:rsidRDefault="002C33B9" w:rsidP="002409CD">
            <w:r w:rsidRPr="00614B78">
              <w:t xml:space="preserve">                                                                                                                                            </w:t>
            </w:r>
          </w:p>
        </w:tc>
        <w:tc>
          <w:tcPr>
            <w:tcW w:w="929" w:type="pct"/>
            <w:shd w:val="clear" w:color="auto" w:fill="DBE5F1" w:themeFill="accent1" w:themeFillTint="33"/>
          </w:tcPr>
          <w:p w14:paraId="76D8D6D1" w14:textId="77777777" w:rsidR="002C33B9" w:rsidRPr="00614B78" w:rsidRDefault="002C33B9" w:rsidP="002409CD">
            <w:r w:rsidRPr="00614B78">
              <w:t>Related type/mechanism</w:t>
            </w:r>
          </w:p>
        </w:tc>
        <w:tc>
          <w:tcPr>
            <w:tcW w:w="250"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2" w:type="pct"/>
            <w:shd w:val="clear" w:color="auto" w:fill="DBE5F1" w:themeFill="accent1" w:themeFillTint="33"/>
          </w:tcPr>
          <w:p w14:paraId="10AB8404" w14:textId="1278D674" w:rsidR="002C33B9" w:rsidRPr="00614B78" w:rsidRDefault="002C33B9" w:rsidP="002409CD">
            <w:r w:rsidRPr="00614B78">
              <w:t>Form Name</w:t>
            </w:r>
          </w:p>
        </w:tc>
        <w:tc>
          <w:tcPr>
            <w:tcW w:w="610" w:type="pct"/>
            <w:shd w:val="clear" w:color="auto" w:fill="DBE5F1" w:themeFill="accent1" w:themeFillTint="33"/>
          </w:tcPr>
          <w:p w14:paraId="1EF444E7" w14:textId="77777777" w:rsidR="002C33B9" w:rsidRPr="00614B78" w:rsidRDefault="002C33B9" w:rsidP="002409CD">
            <w:r w:rsidRPr="00614B78">
              <w:t>Form type</w:t>
            </w:r>
          </w:p>
        </w:tc>
        <w:tc>
          <w:tcPr>
            <w:tcW w:w="760"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561CF9">
        <w:trPr>
          <w:trHeight w:val="210"/>
        </w:trPr>
        <w:tc>
          <w:tcPr>
            <w:tcW w:w="954" w:type="pct"/>
            <w:vMerge w:val="restart"/>
          </w:tcPr>
          <w:p w14:paraId="1EA30AFF" w14:textId="77777777" w:rsidR="002C33B9" w:rsidRPr="00047CD9" w:rsidRDefault="002C33B9" w:rsidP="002409CD">
            <w:r w:rsidRPr="00047CD9">
              <w:rPr>
                <w:rFonts w:eastAsia="Calibri"/>
              </w:rPr>
              <w:object w:dxaOrig="156" w:dyaOrig="144" w14:anchorId="1C16E468">
                <v:shape id="_x0000_i1045" type="#_x0000_t75" style="width:14.15pt;height:14.55pt" o:ole="">
                  <v:imagedata r:id="rId23" o:title=""/>
                </v:shape>
                <o:OLEObject Type="Embed" ProgID="PBrush" ShapeID="_x0000_i1045" DrawAspect="Content" ObjectID="_1550990812" r:id="rId50"/>
              </w:object>
            </w:r>
            <w:r w:rsidRPr="00047CD9">
              <w:t xml:space="preserve"> New Type/Mechanism combinations added:</w:t>
            </w:r>
          </w:p>
        </w:tc>
        <w:tc>
          <w:tcPr>
            <w:tcW w:w="929" w:type="pct"/>
          </w:tcPr>
          <w:p w14:paraId="6FE9A98F" w14:textId="77777777" w:rsidR="002C33B9" w:rsidRPr="00047CD9" w:rsidRDefault="002C33B9" w:rsidP="002409CD">
            <w:pPr>
              <w:rPr>
                <w:color w:val="0070C0"/>
                <w:u w:val="single"/>
              </w:rPr>
            </w:pPr>
            <w:r w:rsidRPr="00047CD9">
              <w:t>1/T21; 2/K23</w:t>
            </w:r>
          </w:p>
        </w:tc>
        <w:tc>
          <w:tcPr>
            <w:tcW w:w="250"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6" type="#_x0000_t75" style="width:12.85pt;height:12.85pt" o:ole="">
                  <v:imagedata r:id="rId25" o:title=""/>
                </v:shape>
                <o:OLEObject Type="Embed" ProgID="PBrush" ShapeID="_x0000_i1046" DrawAspect="Content" ObjectID="_1550990813" r:id="rId51"/>
              </w:object>
            </w:r>
          </w:p>
        </w:tc>
        <w:tc>
          <w:tcPr>
            <w:tcW w:w="635" w:type="pct"/>
          </w:tcPr>
          <w:p w14:paraId="056087C1" w14:textId="537A7201" w:rsidR="002C33B9" w:rsidRPr="002A10FE" w:rsidRDefault="002C33B9" w:rsidP="002409CD">
            <w:pPr>
              <w:rPr>
                <w:color w:val="0070C0"/>
              </w:rPr>
            </w:pPr>
            <w:r w:rsidRPr="002A10FE">
              <w:t>10/20/2016</w:t>
            </w:r>
          </w:p>
        </w:tc>
        <w:tc>
          <w:tcPr>
            <w:tcW w:w="862" w:type="pct"/>
          </w:tcPr>
          <w:p w14:paraId="63449FCC" w14:textId="77777777" w:rsidR="002C33B9" w:rsidRPr="00047CD9" w:rsidRDefault="002C33B9" w:rsidP="002409CD">
            <w:r w:rsidRPr="00047CD9">
              <w:t xml:space="preserve">&lt;form name 1&gt;   </w:t>
            </w:r>
          </w:p>
        </w:tc>
        <w:tc>
          <w:tcPr>
            <w:tcW w:w="610" w:type="pct"/>
          </w:tcPr>
          <w:p w14:paraId="5AB34726" w14:textId="77777777" w:rsidR="002C33B9" w:rsidRPr="00047CD9" w:rsidRDefault="002C33B9" w:rsidP="002409CD">
            <w:r w:rsidRPr="00047CD9">
              <w:t>Program</w:t>
            </w:r>
          </w:p>
        </w:tc>
        <w:tc>
          <w:tcPr>
            <w:tcW w:w="760"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482FB99" w14:textId="77777777" w:rsidTr="00561CF9">
        <w:trPr>
          <w:trHeight w:val="210"/>
        </w:trPr>
        <w:tc>
          <w:tcPr>
            <w:tcW w:w="954" w:type="pct"/>
            <w:vMerge/>
          </w:tcPr>
          <w:p w14:paraId="4AC0D3AE" w14:textId="77777777" w:rsidR="002C33B9" w:rsidRPr="00047CD9" w:rsidRDefault="002C33B9" w:rsidP="002409CD"/>
        </w:tc>
        <w:tc>
          <w:tcPr>
            <w:tcW w:w="929"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50"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47" type="#_x0000_t75" style="width:12pt;height:12.85pt" o:ole="">
                  <v:imagedata r:id="rId27" o:title=""/>
                </v:shape>
                <o:OLEObject Type="Embed" ProgID="PBrush" ShapeID="_x0000_i1047" DrawAspect="Content" ObjectID="_1550990814" r:id="rId52"/>
              </w:object>
            </w:r>
          </w:p>
        </w:tc>
        <w:tc>
          <w:tcPr>
            <w:tcW w:w="635" w:type="pct"/>
          </w:tcPr>
          <w:p w14:paraId="0DCE68C4" w14:textId="52F55BB6" w:rsidR="002C33B9" w:rsidRPr="00643B13" w:rsidRDefault="002C33B9" w:rsidP="002409CD">
            <w:pPr>
              <w:rPr>
                <w:color w:val="7C17A9"/>
              </w:rPr>
            </w:pPr>
          </w:p>
        </w:tc>
        <w:tc>
          <w:tcPr>
            <w:tcW w:w="862" w:type="pct"/>
          </w:tcPr>
          <w:p w14:paraId="4295F055" w14:textId="77777777" w:rsidR="002C33B9" w:rsidRPr="00047CD9" w:rsidRDefault="002C33B9" w:rsidP="002409CD">
            <w:r w:rsidRPr="00047CD9">
              <w:t>&lt;form name M&gt;</w:t>
            </w:r>
          </w:p>
        </w:tc>
        <w:tc>
          <w:tcPr>
            <w:tcW w:w="610" w:type="pct"/>
          </w:tcPr>
          <w:p w14:paraId="0D31D183" w14:textId="77777777" w:rsidR="002C33B9" w:rsidRPr="00047CD9" w:rsidRDefault="002C33B9" w:rsidP="002409CD">
            <w:r w:rsidRPr="00047CD9">
              <w:t>Program</w:t>
            </w:r>
          </w:p>
        </w:tc>
        <w:tc>
          <w:tcPr>
            <w:tcW w:w="760" w:type="pct"/>
          </w:tcPr>
          <w:p w14:paraId="4B3F3FE4" w14:textId="77B98C4B" w:rsidR="002C33B9" w:rsidRPr="00047CD9" w:rsidRDefault="002C33B9" w:rsidP="002409CD"/>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62" w:name="_Toc476922903"/>
      <w:r>
        <w:t>For a Tester</w:t>
      </w:r>
      <w:bookmarkEnd w:id="162"/>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48" type="#_x0000_t75" style="width:452.15pt;height:248.15pt" o:ole="">
            <v:imagedata r:id="rId37" o:title=""/>
          </v:shape>
          <o:OLEObject Type="Embed" ProgID="PBrush" ShapeID="_x0000_i1048" DrawAspect="Content" ObjectID="_1550990815" r:id="rId53"/>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3F9168F9" w14:textId="5E7BA089" w:rsidR="008B64E5" w:rsidRDefault="008B64E5" w:rsidP="002409CD">
      <w:pPr>
        <w:pStyle w:val="ListParagraph"/>
        <w:numPr>
          <w:ilvl w:val="0"/>
          <w:numId w:val="25"/>
        </w:numPr>
        <w:rPr>
          <w:ins w:id="163" w:author="Tulchinskaya, Gaby (NIH/NCI) [C]" w:date="2017-02-15T12:41:00Z"/>
        </w:r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3487FCF" w14:textId="62CAE66D" w:rsidR="003A0203" w:rsidRDefault="003A0203" w:rsidP="002409CD">
      <w:pPr>
        <w:pStyle w:val="ListParagraph"/>
        <w:numPr>
          <w:ilvl w:val="0"/>
          <w:numId w:val="25"/>
        </w:numPr>
        <w:rPr>
          <w:ins w:id="164" w:author="Tulchinskaya, Gaby (NIH/NCI) [C]" w:date="2017-02-15T12:44:00Z"/>
        </w:rPr>
      </w:pPr>
      <w:ins w:id="165" w:author="Tulchinskaya, Gaby (NIH/NCI) [C]" w:date="2017-02-15T12:42:00Z">
        <w:r>
          <w:t>The SAME u</w:t>
        </w:r>
      </w:ins>
      <w:ins w:id="166" w:author="Tulchinskaya, Gaby (NIH/NCI) [C]" w:date="2017-02-15T12:41:00Z">
        <w:r w:rsidR="00FE636E">
          <w:t>ser can return and click “</w:t>
        </w:r>
        <w:r w:rsidR="00FE636E" w:rsidRPr="008B64E5">
          <w:t>Test Completed” button</w:t>
        </w:r>
        <w:r w:rsidR="00FE636E">
          <w:t xml:space="preserve"> multiple times. </w:t>
        </w:r>
      </w:ins>
      <w:ins w:id="167" w:author="Tulchinskaya, Gaby (NIH/NCI) [C]" w:date="2017-02-15T12:45:00Z">
        <w:r>
          <w:t>UI proposal is to display an aler</w:t>
        </w:r>
      </w:ins>
      <w:ins w:id="168" w:author="Tulchinskaya, Gaby (NIH/NCI) [C]" w:date="2017-02-15T12:46:00Z">
        <w:r>
          <w:t>t</w:t>
        </w:r>
      </w:ins>
      <w:ins w:id="169" w:author="Tulchinskaya, Gaby (NIH/NCI) [C]" w:date="2017-02-15T12:45:00Z">
        <w:r>
          <w:t xml:space="preserve"> connected to the user name as follow:</w:t>
        </w:r>
      </w:ins>
    </w:p>
    <w:p w14:paraId="47CA8BCC" w14:textId="43D34113" w:rsidR="00FE636E" w:rsidRDefault="003A0203" w:rsidP="003A0203">
      <w:pPr>
        <w:pStyle w:val="ListParagraph"/>
        <w:numPr>
          <w:ilvl w:val="1"/>
          <w:numId w:val="25"/>
        </w:numPr>
        <w:rPr>
          <w:ins w:id="170" w:author="Tulchinskaya, Gaby (NIH/NCI) [C]" w:date="2017-02-15T12:45:00Z"/>
        </w:rPr>
      </w:pPr>
      <w:ins w:id="171" w:author="Tulchinskaya, Gaby (NIH/NCI) [C]" w:date="2017-02-15T12:42:00Z">
        <w:r>
          <w:t>If the SAME user returns to the page that s/he already tested, an aler</w:t>
        </w:r>
      </w:ins>
      <w:ins w:id="172" w:author="Tulchinskaya, Gaby (NIH/NCI) [C]" w:date="2017-02-15T12:43:00Z">
        <w:r>
          <w:t>t should be displayed to him/her: “This questionnaire has been tested on &lt;date</w:t>
        </w:r>
      </w:ins>
      <w:ins w:id="173" w:author="Tulchinskaya, Gaby (NIH/NCI) [C]" w:date="2017-02-15T12:44:00Z">
        <w:r>
          <w:t>/time when this user clicked “</w:t>
        </w:r>
        <w:r w:rsidRPr="008B64E5">
          <w:t>Test Completed” button</w:t>
        </w:r>
        <w:r>
          <w:t xml:space="preserve"> </w:t>
        </w:r>
      </w:ins>
      <w:ins w:id="174" w:author="Tulchinskaya, Gaby (NIH/NCI) [C]" w:date="2017-02-15T12:43:00Z">
        <w:r>
          <w:t xml:space="preserve">the last </w:t>
        </w:r>
      </w:ins>
      <w:ins w:id="175" w:author="Tulchinskaya, Gaby (NIH/NCI) [C]" w:date="2017-02-15T12:45:00Z">
        <w:r>
          <w:t xml:space="preserve">time&gt;”. </w:t>
        </w:r>
      </w:ins>
    </w:p>
    <w:p w14:paraId="1A743F7C" w14:textId="00AA35CD" w:rsidR="003A0203" w:rsidRPr="008B64E5" w:rsidRDefault="003A0203" w:rsidP="003A0203">
      <w:pPr>
        <w:pStyle w:val="ListParagraph"/>
        <w:numPr>
          <w:ilvl w:val="1"/>
          <w:numId w:val="25"/>
        </w:numPr>
      </w:pPr>
      <w:ins w:id="176" w:author="Tulchinskaya, Gaby (NIH/NCI) [C]" w:date="2017-02-15T12:45:00Z">
        <w:r>
          <w:t xml:space="preserve">If </w:t>
        </w:r>
      </w:ins>
      <w:ins w:id="177" w:author="Tulchinskaya, Gaby (NIH/NCI) [C]" w:date="2017-02-15T12:46:00Z">
        <w:r>
          <w:t>a DIFFERENT</w:t>
        </w:r>
      </w:ins>
      <w:ins w:id="178" w:author="Tulchinskaya, Gaby (NIH/NCI) [C]" w:date="2017-02-15T12:45:00Z">
        <w:r>
          <w:t xml:space="preserve"> user comes to this questionnaire, this alert </w:t>
        </w:r>
      </w:ins>
      <w:ins w:id="179" w:author="Tulchinskaya, Gaby (NIH/NCI) [C]" w:date="2017-02-15T12:46:00Z">
        <w:r>
          <w:t>should NOT be displayed</w:t>
        </w:r>
      </w:ins>
    </w:p>
    <w:p w14:paraId="7C7804B9" w14:textId="4C11A060" w:rsidR="00324C5B" w:rsidRDefault="00324C5B" w:rsidP="002409CD">
      <w:pPr>
        <w:pStyle w:val="ListParagraph"/>
        <w:numPr>
          <w:ilvl w:val="0"/>
          <w:numId w:val="25"/>
        </w:numPr>
        <w:rPr>
          <w:ins w:id="180" w:author="Tulchinskaya, Gaby (NIH/NCI) [C]" w:date="2017-02-15T12:49:00Z"/>
        </w:rPr>
      </w:pPr>
      <w:ins w:id="181" w:author="Tulchinskaya, Gaby (NIH/NCI) [C]" w:date="2017-02-15T12:49:00Z">
        <w:r>
          <w:t xml:space="preserve">Ability to view all dependent questions is needed. UI proposal is to </w:t>
        </w:r>
      </w:ins>
      <w:ins w:id="182" w:author="Tulchinskaya, Gaby (NIH/NCI) [C]" w:date="2017-02-15T12:50:00Z">
        <w:r>
          <w:t xml:space="preserve">add “Show/Hide dependent questions” button. When Actor requests to see all </w:t>
        </w:r>
      </w:ins>
      <w:ins w:id="183" w:author="Tulchinskaya, Gaby (NIH/NCI) [C]" w:date="2017-02-15T12:51:00Z">
        <w:r>
          <w:t xml:space="preserve">dependent questions, the system expands ALL questions in the questionnaire (without answers). If Actor </w:t>
        </w:r>
      </w:ins>
      <w:ins w:id="184" w:author="Tulchinskaya, Gaby (NIH/NCI) [C]" w:date="2017-02-15T12:53:00Z">
        <w:r w:rsidR="004E7E52">
          <w:t>selects</w:t>
        </w:r>
      </w:ins>
      <w:ins w:id="185" w:author="Tulchinskaya, Gaby (NIH/NCI) [C]" w:date="2017-02-15T12:51:00Z">
        <w:r>
          <w:t xml:space="preserve"> any answer</w:t>
        </w:r>
      </w:ins>
      <w:ins w:id="186" w:author="Tulchinskaya, Gaby (NIH/NCI) [C]" w:date="2017-02-15T12:52:00Z">
        <w:r w:rsidR="004E7E52">
          <w:t xml:space="preserve"> option, the dependent questions for not-selected options for this questions will be hidden. </w:t>
        </w:r>
      </w:ins>
    </w:p>
    <w:p w14:paraId="4874E170" w14:textId="7D2B2D5B"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lastRenderedPageBreak/>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045EE66" w:rsidR="008B64E5" w:rsidRPr="008B64E5" w:rsidRDefault="008B64E5" w:rsidP="002409CD">
      <w:pPr>
        <w:pStyle w:val="ListParagraph"/>
        <w:numPr>
          <w:ilvl w:val="0"/>
          <w:numId w:val="25"/>
        </w:numPr>
      </w:pPr>
      <w:r w:rsidRPr="008B64E5">
        <w:t>“Close” or (if applicable</w:t>
      </w:r>
      <w:ins w:id="187" w:author="Tulchinskaya, Gaby (NIH/NCI) [C]" w:date="2017-02-13T13:54:00Z">
        <w:r w:rsidR="00DA6C59">
          <w:t>, to a user with</w:t>
        </w:r>
        <w:r w:rsidR="00DA6C59" w:rsidRPr="008B64E5">
          <w:t xml:space="preserve"> </w:t>
        </w:r>
        <w:r w:rsidR="00DA6C59">
          <w:t>Draft Viewer and/or Draft Admin role</w:t>
        </w:r>
      </w:ins>
      <w:r w:rsidRPr="008B64E5">
        <w:t>) “Close and Go Back” – user will be taken to a prior screen, where s/he can test other combinations and/or Promote or Reject the module</w:t>
      </w:r>
      <w:r w:rsidR="00DA6C59">
        <w:t xml:space="preserv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88" w:name="_Toc476922904"/>
      <w:r>
        <w:rPr>
          <w:noProof/>
        </w:rPr>
        <w:t>Accessing review functionality</w:t>
      </w:r>
      <w:bookmarkEnd w:id="188"/>
    </w:p>
    <w:p w14:paraId="19609912" w14:textId="0469D763" w:rsidR="002409CD" w:rsidRDefault="002409CD" w:rsidP="002409CD">
      <w:pPr>
        <w:pStyle w:val="Heading2"/>
      </w:pPr>
      <w:bookmarkStart w:id="189" w:name="_Toc476922905"/>
      <w:r>
        <w:t>Flow of events</w:t>
      </w:r>
      <w:bookmarkEnd w:id="189"/>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Select a module (if any) and requests to review it (clicks “Review and Test Greensheets”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90" w:name="_Toc476922906"/>
      <w:r>
        <w:lastRenderedPageBreak/>
        <w:t>Mockup</w:t>
      </w:r>
      <w:bookmarkEnd w:id="190"/>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191" w:name="_Toc476922907"/>
      <w:r>
        <w:t>Data elements</w:t>
      </w:r>
      <w:bookmarkEnd w:id="191"/>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Review Draft Greensheets</w:t>
            </w:r>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“Review and Test Draft Greensheets”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192" w:name="_Toc476922908"/>
      <w:r>
        <w:rPr>
          <w:noProof/>
        </w:rPr>
        <w:lastRenderedPageBreak/>
        <w:t>Review and Manage Module</w:t>
      </w:r>
      <w:r w:rsidR="00EC5443">
        <w:rPr>
          <w:noProof/>
        </w:rPr>
        <w:t xml:space="preserve"> functionality</w:t>
      </w:r>
      <w:bookmarkEnd w:id="192"/>
    </w:p>
    <w:p w14:paraId="63D8B653" w14:textId="115EA0FD" w:rsidR="003A277A" w:rsidRDefault="003A277A" w:rsidP="002409CD">
      <w:pPr>
        <w:pStyle w:val="Heading2"/>
      </w:pPr>
      <w:bookmarkStart w:id="193" w:name="_Toc476922909"/>
      <w:r>
        <w:t>“</w:t>
      </w:r>
      <w:r>
        <w:rPr>
          <w:noProof/>
        </w:rPr>
        <w:t>Review and Manage Module</w:t>
      </w:r>
      <w:r>
        <w:t>” flow of events</w:t>
      </w:r>
      <w:bookmarkEnd w:id="193"/>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194" w:name="_Toc476922910"/>
      <w:r>
        <w:rPr>
          <w:noProof/>
        </w:rPr>
        <w:t>Review and Manage Module screens mockup</w:t>
      </w:r>
      <w:r w:rsidR="00434DFA">
        <w:rPr>
          <w:noProof/>
        </w:rPr>
        <w:t>s</w:t>
      </w:r>
      <w:bookmarkEnd w:id="194"/>
    </w:p>
    <w:p w14:paraId="1E2B125F" w14:textId="280B8904" w:rsidR="00A20307" w:rsidRPr="00A20307" w:rsidRDefault="00A20307" w:rsidP="002409CD">
      <w:pPr>
        <w:pStyle w:val="Heading3"/>
      </w:pPr>
      <w:bookmarkStart w:id="195" w:name="_Toc476922911"/>
      <w:r>
        <w:t>General mockup for all modules, except Revision</w:t>
      </w:r>
      <w:bookmarkEnd w:id="195"/>
    </w:p>
    <w:p w14:paraId="0BF5A12D" w14:textId="0BE9D420" w:rsidR="00E17754" w:rsidRDefault="00E15CCA" w:rsidP="002409CD">
      <w:pPr>
        <w:rPr>
          <w:noProof/>
        </w:rPr>
      </w:pPr>
      <w:r>
        <w:object w:dxaOrig="9348" w:dyaOrig="6192" w14:anchorId="1D36B44F">
          <v:shape id="_x0000_i1049" type="#_x0000_t75" style="width:473.55pt;height:51.85pt" o:ole="">
            <v:imagedata r:id="rId21" o:title="" cropbottom="54834f"/>
          </v:shape>
          <o:OLEObject Type="Embed" ProgID="PBrush" ShapeID="_x0000_i1049" DrawAspect="Content" ObjectID="_1550990816" r:id="rId54"/>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102E0DB0" w14:textId="77777777" w:rsidTr="00DA6C59">
        <w:trPr>
          <w:trHeight w:val="210"/>
        </w:trPr>
        <w:tc>
          <w:tcPr>
            <w:tcW w:w="954" w:type="pct"/>
            <w:shd w:val="clear" w:color="auto" w:fill="DBE5F1" w:themeFill="accent1" w:themeFillTint="33"/>
          </w:tcPr>
          <w:p w14:paraId="3DB0F646" w14:textId="77777777" w:rsidR="00E17754" w:rsidRPr="00E17754" w:rsidRDefault="00E17754" w:rsidP="002409CD">
            <w:r w:rsidRPr="00E17754">
              <w:t xml:space="preserve">                                                                                                                                            </w:t>
            </w:r>
          </w:p>
        </w:tc>
        <w:tc>
          <w:tcPr>
            <w:tcW w:w="929" w:type="pct"/>
            <w:shd w:val="clear" w:color="auto" w:fill="DBE5F1" w:themeFill="accent1" w:themeFillTint="33"/>
          </w:tcPr>
          <w:p w14:paraId="48E4B618" w14:textId="77777777" w:rsidR="00E17754" w:rsidRPr="00E17754" w:rsidRDefault="00E17754" w:rsidP="002409CD">
            <w:r w:rsidRPr="00E17754">
              <w:t>Related type/mechanism</w:t>
            </w:r>
          </w:p>
        </w:tc>
        <w:tc>
          <w:tcPr>
            <w:tcW w:w="250"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2" w:type="pct"/>
            <w:shd w:val="clear" w:color="auto" w:fill="DBE5F1" w:themeFill="accent1" w:themeFillTint="33"/>
          </w:tcPr>
          <w:p w14:paraId="3869202E" w14:textId="77777777" w:rsidR="00E17754" w:rsidRPr="00E17754" w:rsidRDefault="00E17754" w:rsidP="002409CD">
            <w:r w:rsidRPr="00E17754">
              <w:t>Form Name</w:t>
            </w:r>
          </w:p>
        </w:tc>
        <w:tc>
          <w:tcPr>
            <w:tcW w:w="610" w:type="pct"/>
            <w:shd w:val="clear" w:color="auto" w:fill="DBE5F1" w:themeFill="accent1" w:themeFillTint="33"/>
          </w:tcPr>
          <w:p w14:paraId="34045017" w14:textId="77777777" w:rsidR="00E17754" w:rsidRPr="00E17754" w:rsidRDefault="00E17754" w:rsidP="002409CD">
            <w:r w:rsidRPr="00E17754">
              <w:t>Form type</w:t>
            </w:r>
          </w:p>
        </w:tc>
        <w:tc>
          <w:tcPr>
            <w:tcW w:w="760"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DA6C59">
        <w:trPr>
          <w:trHeight w:val="210"/>
        </w:trPr>
        <w:tc>
          <w:tcPr>
            <w:tcW w:w="954" w:type="pct"/>
            <w:vMerge w:val="restart"/>
          </w:tcPr>
          <w:p w14:paraId="51CFC538" w14:textId="77777777" w:rsidR="00E17754" w:rsidRPr="00E17754" w:rsidRDefault="00E17754" w:rsidP="002409CD">
            <w:r w:rsidRPr="00E17754">
              <w:rPr>
                <w:rFonts w:eastAsia="Calibri"/>
              </w:rPr>
              <w:object w:dxaOrig="156" w:dyaOrig="144" w14:anchorId="6934EF92">
                <v:shape id="_x0000_i1050" type="#_x0000_t75" style="width:14.15pt;height:14.55pt" o:ole="">
                  <v:imagedata r:id="rId23" o:title=""/>
                </v:shape>
                <o:OLEObject Type="Embed" ProgID="PBrush" ShapeID="_x0000_i1050" DrawAspect="Content" ObjectID="_1550990817" r:id="rId55"/>
              </w:object>
            </w:r>
            <w:r w:rsidRPr="00E17754">
              <w:t xml:space="preserve"> New Type/Mechanism combinations added:</w:t>
            </w:r>
          </w:p>
        </w:tc>
        <w:tc>
          <w:tcPr>
            <w:tcW w:w="929" w:type="pct"/>
          </w:tcPr>
          <w:p w14:paraId="2ACDDC99" w14:textId="77777777" w:rsidR="00E17754" w:rsidRPr="00E17754" w:rsidRDefault="00E17754" w:rsidP="002409CD">
            <w:pPr>
              <w:rPr>
                <w:color w:val="0070C0"/>
                <w:u w:val="single"/>
              </w:rPr>
            </w:pPr>
            <w:r w:rsidRPr="00E17754">
              <w:t>1/T21; 2/K23</w:t>
            </w:r>
          </w:p>
        </w:tc>
        <w:tc>
          <w:tcPr>
            <w:tcW w:w="250"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1" type="#_x0000_t75" style="width:12.85pt;height:12.85pt" o:ole="">
                  <v:imagedata r:id="rId25" o:title=""/>
                </v:shape>
                <o:OLEObject Type="Embed" ProgID="PBrush" ShapeID="_x0000_i1051" DrawAspect="Content" ObjectID="_1550990818" r:id="rId56"/>
              </w:object>
            </w:r>
          </w:p>
        </w:tc>
        <w:tc>
          <w:tcPr>
            <w:tcW w:w="635" w:type="pct"/>
          </w:tcPr>
          <w:p w14:paraId="7DAEF634" w14:textId="77777777" w:rsidR="00E17754" w:rsidRPr="00E17754" w:rsidRDefault="00E17754" w:rsidP="002409CD">
            <w:pPr>
              <w:rPr>
                <w:color w:val="0070C0"/>
              </w:rPr>
            </w:pPr>
            <w:r w:rsidRPr="00E17754">
              <w:t>10/20/2016</w:t>
            </w:r>
          </w:p>
        </w:tc>
        <w:tc>
          <w:tcPr>
            <w:tcW w:w="862" w:type="pct"/>
          </w:tcPr>
          <w:p w14:paraId="3C2813D0" w14:textId="77777777" w:rsidR="00E17754" w:rsidRPr="00E17754" w:rsidRDefault="00E17754" w:rsidP="002409CD">
            <w:r w:rsidRPr="00E17754">
              <w:t xml:space="preserve">&lt;form name 1&gt;   </w:t>
            </w:r>
          </w:p>
        </w:tc>
        <w:tc>
          <w:tcPr>
            <w:tcW w:w="610" w:type="pct"/>
          </w:tcPr>
          <w:p w14:paraId="688CF431" w14:textId="77777777" w:rsidR="00E17754" w:rsidRPr="00E17754" w:rsidRDefault="00E17754" w:rsidP="002409CD">
            <w:r w:rsidRPr="00E17754">
              <w:t>Program</w:t>
            </w:r>
          </w:p>
        </w:tc>
        <w:tc>
          <w:tcPr>
            <w:tcW w:w="760"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0A0370A7" w14:textId="77777777" w:rsidTr="00DA6C59">
        <w:trPr>
          <w:trHeight w:val="210"/>
        </w:trPr>
        <w:tc>
          <w:tcPr>
            <w:tcW w:w="954" w:type="pct"/>
            <w:vMerge/>
          </w:tcPr>
          <w:p w14:paraId="707D86EC" w14:textId="77777777" w:rsidR="00E17754" w:rsidRPr="00E17754" w:rsidRDefault="00E17754" w:rsidP="002409CD"/>
        </w:tc>
        <w:tc>
          <w:tcPr>
            <w:tcW w:w="929"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2" type="#_x0000_t75" style="width:12pt;height:12.85pt" o:ole="">
                  <v:imagedata r:id="rId27" o:title=""/>
                </v:shape>
                <o:OLEObject Type="Embed" ProgID="PBrush" ShapeID="_x0000_i1052" DrawAspect="Content" ObjectID="_1550990819" r:id="rId57"/>
              </w:object>
            </w:r>
          </w:p>
        </w:tc>
        <w:tc>
          <w:tcPr>
            <w:tcW w:w="635" w:type="pct"/>
          </w:tcPr>
          <w:p w14:paraId="1691BFAF" w14:textId="77777777" w:rsidR="00E17754" w:rsidRPr="00E17754" w:rsidRDefault="00E17754" w:rsidP="002409CD">
            <w:pPr>
              <w:rPr>
                <w:color w:val="7C17A9"/>
                <w:u w:val="single"/>
              </w:rPr>
            </w:pPr>
            <w:r w:rsidRPr="00E17754">
              <w:t>11/01/2016</w:t>
            </w:r>
          </w:p>
        </w:tc>
        <w:tc>
          <w:tcPr>
            <w:tcW w:w="862" w:type="pct"/>
          </w:tcPr>
          <w:p w14:paraId="70735AB0" w14:textId="77777777" w:rsidR="00E17754" w:rsidRPr="00E17754" w:rsidRDefault="00E17754" w:rsidP="002409CD">
            <w:r w:rsidRPr="00E17754">
              <w:t>&lt;form name M&gt;</w:t>
            </w:r>
          </w:p>
        </w:tc>
        <w:tc>
          <w:tcPr>
            <w:tcW w:w="610" w:type="pct"/>
          </w:tcPr>
          <w:p w14:paraId="146B0209" w14:textId="77777777" w:rsidR="00E17754" w:rsidRPr="00E17754" w:rsidRDefault="00E17754" w:rsidP="002409CD">
            <w:r w:rsidRPr="00E17754">
              <w:t>Program</w:t>
            </w:r>
          </w:p>
        </w:tc>
        <w:tc>
          <w:tcPr>
            <w:tcW w:w="760" w:type="pct"/>
          </w:tcPr>
          <w:p w14:paraId="6839BC8E" w14:textId="02081BBA" w:rsidR="00E17754" w:rsidRPr="00E17754" w:rsidRDefault="00E17754" w:rsidP="002409CD"/>
        </w:tc>
      </w:tr>
      <w:tr w:rsidR="00E17754" w:rsidRPr="00E17754" w14:paraId="74062747" w14:textId="77777777" w:rsidTr="00DA6C59">
        <w:trPr>
          <w:trHeight w:val="629"/>
        </w:trPr>
        <w:tc>
          <w:tcPr>
            <w:tcW w:w="954" w:type="pct"/>
          </w:tcPr>
          <w:p w14:paraId="41055AB5" w14:textId="77777777" w:rsidR="00E17754" w:rsidRPr="00E17754" w:rsidRDefault="00E17754" w:rsidP="002409CD">
            <w:r w:rsidRPr="00E17754">
              <w:rPr>
                <w:rFonts w:eastAsia="Calibri"/>
              </w:rPr>
              <w:object w:dxaOrig="156" w:dyaOrig="144" w14:anchorId="1ECA97A7">
                <v:shape id="_x0000_i1053" type="#_x0000_t75" style="width:16.7pt;height:14.55pt" o:ole="">
                  <v:imagedata r:id="rId23" o:title=""/>
                </v:shape>
                <o:OLEObject Type="Embed" ProgID="PBrush" ShapeID="_x0000_i1053" DrawAspect="Content" ObjectID="_1550990820" r:id="rId58"/>
              </w:object>
            </w:r>
            <w:r w:rsidRPr="00E17754">
              <w:t>Existing Type/Mechanism combinations deleted:</w:t>
            </w:r>
          </w:p>
        </w:tc>
        <w:tc>
          <w:tcPr>
            <w:tcW w:w="929" w:type="pct"/>
          </w:tcPr>
          <w:p w14:paraId="0575B9C2" w14:textId="77777777" w:rsidR="00E17754" w:rsidRPr="00E17754" w:rsidRDefault="00E17754" w:rsidP="002409CD">
            <w:pPr>
              <w:rPr>
                <w:b/>
              </w:rPr>
            </w:pPr>
            <w:r w:rsidRPr="00E17754">
              <w:t>3/T24</w:t>
            </w:r>
          </w:p>
        </w:tc>
        <w:tc>
          <w:tcPr>
            <w:tcW w:w="250"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2" w:type="pct"/>
          </w:tcPr>
          <w:p w14:paraId="5D278BE4" w14:textId="77777777" w:rsidR="00E17754" w:rsidRPr="00E17754" w:rsidRDefault="00E17754" w:rsidP="002409CD"/>
        </w:tc>
        <w:tc>
          <w:tcPr>
            <w:tcW w:w="610" w:type="pct"/>
          </w:tcPr>
          <w:p w14:paraId="512E8E88" w14:textId="77777777" w:rsidR="00E17754" w:rsidRPr="00E17754" w:rsidRDefault="00E17754" w:rsidP="002409CD"/>
        </w:tc>
        <w:tc>
          <w:tcPr>
            <w:tcW w:w="760" w:type="pct"/>
          </w:tcPr>
          <w:p w14:paraId="021ED60B" w14:textId="77777777" w:rsidR="00E17754" w:rsidRPr="00E17754" w:rsidRDefault="00E17754" w:rsidP="002409CD"/>
        </w:tc>
      </w:tr>
      <w:tr w:rsidR="00E17754" w:rsidRPr="00E17754" w14:paraId="08327670" w14:textId="77777777" w:rsidTr="00DA6C59">
        <w:trPr>
          <w:trHeight w:val="422"/>
        </w:trPr>
        <w:tc>
          <w:tcPr>
            <w:tcW w:w="954" w:type="pct"/>
            <w:vMerge w:val="restart"/>
          </w:tcPr>
          <w:p w14:paraId="2B1DD358" w14:textId="77777777" w:rsidR="00E17754" w:rsidRPr="00E17754" w:rsidRDefault="00E17754" w:rsidP="002409CD">
            <w:r w:rsidRPr="00E17754">
              <w:rPr>
                <w:rFonts w:eastAsia="Calibri"/>
              </w:rPr>
              <w:object w:dxaOrig="156" w:dyaOrig="144" w14:anchorId="5D289F68">
                <v:shape id="_x0000_i1054" type="#_x0000_t75" style="width:16.7pt;height:14.55pt" o:ole="">
                  <v:imagedata r:id="rId23" o:title=""/>
                </v:shape>
                <o:OLEObject Type="Embed" ProgID="PBrush" ShapeID="_x0000_i1054" DrawAspect="Content" ObjectID="_1550990821" r:id="rId59"/>
              </w:object>
            </w:r>
            <w:r w:rsidRPr="00E17754">
              <w:t>Existing Type/Mechanism combinations where questionnaire is updated:</w:t>
            </w:r>
          </w:p>
        </w:tc>
        <w:tc>
          <w:tcPr>
            <w:tcW w:w="929" w:type="pct"/>
          </w:tcPr>
          <w:p w14:paraId="3241ADD0" w14:textId="77777777" w:rsidR="00E17754" w:rsidRPr="00E17754" w:rsidRDefault="00E17754" w:rsidP="002409CD">
            <w:pPr>
              <w:rPr>
                <w:color w:val="7C17A9"/>
                <w:u w:val="single"/>
              </w:rPr>
            </w:pPr>
            <w:r w:rsidRPr="00E17754">
              <w:t>1/R21; 3/U15</w:t>
            </w:r>
          </w:p>
        </w:tc>
        <w:tc>
          <w:tcPr>
            <w:tcW w:w="250"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5" type="#_x0000_t75" style="width:12.85pt;height:12.85pt" o:ole="">
                  <v:imagedata r:id="rId25" o:title=""/>
                </v:shape>
                <o:OLEObject Type="Embed" ProgID="PBrush" ShapeID="_x0000_i1055" DrawAspect="Content" ObjectID="_1550990822" r:id="rId60"/>
              </w:object>
            </w:r>
          </w:p>
        </w:tc>
        <w:tc>
          <w:tcPr>
            <w:tcW w:w="635" w:type="pct"/>
          </w:tcPr>
          <w:p w14:paraId="0561A6C7" w14:textId="77777777" w:rsidR="00E17754" w:rsidRPr="00E17754" w:rsidRDefault="00E17754" w:rsidP="002409CD">
            <w:pPr>
              <w:rPr>
                <w:color w:val="7C17A9"/>
                <w:u w:val="single"/>
              </w:rPr>
            </w:pPr>
            <w:r w:rsidRPr="00E17754">
              <w:t>11/03/2016</w:t>
            </w:r>
          </w:p>
        </w:tc>
        <w:tc>
          <w:tcPr>
            <w:tcW w:w="862" w:type="pct"/>
          </w:tcPr>
          <w:p w14:paraId="0E47DF89" w14:textId="77777777" w:rsidR="00E17754" w:rsidRPr="00E17754" w:rsidRDefault="00E17754" w:rsidP="002409CD">
            <w:r w:rsidRPr="00E17754">
              <w:t>&lt;form name 3&gt;</w:t>
            </w:r>
          </w:p>
        </w:tc>
        <w:tc>
          <w:tcPr>
            <w:tcW w:w="610" w:type="pct"/>
          </w:tcPr>
          <w:p w14:paraId="765749EE" w14:textId="77777777" w:rsidR="00E17754" w:rsidRPr="00E17754" w:rsidRDefault="00E17754" w:rsidP="002409CD">
            <w:r w:rsidRPr="00E17754">
              <w:t>Program</w:t>
            </w:r>
          </w:p>
        </w:tc>
        <w:tc>
          <w:tcPr>
            <w:tcW w:w="760" w:type="pct"/>
          </w:tcPr>
          <w:p w14:paraId="0DBC3463" w14:textId="77777777" w:rsidR="00E17754" w:rsidRPr="00E17754" w:rsidRDefault="00E17754" w:rsidP="002409CD">
            <w:r w:rsidRPr="00E17754">
              <w:t>Y (Brad Pitt)</w:t>
            </w:r>
          </w:p>
        </w:tc>
      </w:tr>
      <w:tr w:rsidR="00E17754" w:rsidRPr="00E17754" w14:paraId="4C3A06CF" w14:textId="77777777" w:rsidTr="00DA6C59">
        <w:trPr>
          <w:trHeight w:val="350"/>
        </w:trPr>
        <w:tc>
          <w:tcPr>
            <w:tcW w:w="954" w:type="pct"/>
            <w:vMerge/>
          </w:tcPr>
          <w:p w14:paraId="12F64A35" w14:textId="77777777" w:rsidR="00E17754" w:rsidRPr="00E17754" w:rsidRDefault="00E17754" w:rsidP="002409CD"/>
        </w:tc>
        <w:tc>
          <w:tcPr>
            <w:tcW w:w="929" w:type="pct"/>
          </w:tcPr>
          <w:p w14:paraId="0D898A7B" w14:textId="77777777" w:rsidR="00E17754" w:rsidRPr="00E17754" w:rsidRDefault="00E17754" w:rsidP="002409CD">
            <w:pPr>
              <w:rPr>
                <w:color w:val="0070C0"/>
                <w:u w:val="single"/>
              </w:rPr>
            </w:pPr>
            <w:r w:rsidRPr="00E17754">
              <w:t>2/R44</w:t>
            </w:r>
          </w:p>
        </w:tc>
        <w:tc>
          <w:tcPr>
            <w:tcW w:w="250"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56" type="#_x0000_t75" style="width:12pt;height:12.85pt" o:ole="">
                  <v:imagedata r:id="rId27" o:title=""/>
                </v:shape>
                <o:OLEObject Type="Embed" ProgID="PBrush" ShapeID="_x0000_i1056" DrawAspect="Content" ObjectID="_1550990823" r:id="rId61"/>
              </w:object>
            </w:r>
          </w:p>
        </w:tc>
        <w:tc>
          <w:tcPr>
            <w:tcW w:w="635" w:type="pct"/>
          </w:tcPr>
          <w:p w14:paraId="358D133B" w14:textId="77777777" w:rsidR="00E17754" w:rsidRPr="00E17754" w:rsidRDefault="00E17754" w:rsidP="002409CD"/>
        </w:tc>
        <w:tc>
          <w:tcPr>
            <w:tcW w:w="862" w:type="pct"/>
          </w:tcPr>
          <w:p w14:paraId="00279F78" w14:textId="77777777" w:rsidR="00E17754" w:rsidRPr="00E17754" w:rsidRDefault="00E17754" w:rsidP="002409CD">
            <w:pPr>
              <w:rPr>
                <w:color w:val="7C17A9"/>
              </w:rPr>
            </w:pPr>
            <w:r w:rsidRPr="00E17754">
              <w:t>&lt;form name A&gt;</w:t>
            </w:r>
          </w:p>
        </w:tc>
        <w:tc>
          <w:tcPr>
            <w:tcW w:w="610" w:type="pct"/>
          </w:tcPr>
          <w:p w14:paraId="0B1D7AB1" w14:textId="6ACF4044" w:rsidR="00E17754" w:rsidRPr="00E17754" w:rsidRDefault="00DA6C59" w:rsidP="002409CD">
            <w:r w:rsidRPr="00E17754">
              <w:t>Program</w:t>
            </w:r>
          </w:p>
        </w:tc>
        <w:tc>
          <w:tcPr>
            <w:tcW w:w="760" w:type="pct"/>
          </w:tcPr>
          <w:p w14:paraId="04F87F58" w14:textId="77777777" w:rsidR="00E17754" w:rsidRPr="00E17754" w:rsidRDefault="00E17754" w:rsidP="002409CD"/>
        </w:tc>
      </w:tr>
      <w:tr w:rsidR="00E17754" w:rsidRPr="00E17754" w14:paraId="05C55A5A" w14:textId="77777777" w:rsidTr="00DA6C59">
        <w:trPr>
          <w:trHeight w:val="350"/>
        </w:trPr>
        <w:tc>
          <w:tcPr>
            <w:tcW w:w="954" w:type="pct"/>
          </w:tcPr>
          <w:p w14:paraId="69241874" w14:textId="77777777" w:rsidR="00E17754" w:rsidRPr="00E17754" w:rsidRDefault="00E17754" w:rsidP="002409CD">
            <w:r w:rsidRPr="00E17754">
              <w:rPr>
                <w:rFonts w:eastAsia="Calibri"/>
              </w:rPr>
              <w:object w:dxaOrig="156" w:dyaOrig="144" w14:anchorId="49D2F940">
                <v:shape id="_x0000_i1057" type="#_x0000_t75" style="width:14.15pt;height:14.55pt" o:ole="">
                  <v:imagedata r:id="rId33" o:title=""/>
                </v:shape>
                <o:OLEObject Type="Embed" ProgID="PBrush" ShapeID="_x0000_i1057" DrawAspect="Content" ObjectID="_1550990824" r:id="rId62"/>
              </w:object>
            </w:r>
            <w:r w:rsidRPr="00E17754">
              <w:t>Existing Type/Mechanism combinations with no changes:</w:t>
            </w:r>
          </w:p>
        </w:tc>
        <w:tc>
          <w:tcPr>
            <w:tcW w:w="929" w:type="pct"/>
          </w:tcPr>
          <w:p w14:paraId="28CB0A9C" w14:textId="77777777" w:rsidR="00E17754" w:rsidRPr="00E17754" w:rsidRDefault="00E17754" w:rsidP="002409CD"/>
        </w:tc>
        <w:tc>
          <w:tcPr>
            <w:tcW w:w="250"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2" w:type="pct"/>
          </w:tcPr>
          <w:p w14:paraId="70A7B4BC" w14:textId="77777777" w:rsidR="00E17754" w:rsidRPr="00E17754" w:rsidRDefault="00E17754" w:rsidP="002409CD"/>
        </w:tc>
        <w:tc>
          <w:tcPr>
            <w:tcW w:w="610" w:type="pct"/>
          </w:tcPr>
          <w:p w14:paraId="6CCD8D0D" w14:textId="77777777" w:rsidR="00E17754" w:rsidRPr="00E17754" w:rsidRDefault="00E17754" w:rsidP="002409CD"/>
        </w:tc>
        <w:tc>
          <w:tcPr>
            <w:tcW w:w="760"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196" w:name="_Toc476922912"/>
      <w:r>
        <w:t>“Existing Type/Mechanism combinations with no changes” section mockup</w:t>
      </w:r>
      <w:bookmarkEnd w:id="196"/>
    </w:p>
    <w:p w14:paraId="24A1D0CC" w14:textId="77777777" w:rsidR="00986913" w:rsidRDefault="00986913" w:rsidP="002409CD">
      <w:pPr>
        <w:pStyle w:val="BodyText"/>
      </w:pPr>
    </w:p>
    <w:p w14:paraId="6DC91316" w14:textId="77777777" w:rsidR="00986913" w:rsidRDefault="00986913" w:rsidP="002409CD">
      <w:pPr>
        <w:pStyle w:val="BodyText"/>
      </w:pPr>
    </w:p>
    <w:p w14:paraId="33235EEA" w14:textId="77777777" w:rsidR="00986913" w:rsidRDefault="00986913" w:rsidP="002409CD">
      <w:pPr>
        <w:pStyle w:val="BodyText"/>
      </w:pPr>
    </w:p>
    <w:p w14:paraId="291684E8" w14:textId="3659EE9A"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58" type="#_x0000_t75" style="width:16.7pt;height:14.55pt" o:ole="">
                  <v:imagedata r:id="rId23" o:title=""/>
                </v:shape>
                <o:OLEObject Type="Embed" ProgID="PBrush" ShapeID="_x0000_i1058" DrawAspect="Content" ObjectID="_1550990825" r:id="rId63"/>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55D5433E" w:rsidR="00A20307" w:rsidRPr="00E17754" w:rsidRDefault="00DA6C59" w:rsidP="002409CD">
            <w:r w:rsidRPr="00E17754">
              <w:t>Program</w:t>
            </w:r>
          </w:p>
        </w:tc>
        <w:tc>
          <w:tcPr>
            <w:tcW w:w="761" w:type="pct"/>
          </w:tcPr>
          <w:p w14:paraId="2AC35CFB" w14:textId="77777777" w:rsidR="00A20307" w:rsidRPr="00E17754" w:rsidRDefault="00A20307" w:rsidP="002409CD"/>
        </w:tc>
      </w:tr>
    </w:tbl>
    <w:p w14:paraId="2C551B43" w14:textId="7EA6583B" w:rsidR="00A20307" w:rsidRDefault="00986913" w:rsidP="002409CD">
      <w:pPr>
        <w:pStyle w:val="BodyText"/>
      </w:pPr>
      <w:r>
        <w:t>Form is read-only</w:t>
      </w:r>
    </w:p>
    <w:p w14:paraId="5D7638E2" w14:textId="3CC663F1" w:rsidR="00F01C3C" w:rsidRDefault="00F01C3C" w:rsidP="002409CD">
      <w:pPr>
        <w:pStyle w:val="Heading3"/>
      </w:pPr>
      <w:bookmarkStart w:id="197" w:name="_Toc476922913"/>
      <w:r>
        <w:t>Revision module mockup</w:t>
      </w:r>
      <w:bookmarkEnd w:id="197"/>
    </w:p>
    <w:p w14:paraId="0E83D5D3" w14:textId="77777777" w:rsidR="005D2440" w:rsidRDefault="005D2440" w:rsidP="002409CD">
      <w:pPr>
        <w:pStyle w:val="BodyText"/>
      </w:pPr>
    </w:p>
    <w:p w14:paraId="50278E6E" w14:textId="59DD0133" w:rsidR="00F01C3C" w:rsidRPr="00DA6C59" w:rsidRDefault="005D2440" w:rsidP="002409CD">
      <w:pPr>
        <w:pStyle w:val="BodyText"/>
        <w:rPr>
          <w:b/>
          <w:color w:val="0070C0"/>
          <w:sz w:val="22"/>
        </w:rPr>
      </w:pPr>
      <w:r w:rsidRPr="00DA6C59">
        <w:rPr>
          <w:b/>
          <w:color w:val="0070C0"/>
          <w:sz w:val="22"/>
        </w:rPr>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59" type="#_x0000_t75" style="width:137.55pt;height:31.7pt" o:ole="">
            <v:imagedata r:id="rId21" o:title="" croptop="6359f" cropbottom="54729f" cropright="52949f"/>
          </v:shape>
          <o:OLEObject Type="Embed" ProgID="PBrush" ShapeID="_x0000_i1059" DrawAspect="Content" ObjectID="_1550990826" r:id="rId64"/>
        </w:object>
      </w:r>
    </w:p>
    <w:tbl>
      <w:tblPr>
        <w:tblStyle w:val="TableGrid"/>
        <w:tblW w:w="5000" w:type="pct"/>
        <w:tblLook w:val="04A0" w:firstRow="1" w:lastRow="0" w:firstColumn="1" w:lastColumn="0" w:noHBand="0" w:noVBand="1"/>
      </w:tblPr>
      <w:tblGrid>
        <w:gridCol w:w="1831"/>
        <w:gridCol w:w="1781"/>
        <w:gridCol w:w="474"/>
        <w:gridCol w:w="1217"/>
        <w:gridCol w:w="1651"/>
        <w:gridCol w:w="1168"/>
        <w:gridCol w:w="1454"/>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0" type="#_x0000_t75" style="width:14.15pt;height:14.55pt" o:ole="">
                  <v:imagedata r:id="rId23" o:title=""/>
                </v:shape>
                <o:OLEObject Type="Embed" ProgID="PBrush" ShapeID="_x0000_i1060" DrawAspect="Content" ObjectID="_1550990827" r:id="rId65"/>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1" type="#_x0000_t75" style="width:12.85pt;height:12.85pt" o:ole="">
                  <v:imagedata r:id="rId25" o:title=""/>
                </v:shape>
                <o:OLEObject Type="Embed" ProgID="PBrush" ShapeID="_x0000_i1061" DrawAspect="Content" ObjectID="_1550990828" r:id="rId66"/>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198" w:name="_Toc476922914"/>
      <w:r>
        <w:lastRenderedPageBreak/>
        <w:t>Review and Test Module Screen Data elements</w:t>
      </w:r>
      <w:bookmarkEnd w:id="198"/>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lastRenderedPageBreak/>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form in Form Builder</w:t>
            </w:r>
          </w:p>
        </w:tc>
        <w:tc>
          <w:tcPr>
            <w:tcW w:w="1350" w:type="dxa"/>
          </w:tcPr>
          <w:p w14:paraId="401A6717" w14:textId="4610EC55" w:rsidR="00D1304A" w:rsidRDefault="00D1304A" w:rsidP="002409CD">
            <w:r>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lastRenderedPageBreak/>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199" w:name="_Toc476922915"/>
      <w:r>
        <w:rPr>
          <w:noProof/>
        </w:rPr>
        <w:t>Test Greensheet functionality</w:t>
      </w:r>
      <w:bookmarkEnd w:id="199"/>
    </w:p>
    <w:p w14:paraId="26A5C7D7" w14:textId="6E3250D6" w:rsidR="00EC5443" w:rsidRDefault="00EC5443" w:rsidP="002409CD">
      <w:pPr>
        <w:pStyle w:val="Heading2"/>
      </w:pPr>
      <w:bookmarkStart w:id="200" w:name="_Toc476922916"/>
      <w:r>
        <w:t>“Test” flow of events</w:t>
      </w:r>
      <w:bookmarkEnd w:id="200"/>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201" w:name="_Toc476922917"/>
      <w:r>
        <w:lastRenderedPageBreak/>
        <w:t xml:space="preserve">Review and Test Greensheet </w:t>
      </w:r>
      <w:r w:rsidR="00EC5443">
        <w:t>Screen mockup</w:t>
      </w:r>
      <w:bookmarkEnd w:id="201"/>
    </w:p>
    <w:p w14:paraId="422AFC4F" w14:textId="2005786B" w:rsidR="00EC5443" w:rsidRPr="00EC5443" w:rsidRDefault="00EC5443" w:rsidP="002409CD">
      <w:r>
        <w:object w:dxaOrig="8676" w:dyaOrig="4764" w14:anchorId="4518CC42">
          <v:shape id="_x0000_i1062" type="#_x0000_t75" style="width:485.55pt;height:267.45pt" o:ole="">
            <v:imagedata r:id="rId37" o:title=""/>
          </v:shape>
          <o:OLEObject Type="Embed" ProgID="PBrush" ShapeID="_x0000_i1062" DrawAspect="Content" ObjectID="_1550990829" r:id="rId67"/>
        </w:object>
      </w:r>
    </w:p>
    <w:p w14:paraId="152F06E3" w14:textId="73E95902" w:rsidR="00F12107" w:rsidRDefault="00F12107" w:rsidP="002409CD">
      <w:pPr>
        <w:pStyle w:val="Heading2"/>
      </w:pPr>
      <w:bookmarkStart w:id="202" w:name="_Toc476922918"/>
      <w:r>
        <w:t>Sub-questions</w:t>
      </w:r>
      <w:bookmarkEnd w:id="202"/>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3" type="#_x0000_t75" style="width:376.7pt;height:74.15pt" o:ole="">
            <v:imagedata r:id="rId68" o:title="" cropright="8698f"/>
          </v:shape>
          <o:OLEObject Type="Embed" ProgID="PBrush" ShapeID="_x0000_i1063" DrawAspect="Content" ObjectID="_1550990830" r:id="rId69"/>
        </w:object>
      </w:r>
    </w:p>
    <w:p w14:paraId="640F5B89" w14:textId="77777777" w:rsidR="00F12107" w:rsidRPr="00F12107" w:rsidRDefault="00F12107" w:rsidP="002409CD"/>
    <w:p w14:paraId="23373BFE" w14:textId="231602BE" w:rsidR="00EC5443" w:rsidRDefault="003A277A" w:rsidP="002409CD">
      <w:pPr>
        <w:pStyle w:val="Heading2"/>
      </w:pPr>
      <w:bookmarkStart w:id="203" w:name="_Toc476922919"/>
      <w:r>
        <w:t xml:space="preserve">Review and Test Greensheet </w:t>
      </w:r>
      <w:r w:rsidR="00EC5443">
        <w:t>Screen Data elements</w:t>
      </w:r>
      <w:bookmarkEnd w:id="203"/>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2409CD">
            <w:r w:rsidRPr="004A5C0B">
              <w:t>Element Name</w:t>
            </w:r>
          </w:p>
        </w:tc>
        <w:tc>
          <w:tcPr>
            <w:tcW w:w="369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350B08">
        <w:trPr>
          <w:trHeight w:val="314"/>
        </w:trPr>
        <w:tc>
          <w:tcPr>
            <w:tcW w:w="2178" w:type="dxa"/>
          </w:tcPr>
          <w:p w14:paraId="2E558EC9" w14:textId="7D7087DE" w:rsidR="00E10BBF" w:rsidRDefault="00E10BBF" w:rsidP="002409CD">
            <w:r>
              <w:t>Review and Test Greensheet</w:t>
            </w:r>
          </w:p>
        </w:tc>
        <w:tc>
          <w:tcPr>
            <w:tcW w:w="369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350B08">
        <w:tc>
          <w:tcPr>
            <w:tcW w:w="2178" w:type="dxa"/>
          </w:tcPr>
          <w:p w14:paraId="228A730E" w14:textId="2ED2056B" w:rsidR="00E10BBF" w:rsidRDefault="00E10BBF" w:rsidP="002409CD">
            <w:r>
              <w:lastRenderedPageBreak/>
              <w:t>Form Name</w:t>
            </w:r>
          </w:p>
        </w:tc>
        <w:tc>
          <w:tcPr>
            <w:tcW w:w="3690" w:type="dxa"/>
          </w:tcPr>
          <w:p w14:paraId="346C9F8D" w14:textId="7FEADF73" w:rsidR="00E10BBF" w:rsidRDefault="00B63610" w:rsidP="002409CD">
            <w:r>
              <w:t>Displays form name that is exported from Form Builder</w:t>
            </w:r>
          </w:p>
        </w:tc>
        <w:tc>
          <w:tcPr>
            <w:tcW w:w="1440" w:type="dxa"/>
          </w:tcPr>
          <w:p w14:paraId="4631B84B" w14:textId="32353064" w:rsidR="00E10BBF" w:rsidRDefault="00B63610" w:rsidP="002409CD">
            <w:r>
              <w:t>Read-only</w:t>
            </w:r>
          </w:p>
        </w:tc>
        <w:tc>
          <w:tcPr>
            <w:tcW w:w="2268" w:type="dxa"/>
          </w:tcPr>
          <w:p w14:paraId="7C77E770" w14:textId="77777777" w:rsidR="00E10BBF" w:rsidRPr="00DE06BD" w:rsidRDefault="00E10BBF" w:rsidP="002409CD"/>
        </w:tc>
      </w:tr>
      <w:tr w:rsidR="00E10BBF" w:rsidRPr="00DE06BD" w14:paraId="57214E36" w14:textId="77777777" w:rsidTr="00350B08">
        <w:tc>
          <w:tcPr>
            <w:tcW w:w="2178" w:type="dxa"/>
          </w:tcPr>
          <w:p w14:paraId="6EC40431" w14:textId="2BDB0801" w:rsidR="00E10BBF" w:rsidRDefault="00E10BBF" w:rsidP="002409CD">
            <w:r>
              <w:t>Form Type</w:t>
            </w:r>
          </w:p>
        </w:tc>
        <w:tc>
          <w:tcPr>
            <w:tcW w:w="369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350B08">
        <w:tc>
          <w:tcPr>
            <w:tcW w:w="2178" w:type="dxa"/>
          </w:tcPr>
          <w:p w14:paraId="4A3AABBD" w14:textId="753DD18B" w:rsidR="00E10BBF" w:rsidRDefault="00E10BBF" w:rsidP="002409CD">
            <w:r>
              <w:t>Applied to</w:t>
            </w:r>
          </w:p>
        </w:tc>
        <w:tc>
          <w:tcPr>
            <w:tcW w:w="369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350B08">
        <w:tc>
          <w:tcPr>
            <w:tcW w:w="2178" w:type="dxa"/>
          </w:tcPr>
          <w:p w14:paraId="4D7E4EA6" w14:textId="4B0A7D6C" w:rsidR="00E10BBF" w:rsidRDefault="00B63610" w:rsidP="002409CD">
            <w:r>
              <w:t>Print</w:t>
            </w:r>
          </w:p>
        </w:tc>
        <w:tc>
          <w:tcPr>
            <w:tcW w:w="369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350B08">
        <w:tc>
          <w:tcPr>
            <w:tcW w:w="2178" w:type="dxa"/>
          </w:tcPr>
          <w:p w14:paraId="3ED27D61" w14:textId="76D216BD" w:rsidR="00E10BBF" w:rsidRDefault="00B63610" w:rsidP="002409CD">
            <w:r>
              <w:t>Testing Completed</w:t>
            </w:r>
          </w:p>
        </w:tc>
        <w:tc>
          <w:tcPr>
            <w:tcW w:w="369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350B08">
        <w:tc>
          <w:tcPr>
            <w:tcW w:w="2178" w:type="dxa"/>
          </w:tcPr>
          <w:p w14:paraId="7C31DC88" w14:textId="5331FCF1" w:rsidR="00B63610" w:rsidRDefault="00B63610" w:rsidP="002409CD">
            <w:r>
              <w:t>Validate Submission</w:t>
            </w:r>
          </w:p>
        </w:tc>
        <w:tc>
          <w:tcPr>
            <w:tcW w:w="369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0"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204" w:name="_Toc464557487"/>
            <w:bookmarkStart w:id="205" w:name="_Toc464557489"/>
            <w:r w:rsidRPr="004A5C0B">
              <w:t>Alternative flows</w:t>
            </w:r>
            <w:bookmarkEnd w:id="204"/>
            <w:r>
              <w:t xml:space="preserve"> =&gt; Submit a greensheet</w:t>
            </w:r>
            <w:bookmarkEnd w:id="205"/>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350B08">
        <w:tc>
          <w:tcPr>
            <w:tcW w:w="2178" w:type="dxa"/>
          </w:tcPr>
          <w:p w14:paraId="15E56076" w14:textId="09C89134" w:rsidR="00B63610" w:rsidRDefault="00B63610" w:rsidP="002409CD">
            <w:r>
              <w:lastRenderedPageBreak/>
              <w:t>Clear All Answers</w:t>
            </w:r>
          </w:p>
        </w:tc>
        <w:tc>
          <w:tcPr>
            <w:tcW w:w="369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1"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206" w:name="_Toc464557488"/>
            <w:r>
              <w:t>Edit and Save a greensheet</w:t>
            </w:r>
            <w:bookmarkEnd w:id="206"/>
            <w:r>
              <w:t xml:space="preserve"> =&gt; </w:t>
            </w:r>
            <w:r w:rsidRPr="00E2236D">
              <w:rPr>
                <w:color w:val="000000"/>
                <w:szCs w:val="24"/>
              </w:rPr>
              <w:t>Clear All Answers</w:t>
            </w:r>
          </w:p>
        </w:tc>
      </w:tr>
      <w:tr w:rsidR="00B63610" w:rsidRPr="00DE06BD" w14:paraId="0C2B8C55" w14:textId="77777777" w:rsidTr="00350B08">
        <w:tc>
          <w:tcPr>
            <w:tcW w:w="2178" w:type="dxa"/>
          </w:tcPr>
          <w:p w14:paraId="01736255" w14:textId="0383E423" w:rsidR="00B63610" w:rsidRDefault="00B63610" w:rsidP="002409CD">
            <w:r>
              <w:t>View All Comments</w:t>
            </w:r>
          </w:p>
        </w:tc>
        <w:tc>
          <w:tcPr>
            <w:tcW w:w="369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2"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350B08">
        <w:tc>
          <w:tcPr>
            <w:tcW w:w="2178" w:type="dxa"/>
          </w:tcPr>
          <w:p w14:paraId="28B48B2B" w14:textId="3DD4315D" w:rsidR="00B63610" w:rsidRDefault="00B63610" w:rsidP="002409CD">
            <w:r>
              <w:t>Close</w:t>
            </w:r>
          </w:p>
        </w:tc>
        <w:tc>
          <w:tcPr>
            <w:tcW w:w="369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350B08">
        <w:tc>
          <w:tcPr>
            <w:tcW w:w="2178" w:type="dxa"/>
          </w:tcPr>
          <w:p w14:paraId="23D38E7D" w14:textId="3733803D" w:rsidR="00B63610" w:rsidRDefault="00B63610" w:rsidP="002409CD">
            <w:r>
              <w:t>Close and Go Back</w:t>
            </w:r>
          </w:p>
        </w:tc>
        <w:tc>
          <w:tcPr>
            <w:tcW w:w="369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lastRenderedPageBreak/>
              <w:t xml:space="preserve">For description of elements, please refer to </w:t>
            </w:r>
            <w:hyperlink r:id="rId73"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207" w:name="_Toc464557506"/>
            <w:bookmarkStart w:id="208" w:name="_Toc464557509"/>
            <w:r w:rsidRPr="004A5C0B">
              <w:t>USER INTERFACE</w:t>
            </w:r>
            <w:bookmarkEnd w:id="207"/>
            <w:r>
              <w:t xml:space="preserve"> =&gt; UI elements and rules</w:t>
            </w:r>
            <w:bookmarkEnd w:id="208"/>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209" w:name="_Toc476922920"/>
      <w:r>
        <w:rPr>
          <w:noProof/>
        </w:rPr>
        <w:t>Promote or Reject the module functionality</w:t>
      </w:r>
      <w:bookmarkEnd w:id="209"/>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2409CD">
      <w:pPr>
        <w:pStyle w:val="BodyText"/>
        <w:numPr>
          <w:ilvl w:val="0"/>
          <w:numId w:val="12"/>
        </w:numPr>
        <w:rPr>
          <w:ins w:id="210" w:author="Tulchinskaya, Gaby (NIH/NCI) [C]" w:date="2017-02-15T12:26:00Z"/>
        </w:rPr>
      </w:pPr>
      <w:r>
        <w:rPr>
          <w:noProof/>
        </w:rPr>
        <w:t>The system:</w:t>
      </w:r>
    </w:p>
    <w:p w14:paraId="4C878324" w14:textId="023BE502" w:rsidR="00312398" w:rsidRDefault="00312398" w:rsidP="00312398">
      <w:pPr>
        <w:pStyle w:val="BodyText"/>
        <w:ind w:left="360"/>
      </w:pPr>
      <w:ins w:id="211" w:author="Tulchinskaya, Gaby (NIH/NCI) [C]" w:date="2017-02-15T12:26:00Z">
        <w:r>
          <w:t>If Actor requested to Promote module:</w:t>
        </w:r>
      </w:ins>
    </w:p>
    <w:p w14:paraId="1A31F5E5" w14:textId="6C65F5BE" w:rsidR="00312398" w:rsidRDefault="00312398" w:rsidP="002409CD">
      <w:pPr>
        <w:pStyle w:val="BodyText"/>
        <w:numPr>
          <w:ilvl w:val="1"/>
          <w:numId w:val="12"/>
        </w:numPr>
        <w:rPr>
          <w:ins w:id="212" w:author="Tulchinskaya, Gaby (NIH/NCI) [C]" w:date="2017-02-15T12:23:00Z"/>
        </w:rPr>
      </w:pPr>
      <w:ins w:id="213" w:author="Tulchinskaya, Gaby (NIH/NCI) [C]" w:date="2017-02-15T12:23:00Z">
        <w:r>
          <w:t xml:space="preserve">The system checks if all forms that were added and/or modified in the module were tested. </w:t>
        </w:r>
      </w:ins>
    </w:p>
    <w:p w14:paraId="1E917BA7" w14:textId="0476DFC5" w:rsidR="00312398" w:rsidRDefault="00312398" w:rsidP="00312398">
      <w:pPr>
        <w:pStyle w:val="BodyText"/>
        <w:numPr>
          <w:ilvl w:val="2"/>
          <w:numId w:val="38"/>
        </w:numPr>
        <w:rPr>
          <w:ins w:id="214" w:author="Tulchinskaya, Gaby (NIH/NCI) [C]" w:date="2017-02-15T12:28:00Z"/>
        </w:rPr>
      </w:pPr>
      <w:ins w:id="215" w:author="Tulchinskaya, Gaby (NIH/NCI) [C]" w:date="2017-02-15T12:24:00Z">
        <w:r>
          <w:t>If they were tested =&gt; display a warning “</w:t>
        </w:r>
      </w:ins>
      <w:ins w:id="216" w:author="Tulchinskaya, Gaby (NIH/NCI) [C]" w:date="2017-02-15T12:25:00Z">
        <w:r>
          <w:t xml:space="preserve">You are about to </w:t>
        </w:r>
      </w:ins>
      <w:ins w:id="217" w:author="Tulchinskaya, Gaby (NIH/NCI) [C]" w:date="2017-02-15T12:27:00Z">
        <w:r>
          <w:t xml:space="preserve">PROMOTE the module. This action is irreversible. </w:t>
        </w:r>
      </w:ins>
      <w:ins w:id="218" w:author="Tulchinskaya, Gaby (NIH/NCI) [C]" w:date="2017-02-15T12:25:00Z">
        <w:r>
          <w:t xml:space="preserve"> </w:t>
        </w:r>
      </w:ins>
      <w:ins w:id="219" w:author="Tulchinskaya, Gaby (NIH/NCI) [C]" w:date="2017-02-15T12:27:00Z">
        <w:r>
          <w:t>Are you sure you want to proceed?  (Options are OK and Cancel)</w:t>
        </w:r>
      </w:ins>
    </w:p>
    <w:p w14:paraId="6DED9BBA" w14:textId="10C65E0C" w:rsidR="00312398" w:rsidRDefault="00312398" w:rsidP="00312398">
      <w:pPr>
        <w:pStyle w:val="BodyText"/>
        <w:numPr>
          <w:ilvl w:val="2"/>
          <w:numId w:val="38"/>
        </w:numPr>
        <w:rPr>
          <w:ins w:id="220" w:author="Tulchinskaya, Gaby (NIH/NCI) [C]" w:date="2017-02-15T12:23:00Z"/>
        </w:rPr>
      </w:pPr>
      <w:ins w:id="221" w:author="Tulchinskaya, Gaby (NIH/NCI) [C]" w:date="2017-02-15T12:28:00Z">
        <w:r>
          <w:t xml:space="preserve">If at least one form that was added and/or modified has NOT been tested </w:t>
        </w:r>
      </w:ins>
      <w:ins w:id="222" w:author="Tulchinskaya, Gaby (NIH/NCI) [C]" w:date="2017-02-15T12:29:00Z">
        <w:r>
          <w:t>=&gt; display a warning “Not every added and/or modified form in this module has been tested. You are about to PROMOTE the module. This action is irreversible.  Are you sure you want to proceed?  (Options are OK and Cancel)</w:t>
        </w:r>
      </w:ins>
      <w:ins w:id="223" w:author="Tulchinskaya, Gaby (NIH/NCI) [C]" w:date="2017-02-15T12:28:00Z">
        <w:r>
          <w:t xml:space="preserve"> </w:t>
        </w:r>
      </w:ins>
    </w:p>
    <w:p w14:paraId="2CCDA551" w14:textId="472C9190" w:rsidR="008D1A54" w:rsidDel="00312398" w:rsidRDefault="00A8393E" w:rsidP="002409CD">
      <w:pPr>
        <w:pStyle w:val="BodyText"/>
        <w:numPr>
          <w:ilvl w:val="1"/>
          <w:numId w:val="12"/>
        </w:numPr>
        <w:rPr>
          <w:del w:id="224" w:author="Tulchinskaya, Gaby (NIH/NCI) [C]" w:date="2017-02-15T12:29:00Z"/>
        </w:rPr>
      </w:pPr>
      <w:del w:id="225" w:author="Tulchinskaya, Gaby (NIH/NCI) [C]" w:date="2017-02-15T12:29:00Z">
        <w:r w:rsidDel="00312398">
          <w:rPr>
            <w:noProof/>
          </w:rPr>
          <w:delText>D</w:delText>
        </w:r>
        <w:r w:rsidR="007F681C" w:rsidDel="00312398">
          <w:rPr>
            <w:noProof/>
          </w:rPr>
          <w:delText>i</w:delText>
        </w:r>
        <w:r w:rsidDel="00312398">
          <w:rPr>
            <w:noProof/>
          </w:rPr>
          <w:delText>splays correcponding warning</w:delText>
        </w:r>
      </w:del>
    </w:p>
    <w:p w14:paraId="4495F1A6" w14:textId="5CE2D5B6" w:rsidR="008D1A54" w:rsidDel="00312398" w:rsidRDefault="00A8393E" w:rsidP="002409CD">
      <w:pPr>
        <w:pStyle w:val="BodyText"/>
        <w:rPr>
          <w:del w:id="226" w:author="Tulchinskaya, Gaby (NIH/NCI) [C]" w:date="2017-02-15T12:29:00Z"/>
          <w:noProof/>
        </w:rPr>
      </w:pPr>
      <w:del w:id="227" w:author="Tulchinskaya, Gaby (NIH/NCI) [C]" w:date="2017-02-15T12:29:00Z">
        <w:r w:rsidDel="00312398">
          <w:rPr>
            <w:noProof/>
          </w:rPr>
          <w:delText xml:space="preserve"> </w:delText>
        </w:r>
        <w:r w:rsidDel="00312398">
          <w:rPr>
            <w:noProof/>
          </w:rPr>
          <w:drawing>
            <wp:inline distT="0" distB="0" distL="0" distR="0" wp14:anchorId="28344E4D" wp14:editId="1A66C486">
              <wp:extent cx="2510116" cy="986117"/>
              <wp:effectExtent l="0" t="0" r="508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25046" cy="991983"/>
                      </a:xfrm>
                      <a:prstGeom prst="rect">
                        <a:avLst/>
                      </a:prstGeom>
                    </pic:spPr>
                  </pic:pic>
                </a:graphicData>
              </a:graphic>
            </wp:inline>
          </w:drawing>
        </w:r>
      </w:del>
    </w:p>
    <w:p w14:paraId="47645694" w14:textId="00642ABA" w:rsidR="008D1A54" w:rsidDel="00312398" w:rsidRDefault="004304F3" w:rsidP="002409CD">
      <w:pPr>
        <w:pStyle w:val="Caption"/>
        <w:rPr>
          <w:del w:id="228" w:author="Tulchinskaya, Gaby (NIH/NCI) [C]" w:date="2017-02-15T12:29:00Z"/>
        </w:rPr>
      </w:pPr>
      <w:del w:id="229" w:author="Tulchinskaya, Gaby (NIH/NCI) [C]" w:date="2017-02-15T12:29:00Z">
        <w:r w:rsidRPr="004304F3" w:rsidDel="00312398">
          <w:delText>or</w:delText>
        </w:r>
      </w:del>
    </w:p>
    <w:p w14:paraId="1DC7C577" w14:textId="7F9E1D6C" w:rsidR="00312398" w:rsidRPr="00312398" w:rsidRDefault="00312398" w:rsidP="00312398">
      <w:pPr>
        <w:rPr>
          <w:ins w:id="230" w:author="Tulchinskaya, Gaby (NIH/NCI) [C]" w:date="2017-02-15T12:30:00Z"/>
        </w:rPr>
      </w:pPr>
      <w:ins w:id="231" w:author="Tulchinskaya, Gaby (NIH/NCI) [C]" w:date="2017-02-15T12:30:00Z">
        <w:r>
          <w:t>If Actor requested to Reject the module, the system displays a warning:</w:t>
        </w:r>
      </w:ins>
    </w:p>
    <w:p w14:paraId="6F5A4D78" w14:textId="59784D2C" w:rsidR="00A8393E" w:rsidRDefault="00A8393E" w:rsidP="002409CD">
      <w:pPr>
        <w:pStyle w:val="BodyText"/>
      </w:pPr>
      <w:r>
        <w:rPr>
          <w:noProof/>
        </w:rPr>
        <w:drawing>
          <wp:inline distT="0" distB="0" distL="0" distR="0" wp14:anchorId="715B9E00" wp14:editId="3F6F2FE5">
            <wp:extent cx="3861018" cy="150607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90335" cy="1517506"/>
                    </a:xfrm>
                    <a:prstGeom prst="rect">
                      <a:avLst/>
                    </a:prstGeom>
                  </pic:spPr>
                </pic:pic>
              </a:graphicData>
            </a:graphic>
          </wp:inline>
        </w:drawing>
      </w:r>
    </w:p>
    <w:p w14:paraId="765AEF66" w14:textId="703A4F2F" w:rsidR="00197265" w:rsidRDefault="00312398" w:rsidP="002409CD">
      <w:pPr>
        <w:pStyle w:val="BodyText"/>
      </w:pPr>
      <w:ins w:id="232" w:author="Tulchinskaya, Gaby (NIH/NCI) [C]" w:date="2017-02-15T12:31:00Z">
        <w:r>
          <w:t xml:space="preserve">If Actor clicks Cancel, </w:t>
        </w:r>
        <w:r w:rsidR="00FE636E">
          <w:t>the warning pop up is closed; no changes on the page</w:t>
        </w:r>
      </w:ins>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325233C" w14:textId="509CD665" w:rsidR="00471939" w:rsidRPr="00FE636E" w:rsidRDefault="00FE636E" w:rsidP="00FE636E">
      <w:pPr>
        <w:pStyle w:val="BodyText"/>
        <w:numPr>
          <w:ilvl w:val="0"/>
          <w:numId w:val="15"/>
        </w:numPr>
      </w:pPr>
      <w:ins w:id="233" w:author="Tulchinskaya, Gaby (NIH/NCI) [C]" w:date="2017-02-15T12:34:00Z">
        <w:r>
          <w:t>On the same screen the system d</w:t>
        </w:r>
      </w:ins>
      <w:ins w:id="234" w:author="Tulchinskaya, Gaby (NIH/NCI) [C]" w:date="2017-02-15T12:32:00Z">
        <w:r w:rsidRPr="00FE636E">
          <w:t xml:space="preserve">isplays </w:t>
        </w:r>
      </w:ins>
      <w:ins w:id="235" w:author="Tulchinskaya, Gaby (NIH/NCI) [C]" w:date="2017-02-15T12:34:00Z">
        <w:r>
          <w:t>the c</w:t>
        </w:r>
      </w:ins>
      <w:r w:rsidR="00471939" w:rsidRPr="00FE636E">
        <w:t>onfirmation message</w:t>
      </w:r>
      <w:ins w:id="236" w:author="Tulchinskaya, Gaby (NIH/NCI) [C]" w:date="2017-02-15T12:32:00Z">
        <w:r>
          <w:t xml:space="preserve"> </w:t>
        </w:r>
      </w:ins>
      <w:ins w:id="237" w:author="Tulchinskaya, Gaby (NIH/NCI) [C]" w:date="2017-02-15T12:33:00Z">
        <w:r>
          <w:t>“The &lt;inser</w:t>
        </w:r>
      </w:ins>
      <w:ins w:id="238" w:author="Tulchinskaya, Gaby (NIH/NCI) [C]" w:date="2017-02-22T14:56:00Z">
        <w:r w:rsidR="006D21A6">
          <w:t>t</w:t>
        </w:r>
      </w:ins>
      <w:ins w:id="239" w:author="Tulchinskaya, Gaby (NIH/NCI) [C]" w:date="2017-02-15T12:33:00Z">
        <w:r>
          <w:t xml:space="preserve"> module name&gt; module has been &lt;promoted&gt;/&lt;rejected&gt;” </w:t>
        </w:r>
      </w:ins>
    </w:p>
    <w:p w14:paraId="0A2A1EC0" w14:textId="50F47AB9" w:rsidR="00A8393E" w:rsidRDefault="00471939" w:rsidP="002409CD">
      <w:pPr>
        <w:pStyle w:val="BodyText"/>
        <w:numPr>
          <w:ilvl w:val="0"/>
          <w:numId w:val="15"/>
        </w:numPr>
        <w:rPr>
          <w:ins w:id="240" w:author="Tulchinskaya, Gaby (NIH/NCI) [C]" w:date="2017-02-15T12:37:00Z"/>
        </w:rPr>
      </w:pPr>
      <w:r>
        <w:lastRenderedPageBreak/>
        <w:t>The system s</w:t>
      </w:r>
      <w:r w:rsidR="00A8393E">
        <w:t xml:space="preserve">ends </w:t>
      </w:r>
      <w:ins w:id="241" w:author="Tulchinskaya, Gaby (NIH/NCI) [C]" w:date="2017-02-15T12:36:00Z">
        <w:r w:rsidR="00FE636E">
          <w:t xml:space="preserve">automatic </w:t>
        </w:r>
      </w:ins>
      <w:r w:rsidR="00A8393E">
        <w:t xml:space="preserve">email. See this </w:t>
      </w:r>
      <w:r w:rsidR="004304F3">
        <w:t xml:space="preserve">document, </w:t>
      </w:r>
      <w:r w:rsidR="00A8393E">
        <w:t xml:space="preserve">sec. “Email Notifications about greensheets module deployment process”. </w:t>
      </w:r>
    </w:p>
    <w:p w14:paraId="4E14D95B" w14:textId="77777777" w:rsidR="00FE636E" w:rsidRDefault="00FE636E" w:rsidP="00FE636E">
      <w:pPr>
        <w:pStyle w:val="BodyText"/>
        <w:ind w:left="720"/>
      </w:pPr>
    </w:p>
    <w:p w14:paraId="0CEA64C6" w14:textId="7C681F64" w:rsidR="00A02B76" w:rsidRDefault="00FE636E" w:rsidP="002409CD">
      <w:pPr>
        <w:pStyle w:val="BodyText"/>
        <w:numPr>
          <w:ilvl w:val="0"/>
          <w:numId w:val="15"/>
        </w:numPr>
      </w:pPr>
      <w:ins w:id="242" w:author="Tulchinskaya, Gaby (NIH/NCI) [C]" w:date="2017-02-15T12:37:00Z">
        <w:r w:rsidRPr="00FE636E">
          <w:t>Note: ability to navigate</w:t>
        </w:r>
        <w:r>
          <w:t xml:space="preserve"> to “Review DRAFT greensheets” screen should be provided.  </w:t>
        </w:r>
      </w:ins>
      <w:del w:id="243" w:author="Tulchinskaya, Gaby (NIH/NCI) [C]" w:date="2017-02-15T12:38:00Z">
        <w:r w:rsidR="00A8393E" w:rsidDel="00FE636E">
          <w:delText>R</w:delText>
        </w:r>
        <w:r w:rsidR="00FA583C" w:rsidDel="00FE636E">
          <w:delText>eturns user to the Review Draft Greensheet screen</w:delText>
        </w:r>
        <w:r w:rsidR="00A02B76" w:rsidDel="00FE636E">
          <w:delText>.</w:delText>
        </w:r>
        <w:r w:rsidR="008D1A54" w:rsidDel="00FE636E">
          <w:delText xml:space="preserve"> </w:delText>
        </w:r>
      </w:del>
      <w:r w:rsidR="00A02B76">
        <w:t xml:space="preserve">When user </w:t>
      </w:r>
      <w:del w:id="244" w:author="Tulchinskaya, Gaby (NIH/NCI) [C]" w:date="2017-02-15T12:38:00Z">
        <w:r w:rsidR="00A02B76" w:rsidDel="00FE636E">
          <w:delText xml:space="preserve">returned </w:delText>
        </w:r>
      </w:del>
      <w:ins w:id="245" w:author="Tulchinskaya, Gaby (NIH/NCI) [C]" w:date="2017-02-15T12:38:00Z">
        <w:r>
          <w:t xml:space="preserve">navigates </w:t>
        </w:r>
      </w:ins>
      <w:r w:rsidR="00A02B76">
        <w:t>to this screen, the system checks if any unprocessed module left:</w:t>
      </w:r>
    </w:p>
    <w:p w14:paraId="1728BC2D" w14:textId="58F7951F"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r w:rsidR="00DA6C59">
        <w:t xml:space="preserve">. </w:t>
      </w:r>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246" w:name="_Toc476922921"/>
      <w:r w:rsidRPr="00A65F80">
        <w:t>Import templates from GS Form Builder</w:t>
      </w:r>
      <w:bookmarkEnd w:id="246"/>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966"/>
        <w:gridCol w:w="7789"/>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51EFA5E"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System will be able to parse, and interpret for the purpose </w:t>
            </w:r>
            <w:r w:rsidRPr="00965D06">
              <w:rPr>
                <w:rFonts w:ascii="Arial" w:eastAsia="Times New Roman" w:hAnsi="Arial" w:cs="Arial"/>
                <w:color w:val="000000"/>
              </w:rPr>
              <w:t xml:space="preserve">of </w:t>
            </w:r>
            <w:del w:id="247" w:author="Polonsky, Yakov (NIH/NCI) [C]" w:date="2017-02-10T11:42:00Z">
              <w:r w:rsidRPr="00965D06" w:rsidDel="00B16A3E">
                <w:rPr>
                  <w:rFonts w:ascii="Arial" w:eastAsia="Times New Roman" w:hAnsi="Arial" w:cs="Arial"/>
                  <w:color w:val="000000"/>
                </w:rPr>
                <w:delText>generating "template" HTML code</w:delText>
              </w:r>
            </w:del>
            <w:ins w:id="248" w:author="Polonsky, Yakov (NIH/NCI) [C]" w:date="2017-02-10T11:42:00Z">
              <w:r w:rsidR="00B16A3E" w:rsidRPr="00965D06">
                <w:rPr>
                  <w:rFonts w:ascii="Arial" w:eastAsia="Times New Roman" w:hAnsi="Arial" w:cs="Arial"/>
                  <w:color w:val="000000"/>
                </w:rPr>
                <w:t>extracting forms with elements, questions, and possible answers</w:t>
              </w:r>
            </w:ins>
            <w:r w:rsidRPr="00965D06">
              <w:rPr>
                <w:rFonts w:ascii="Arial" w:eastAsia="Times New Roman" w:hAnsi="Arial" w:cs="Arial"/>
                <w:color w:val="000000"/>
              </w:rPr>
              <w:t>, source files with question definitions that meet the following conditions.</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5E137FAF"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del w:id="249" w:author="Tulchinskaya, Gaby (NIH/NCI) [C]" w:date="2017-02-10T11:16:00Z">
              <w:r w:rsidRPr="00E432B9" w:rsidDel="00110667">
                <w:rPr>
                  <w:rFonts w:ascii="Arial" w:eastAsia="Times New Roman" w:hAnsi="Arial" w:cs="Arial"/>
                  <w:color w:val="000000"/>
                </w:rPr>
                <w:delText xml:space="preserve">four </w:delText>
              </w:r>
            </w:del>
            <w:ins w:id="250" w:author="Tulchinskaya, Gaby (NIH/NCI) [C]" w:date="2017-02-10T11:16:00Z">
              <w:r w:rsidR="00110667">
                <w:rPr>
                  <w:rFonts w:ascii="Arial" w:eastAsia="Times New Roman" w:hAnsi="Arial" w:cs="Arial"/>
                  <w:color w:val="000000"/>
                </w:rPr>
                <w:t>five</w:t>
              </w:r>
              <w:r w:rsidR="00110667" w:rsidRPr="00E432B9">
                <w:rPr>
                  <w:rFonts w:ascii="Arial" w:eastAsia="Times New Roman" w:hAnsi="Arial" w:cs="Arial"/>
                  <w:color w:val="000000"/>
                </w:rPr>
                <w:t xml:space="preserve"> </w:t>
              </w:r>
            </w:ins>
            <w:r w:rsidRPr="00E432B9">
              <w:rPr>
                <w:rFonts w:ascii="Arial" w:eastAsia="Times New Roman" w:hAnsi="Arial" w:cs="Arial"/>
                <w:color w:val="000000"/>
              </w:rPr>
              <w:t>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4B3D4F22" w14:textId="77777777" w:rsidR="00110667" w:rsidRDefault="00A65F80" w:rsidP="002815CB">
            <w:pPr>
              <w:pStyle w:val="Notes"/>
              <w:outlineLvl w:val="0"/>
              <w:rPr>
                <w:ins w:id="251" w:author="Tulchinskaya, Gaby (NIH/NCI) [C]" w:date="2017-02-10T11:16:00Z"/>
                <w:rFonts w:ascii="Arial" w:eastAsia="Times New Roman" w:hAnsi="Arial" w:cs="Arial"/>
                <w:color w:val="000000"/>
              </w:rPr>
            </w:pPr>
            <w:r w:rsidRPr="00E432B9">
              <w:rPr>
                <w:rFonts w:ascii="Arial" w:eastAsia="Times New Roman" w:hAnsi="Arial" w:cs="Arial"/>
                <w:color w:val="000000"/>
              </w:rPr>
              <w:t>        iv) Specialist greensheets for non-competing grants</w:t>
            </w:r>
          </w:p>
          <w:p w14:paraId="0AA576F5" w14:textId="0242B0A9" w:rsidR="00A65F80" w:rsidRPr="00E432B9" w:rsidRDefault="00110667" w:rsidP="002815CB">
            <w:pPr>
              <w:pStyle w:val="Notes"/>
              <w:outlineLvl w:val="0"/>
              <w:rPr>
                <w:rFonts w:ascii="Arial" w:eastAsia="Times New Roman" w:hAnsi="Arial" w:cs="Arial"/>
                <w:color w:val="000000"/>
              </w:rPr>
            </w:pPr>
            <w:ins w:id="252" w:author="Tulchinskaya, Gaby (NIH/NCI) [C]" w:date="2017-02-10T11:16:00Z">
              <w:r>
                <w:rPr>
                  <w:rFonts w:ascii="Arial" w:eastAsia="Times New Roman" w:hAnsi="Arial" w:cs="Arial"/>
                  <w:color w:val="000000"/>
                </w:rPr>
                <w:t>v) Revision greenshets</w:t>
              </w:r>
            </w:ins>
            <w:r w:rsidR="00A65F80" w:rsidRPr="00E432B9">
              <w:rPr>
                <w:rFonts w:ascii="Arial" w:eastAsia="Times New Roman" w:hAnsi="Arial" w:cs="Arial"/>
                <w:color w:val="000000"/>
              </w:rPr>
              <w:t xml:space="preserve">,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3D7C9817" w:rsidR="00A65F80" w:rsidRPr="00965D06" w:rsidDel="00163CD8" w:rsidRDefault="00A65F80" w:rsidP="002815CB">
            <w:pPr>
              <w:pStyle w:val="Notes"/>
              <w:outlineLvl w:val="0"/>
              <w:rPr>
                <w:del w:id="253" w:author="Polonsky, Yakov (NIH/NCI) [C]" w:date="2017-02-10T11:43:00Z"/>
                <w:rFonts w:ascii="Arial" w:eastAsia="Times New Roman" w:hAnsi="Arial" w:cs="Arial"/>
                <w:color w:val="000000"/>
              </w:rPr>
            </w:pPr>
            <w:del w:id="254" w:author="Polonsky, Yakov (NIH/NCI) [C]" w:date="2017-02-10T11:43:00Z">
              <w:r w:rsidRPr="00965D06" w:rsidDel="00163CD8">
                <w:rPr>
                  <w:rFonts w:ascii="Arial" w:eastAsia="Times New Roman" w:hAnsi="Arial" w:cs="Arial"/>
                  <w:color w:val="000000"/>
                </w:rPr>
                <w:delText>The purpose of this requirement is to reduce the size of each individual file and to simplify locating specific places within the file(s) where content has to be changed.</w:delText>
              </w:r>
            </w:del>
          </w:p>
          <w:p w14:paraId="081F0C50" w14:textId="6FE38996" w:rsidR="00A65F80" w:rsidRPr="00965D06" w:rsidRDefault="00A65F80" w:rsidP="002815CB">
            <w:pPr>
              <w:pStyle w:val="Notes"/>
              <w:outlineLvl w:val="0"/>
              <w:rPr>
                <w:rFonts w:ascii="Arial" w:eastAsia="Times New Roman" w:hAnsi="Arial" w:cs="Arial"/>
                <w:color w:val="000000"/>
              </w:rPr>
            </w:pPr>
          </w:p>
          <w:p w14:paraId="2A2805DF" w14:textId="77777777" w:rsidR="00A65F80" w:rsidRPr="00965D06"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965D06" w:rsidRDefault="00A65F80" w:rsidP="002815CB">
            <w:pPr>
              <w:pStyle w:val="Notes"/>
              <w:outlineLvl w:val="0"/>
              <w:rPr>
                <w:rFonts w:ascii="Arial" w:eastAsia="Times New Roman" w:hAnsi="Arial" w:cs="Arial"/>
                <w:color w:val="000000"/>
              </w:rPr>
            </w:pPr>
          </w:p>
          <w:p w14:paraId="370376F5" w14:textId="24061E8B" w:rsidR="00A65F80" w:rsidRPr="00E432B9"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greensheet forms for grants of more than one type/mechanism. Each type/mechanism combination to which the </w:t>
            </w:r>
            <w:del w:id="255" w:author="Polonsky, Yakov (NIH/NCI) [C]" w:date="2017-02-10T11:44:00Z">
              <w:r w:rsidRPr="00965D06" w:rsidDel="009B681F">
                <w:rPr>
                  <w:rFonts w:ascii="Arial" w:eastAsia="Times New Roman" w:hAnsi="Arial" w:cs="Arial"/>
                  <w:color w:val="000000"/>
                </w:rPr>
                <w:delText xml:space="preserve">question </w:delText>
              </w:r>
            </w:del>
            <w:ins w:id="256" w:author="Polonsky, Yakov (NIH/NCI) [C]" w:date="2017-02-10T11:44:00Z">
              <w:r w:rsidR="009B681F" w:rsidRPr="00965D06">
                <w:rPr>
                  <w:rFonts w:ascii="Arial" w:eastAsia="Times New Roman" w:hAnsi="Arial" w:cs="Arial"/>
                  <w:color w:val="000000"/>
                </w:rPr>
                <w:t xml:space="preserve">form </w:t>
              </w:r>
            </w:ins>
            <w:r w:rsidRPr="00965D06">
              <w:rPr>
                <w:rFonts w:ascii="Arial" w:eastAsia="Times New Roman" w:hAnsi="Arial" w:cs="Arial"/>
                <w:color w:val="000000"/>
              </w:rPr>
              <w:t>is applicable will be specified individually.</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965D06">
        <w:trPr>
          <w:trHeight w:val="2816"/>
        </w:trPr>
        <w:tc>
          <w:tcPr>
            <w:tcW w:w="1139" w:type="dxa"/>
          </w:tcPr>
          <w:p w14:paraId="3936B10B" w14:textId="77777777" w:rsidR="00A65F80" w:rsidRPr="00E432B9" w:rsidRDefault="00A65F80" w:rsidP="002409CD">
            <w:r w:rsidRPr="00E432B9">
              <w:lastRenderedPageBreak/>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4D9D61" w:rsidR="00A65F80" w:rsidRPr="00E432B9" w:rsidRDefault="00A65F80" w:rsidP="00006563">
            <w:pPr>
              <w:pStyle w:val="Notes"/>
              <w:numPr>
                <w:ilvl w:val="0"/>
                <w:numId w:val="7"/>
              </w:numPr>
              <w:ind w:left="360" w:hanging="360"/>
              <w:outlineLvl w:val="0"/>
              <w:rPr>
                <w:rFonts w:ascii="Arial" w:eastAsia="Times New Roman" w:hAnsi="Arial" w:cs="Arial"/>
                <w:color w:val="000000"/>
              </w:rPr>
            </w:pPr>
            <w:del w:id="257" w:author="Polonsky, Yakov (NIH/NCI) [C]" w:date="2017-02-10T11:46:00Z">
              <w:r w:rsidRPr="00965D06" w:rsidDel="009B681F">
                <w:rPr>
                  <w:rFonts w:ascii="Arial" w:eastAsia="Times New Roman" w:hAnsi="Arial" w:cs="Arial"/>
                  <w:color w:val="000000"/>
                </w:rPr>
                <w:delText>System will output the generated templates as regular ASCII text files</w:delText>
              </w:r>
              <w:r w:rsidRPr="00E432B9" w:rsidDel="009B681F">
                <w:rPr>
                  <w:rFonts w:ascii="Arial" w:eastAsia="Times New Roman" w:hAnsi="Arial" w:cs="Arial"/>
                  <w:color w:val="000000"/>
                </w:rPr>
                <w:delText>.</w:delText>
              </w:r>
            </w:del>
            <w:ins w:id="258" w:author="Polonsky, Yakov (NIH/NCI) [C]" w:date="2017-02-10T11:46:00Z">
              <w:r w:rsidR="009B681F">
                <w:rPr>
                  <w:rFonts w:ascii="Arial" w:eastAsia="Times New Roman" w:hAnsi="Arial" w:cs="Arial"/>
                  <w:color w:val="000000"/>
                </w:rPr>
                <w:t>System will save the received XML file from the Form Builder in a backup directory marked with timestamp</w:t>
              </w:r>
            </w:ins>
            <w:r w:rsidRPr="00E432B9">
              <w:rPr>
                <w:rFonts w:ascii="Arial" w:eastAsia="Times New Roman" w:hAnsi="Arial" w:cs="Arial"/>
                <w:color w:val="000000"/>
              </w:rPr>
              <w:t xml:space="preserve">  </w:t>
            </w:r>
          </w:p>
          <w:p w14:paraId="55B3EF35" w14:textId="2733C074" w:rsidR="00A65F80" w:rsidRPr="00965D06" w:rsidDel="009B681F" w:rsidRDefault="00A65F80" w:rsidP="00006563">
            <w:pPr>
              <w:pStyle w:val="Notes"/>
              <w:numPr>
                <w:ilvl w:val="0"/>
                <w:numId w:val="7"/>
              </w:numPr>
              <w:ind w:left="360" w:hanging="360"/>
              <w:outlineLvl w:val="0"/>
              <w:rPr>
                <w:del w:id="259" w:author="Polonsky, Yakov (NIH/NCI) [C]" w:date="2017-02-10T11:47:00Z"/>
                <w:rFonts w:ascii="Arial" w:eastAsia="Times New Roman" w:hAnsi="Arial" w:cs="Arial"/>
                <w:color w:val="000000"/>
              </w:rPr>
            </w:pPr>
            <w:del w:id="260" w:author="Polonsky, Yakov (NIH/NCI) [C]" w:date="2017-02-10T11:47:00Z">
              <w:r w:rsidRPr="00965D06" w:rsidDel="009B681F">
                <w:rPr>
                  <w:rFonts w:ascii="Arial" w:eastAsia="Times New Roman" w:hAnsi="Arial" w:cs="Arial"/>
                  <w:color w:val="000000"/>
                </w:rPr>
                <w:delText>System will generate a separate physical file of a greensheet form template for a grant of each type/mechanism combination. </w:delText>
              </w:r>
            </w:del>
          </w:p>
          <w:p w14:paraId="72ECB35F" w14:textId="3AAD9701" w:rsidR="00A65F80" w:rsidRPr="00965D06"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greensheet form template for a grant of </w:t>
            </w:r>
            <w:del w:id="261" w:author="Polonsky, Yakov (NIH/NCI) [C]" w:date="2017-02-10T11:47:00Z">
              <w:r w:rsidRPr="00965D06" w:rsidDel="009B681F">
                <w:rPr>
                  <w:rFonts w:ascii="Arial" w:eastAsia="Times New Roman" w:hAnsi="Arial" w:cs="Arial"/>
                  <w:color w:val="000000"/>
                </w:rPr>
                <w:delText xml:space="preserve">each </w:delText>
              </w:r>
            </w:del>
            <w:ins w:id="262" w:author="Polonsky, Yakov (NIH/NCI) [C]" w:date="2017-02-10T11:47:00Z">
              <w:r w:rsidR="009B681F" w:rsidRPr="00965D06">
                <w:rPr>
                  <w:rFonts w:ascii="Arial" w:eastAsia="Times New Roman" w:hAnsi="Arial" w:cs="Arial"/>
                  <w:color w:val="000000"/>
                </w:rPr>
                <w:t xml:space="preserve">multiple </w:t>
              </w:r>
            </w:ins>
            <w:r w:rsidRPr="00965D06">
              <w:rPr>
                <w:rFonts w:ascii="Arial" w:eastAsia="Times New Roman" w:hAnsi="Arial" w:cs="Arial"/>
                <w:color w:val="000000"/>
              </w:rPr>
              <w:t>type/mechanism combination</w:t>
            </w:r>
            <w:ins w:id="263" w:author="Polonsky, Yakov (NIH/NCI) [C]" w:date="2017-02-10T11:47:00Z">
              <w:r w:rsidR="009B681F" w:rsidRPr="00965D06">
                <w:rPr>
                  <w:rFonts w:ascii="Arial" w:eastAsia="Times New Roman" w:hAnsi="Arial" w:cs="Arial"/>
                  <w:color w:val="000000"/>
                </w:rPr>
                <w:t>s</w:t>
              </w:r>
            </w:ins>
            <w:r w:rsidRPr="00965D06">
              <w:rPr>
                <w:rFonts w:ascii="Arial" w:eastAsia="Times New Roman" w:hAnsi="Arial" w:cs="Arial"/>
                <w:color w:val="000000"/>
              </w:rPr>
              <w:t xml:space="preserve">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0D9F94B0" w:rsidR="00A65F80" w:rsidRPr="00E432B9" w:rsidDel="009B681F" w:rsidRDefault="00A65F80" w:rsidP="00006563">
            <w:pPr>
              <w:pStyle w:val="Notes"/>
              <w:numPr>
                <w:ilvl w:val="0"/>
                <w:numId w:val="8"/>
              </w:numPr>
              <w:ind w:left="360" w:hanging="360"/>
              <w:outlineLvl w:val="0"/>
              <w:rPr>
                <w:del w:id="264" w:author="Polonsky, Yakov (NIH/NCI) [C]" w:date="2017-02-10T11:49:00Z"/>
                <w:rFonts w:ascii="Arial" w:eastAsia="Times New Roman" w:hAnsi="Arial" w:cs="Arial"/>
                <w:color w:val="000000"/>
              </w:rPr>
            </w:pPr>
            <w:del w:id="265" w:author="Polonsky, Yakov (NIH/NCI) [C]" w:date="2017-02-10T11:49:00Z">
              <w:r w:rsidRPr="00E432B9" w:rsidDel="009B681F">
                <w:rPr>
                  <w:rFonts w:ascii="Arial" w:eastAsia="Times New Roman" w:hAnsi="Arial" w:cs="Arial"/>
                  <w:color w:val="000000"/>
                </w:rPr>
                <w:delText>Greensheet Forms Generator will output all error messages to standard output.  </w:delText>
              </w:r>
            </w:del>
          </w:p>
          <w:p w14:paraId="036D237A" w14:textId="65F1228F" w:rsidR="00A65F80" w:rsidRPr="00E432B9" w:rsidDel="009B681F" w:rsidRDefault="00A65F80" w:rsidP="00006563">
            <w:pPr>
              <w:pStyle w:val="Notes"/>
              <w:numPr>
                <w:ilvl w:val="0"/>
                <w:numId w:val="8"/>
              </w:numPr>
              <w:ind w:left="360" w:hanging="360"/>
              <w:outlineLvl w:val="0"/>
              <w:rPr>
                <w:del w:id="266" w:author="Polonsky, Yakov (NIH/NCI) [C]" w:date="2017-02-10T11:49:00Z"/>
                <w:rFonts w:ascii="Arial" w:eastAsia="Times New Roman" w:hAnsi="Arial" w:cs="Arial"/>
                <w:color w:val="000000"/>
              </w:rPr>
            </w:pPr>
            <w:del w:id="267" w:author="Polonsky, Yakov (NIH/NCI) [C]" w:date="2017-02-10T11:49:00Z">
              <w:r w:rsidRPr="00E432B9" w:rsidDel="009B681F">
                <w:rPr>
                  <w:rFonts w:ascii="Arial" w:eastAsia="Times New Roman" w:hAnsi="Arial" w:cs="Arial"/>
                  <w:color w:val="000000"/>
                </w:rPr>
                <w:delText xml:space="preserve">Greensheet Forms Generator is </w:delText>
              </w:r>
              <w:r w:rsidRPr="00965D06" w:rsidDel="009B681F">
                <w:rPr>
                  <w:rFonts w:ascii="Arial" w:eastAsia="Times New Roman" w:hAnsi="Arial" w:cs="Arial"/>
                  <w:color w:val="000000"/>
                </w:rPr>
                <w:delText>not required to generate any log files</w:delText>
              </w:r>
              <w:r w:rsidRPr="00E432B9" w:rsidDel="009B681F">
                <w:rPr>
                  <w:rFonts w:ascii="Arial" w:eastAsia="Times New Roman" w:hAnsi="Arial" w:cs="Arial"/>
                  <w:color w:val="000000"/>
                </w:rPr>
                <w:delText>. </w:delText>
              </w:r>
            </w:del>
          </w:p>
          <w:p w14:paraId="0CF6A098" w14:textId="50DEFB5F" w:rsidR="00A65F80" w:rsidRPr="00E432B9" w:rsidRDefault="009B681F" w:rsidP="00965D06">
            <w:pPr>
              <w:pStyle w:val="Notes"/>
              <w:numPr>
                <w:ilvl w:val="0"/>
                <w:numId w:val="8"/>
              </w:numPr>
              <w:ind w:left="360" w:hanging="360"/>
              <w:outlineLvl w:val="0"/>
              <w:rPr>
                <w:rFonts w:ascii="Arial" w:eastAsia="Times New Roman" w:hAnsi="Arial" w:cs="Arial"/>
                <w:color w:val="000000"/>
              </w:rPr>
            </w:pPr>
            <w:ins w:id="268" w:author="Polonsky, Yakov (NIH/NCI) [C]" w:date="2017-02-10T11:49:00Z">
              <w:r>
                <w:rPr>
                  <w:rFonts w:ascii="Arial" w:eastAsia="Times New Roman" w:hAnsi="Arial" w:cs="Arial"/>
                  <w:color w:val="000000"/>
                </w:rPr>
                <w:t>YP: I don’t think we need a Form</w:t>
              </w:r>
            </w:ins>
            <w:ins w:id="269" w:author="Polonsky, Yakov (NIH/NCI) [C]" w:date="2017-02-10T11:50:00Z">
              <w:r>
                <w:rPr>
                  <w:rFonts w:ascii="Arial" w:eastAsia="Times New Roman" w:hAnsi="Arial" w:cs="Arial"/>
                  <w:color w:val="000000"/>
                </w:rPr>
                <w:t>s</w:t>
              </w:r>
            </w:ins>
            <w:ins w:id="270" w:author="Polonsky, Yakov (NIH/NCI) [C]" w:date="2017-02-10T11:49:00Z">
              <w:r>
                <w:rPr>
                  <w:rFonts w:ascii="Arial" w:eastAsia="Times New Roman" w:hAnsi="Arial" w:cs="Arial"/>
                  <w:color w:val="000000"/>
                </w:rPr>
                <w:t xml:space="preserve"> Gene</w:t>
              </w:r>
            </w:ins>
            <w:ins w:id="271" w:author="Polonsky, Yakov (NIH/NCI) [C]" w:date="2017-02-10T11:50:00Z">
              <w:r>
                <w:rPr>
                  <w:rFonts w:ascii="Arial" w:eastAsia="Times New Roman" w:hAnsi="Arial" w:cs="Arial"/>
                  <w:color w:val="000000"/>
                </w:rPr>
                <w:t>rator as a stand-alone utility since we are using GSFB</w:t>
              </w:r>
            </w:ins>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 xml:space="preserve">Passing validations to individual questions from Form Builder </w:t>
            </w:r>
            <w:r w:rsidRPr="00E432B9">
              <w:lastRenderedPageBreak/>
              <w:t>to Greensheets</w:t>
            </w:r>
          </w:p>
        </w:tc>
        <w:tc>
          <w:tcPr>
            <w:tcW w:w="6840" w:type="dxa"/>
          </w:tcPr>
          <w:p w14:paraId="0C85AC53" w14:textId="77777777" w:rsidR="001E2E07" w:rsidRPr="00E432B9" w:rsidRDefault="001E2E07" w:rsidP="002409CD">
            <w:r w:rsidRPr="00E432B9">
              <w:lastRenderedPageBreak/>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lastRenderedPageBreak/>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Pr="001B4833" w:rsidRDefault="005246D9" w:rsidP="002409CD">
            <w:pPr>
              <w:pStyle w:val="NormalWeb"/>
              <w:rPr>
                <w:rFonts w:ascii="Arial" w:hAnsi="Arial" w:cs="Arial"/>
                <w:color w:val="333333"/>
                <w:sz w:val="21"/>
                <w:szCs w:val="21"/>
                <w:lang w:val="en"/>
              </w:rPr>
            </w:pPr>
            <w:r w:rsidRPr="001B4833">
              <w:rPr>
                <w:rFonts w:ascii="Arial" w:hAnsi="Arial" w:cs="Arial"/>
                <w:color w:val="333333"/>
                <w:sz w:val="21"/>
                <w:szCs w:val="21"/>
                <w:lang w:val="en"/>
              </w:rPr>
              <w:t>When XML file is processed, the system should ignore any defaults to the answers.</w:t>
            </w:r>
          </w:p>
          <w:p w14:paraId="5C200953" w14:textId="43EC880B" w:rsidR="005246D9" w:rsidRPr="00E432B9" w:rsidRDefault="005246D9" w:rsidP="002409CD">
            <w:r w:rsidRPr="001B4833">
              <w:rPr>
                <w:color w:val="333333"/>
                <w:sz w:val="21"/>
                <w:szCs w:val="21"/>
                <w:lang w:val="en"/>
              </w:rPr>
              <w:t>Requirements:</w:t>
            </w:r>
            <w:r>
              <w:rPr>
                <w:lang w:val="en"/>
              </w:rPr>
              <w:br/>
            </w:r>
            <w:hyperlink r:id="rId79" w:tooltip="Follow link" w:history="1">
              <w:r>
                <w:rPr>
                  <w:rStyle w:val="Hyperlink"/>
                  <w:sz w:val="21"/>
                  <w:szCs w:val="21"/>
                  <w:lang w:val="en"/>
                </w:rPr>
                <w:t>https://ncisvn.nci.nih.gov/svn/iscs/greensheets/Requirements/Specs/GreenSheets%20Redesign%20Project%20Scope.docx</w:t>
              </w:r>
            </w:hyperlink>
            <w:r>
              <w:rPr>
                <w:lang w:val="en"/>
              </w:rPr>
              <w:t>; Sec. Form Builder – changes for re-design</w:t>
            </w:r>
          </w:p>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272" w:name="_Toc476922922"/>
      <w:r>
        <w:t>Email Notifications about greensheets module deployment process.</w:t>
      </w:r>
      <w:bookmarkEnd w:id="272"/>
    </w:p>
    <w:p w14:paraId="172102E0" w14:textId="16A4D896" w:rsidR="00B3155D" w:rsidRDefault="00B3155D" w:rsidP="002409CD">
      <w:pPr>
        <w:rPr>
          <w:ins w:id="273" w:author="Tulchinskaya, Gaby (NIH/NCI) [C]" w:date="2017-02-10T12:03:00Z"/>
        </w:rPr>
      </w:pPr>
      <w:r w:rsidRPr="006A4B92">
        <w:t xml:space="preserve">A notification email will be sent to users each time an action in the deployment process is executed per the table below. </w:t>
      </w:r>
    </w:p>
    <w:p w14:paraId="4D15B51A" w14:textId="5C6093E0" w:rsidR="00965D06" w:rsidRDefault="00965D06" w:rsidP="002409CD">
      <w:pPr>
        <w:rPr>
          <w:ins w:id="274" w:author="Tulchinskaya, Gaby (NIH/NCI) [C]" w:date="2017-02-10T12:03:00Z"/>
        </w:rPr>
      </w:pPr>
      <w:ins w:id="275" w:author="Tulchinskaya, Gaby (NIH/NCI) [C]" w:date="2017-02-10T12:03:00Z">
        <w:r>
          <w:t>Development question: Currently when module is imported/promoted/etc. GS sends email to the people in the property file. I guess they are more or less the same who have draft viewer and draft admin role. But in the redesigned draft area we are changing the roles. “</w:t>
        </w:r>
        <w:r>
          <w:rPr>
            <w:i/>
            <w:iCs/>
            <w:color w:val="0070C0"/>
          </w:rPr>
          <w:t>Access to Greensheets Draft Area (Review Draft Greensheets link in GS system) should be provided to all users of GS system who have Author or Approver role in Form Builder</w:t>
        </w:r>
        <w:r>
          <w:t>”. Are we going to keep this ‘property file’ approach or are we going to address the distribution list differently now?</w:t>
        </w:r>
      </w:ins>
    </w:p>
    <w:p w14:paraId="0015D045" w14:textId="018C47E2" w:rsidR="00965D06" w:rsidRPr="006A4B92" w:rsidRDefault="00965D06" w:rsidP="002409CD">
      <w:ins w:id="276" w:author="Tulchinskaya, Gaby (NIH/NCI) [C]" w:date="2017-02-10T12:03:00Z">
        <w:r>
          <w:t xml:space="preserve">Yakov: </w:t>
        </w:r>
      </w:ins>
      <w:ins w:id="277" w:author="Tulchinskaya, Gaby (NIH/NCI) [C]" w:date="2017-02-10T12:04:00Z">
        <w:r>
          <w:t>Even if we will use a “role” for notifications we  will need a “back” door in case if we need to add a technical person to distribution.</w:t>
        </w:r>
      </w:ins>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53026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530266" w:rsidRDefault="007C2E9F" w:rsidP="00350B08">
            <w:pPr>
              <w:rPr>
                <w:bCs w:val="0"/>
              </w:rPr>
            </w:pPr>
            <w:r w:rsidRPr="00530266">
              <w:lastRenderedPageBreak/>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530266" w:rsidRDefault="007C2E9F" w:rsidP="00350B08">
            <w:r w:rsidRPr="0053026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530266" w:rsidRDefault="007C2E9F" w:rsidP="00350B08">
            <w:r w:rsidRPr="0053026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530266" w:rsidRDefault="007C2E9F" w:rsidP="00350B08">
            <w:r w:rsidRPr="0053026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530266" w:rsidRDefault="007C2E9F" w:rsidP="00350B08">
            <w:r w:rsidRPr="00530266">
              <w:t>Body:</w:t>
            </w:r>
          </w:p>
        </w:tc>
      </w:tr>
      <w:tr w:rsidR="007C2E9F" w:rsidRPr="0053026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530266" w:rsidRDefault="007C2E9F" w:rsidP="00350B08">
            <w:r w:rsidRPr="0053026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4503FDF1"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530266" w:rsidRDefault="007C2E9F" w:rsidP="00350B08">
            <w:r w:rsidRPr="0053026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530266" w:rsidRDefault="007C2E9F" w:rsidP="00350B08">
            <w:pPr>
              <w:pStyle w:val="PlainText"/>
              <w:rPr>
                <w:rFonts w:ascii="Arial" w:hAnsi="Arial"/>
                <w:sz w:val="20"/>
                <w:szCs w:val="20"/>
              </w:rPr>
            </w:pPr>
            <w:r w:rsidRPr="00530266">
              <w:rPr>
                <w:rFonts w:ascii="Arial" w:hAnsi="Arial"/>
                <w:sz w:val="20"/>
                <w:szCs w:val="20"/>
              </w:rPr>
              <w:t xml:space="preserve">Thank you for your request. The </w:t>
            </w:r>
            <w:r w:rsidR="00555A94" w:rsidRPr="007C2E9F">
              <w:rPr>
                <w:rFonts w:ascii="Arial" w:hAnsi="Arial"/>
                <w:color w:val="0070C0"/>
                <w:sz w:val="20"/>
                <w:szCs w:val="20"/>
              </w:rPr>
              <w:t>&lt;Insert module name&gt;</w:t>
            </w:r>
            <w:r w:rsidR="00555A94" w:rsidRPr="007C2E9F">
              <w:rPr>
                <w:rFonts w:ascii="Arial" w:hAnsi="Arial"/>
                <w:sz w:val="20"/>
                <w:szCs w:val="20"/>
              </w:rPr>
              <w:t xml:space="preserve"> </w:t>
            </w:r>
            <w:r w:rsidRPr="00530266">
              <w:rPr>
                <w:rFonts w:ascii="Arial" w:hAnsi="Arial"/>
                <w:sz w:val="20"/>
                <w:szCs w:val="20"/>
              </w:rPr>
              <w:t xml:space="preserve">Draft Greensheets </w:t>
            </w:r>
            <w:ins w:id="278" w:author="Polonsky, Yakov (NIH/NCI) [C]" w:date="2017-02-10T11:35:00Z">
              <w:r w:rsidR="00F240E9">
                <w:rPr>
                  <w:rFonts w:ascii="Arial" w:hAnsi="Arial"/>
                  <w:sz w:val="20"/>
                  <w:szCs w:val="20"/>
                </w:rPr>
                <w:t xml:space="preserve">Forms </w:t>
              </w:r>
            </w:ins>
            <w:r w:rsidRPr="00530266">
              <w:rPr>
                <w:rFonts w:ascii="Arial" w:hAnsi="Arial"/>
                <w:sz w:val="20"/>
                <w:szCs w:val="20"/>
              </w:rPr>
              <w:t>are available for you to review. Please log into the Greensheets Application using the URL given below</w:t>
            </w:r>
            <w:ins w:id="279" w:author="Polonsky, Yakov (NIH/NCI) [C]" w:date="2017-02-10T11:36:00Z">
              <w:r w:rsidR="00F240E9">
                <w:rPr>
                  <w:rFonts w:ascii="Arial" w:hAnsi="Arial"/>
                  <w:sz w:val="20"/>
                  <w:szCs w:val="20"/>
                </w:rPr>
                <w:t xml:space="preserve"> and</w:t>
              </w:r>
            </w:ins>
            <w:del w:id="280" w:author="Polonsky, Yakov (NIH/NCI) [C]" w:date="2017-02-10T11:36:00Z">
              <w:r w:rsidRPr="00530266" w:rsidDel="00F240E9">
                <w:rPr>
                  <w:rFonts w:ascii="Arial" w:hAnsi="Arial"/>
                  <w:sz w:val="20"/>
                  <w:szCs w:val="20"/>
                </w:rPr>
                <w:delText>,</w:delText>
              </w:r>
            </w:del>
            <w:r w:rsidRPr="00530266">
              <w:rPr>
                <w:rFonts w:ascii="Arial" w:hAnsi="Arial"/>
                <w:sz w:val="20"/>
                <w:szCs w:val="20"/>
              </w:rPr>
              <w:t xml:space="preserve"> </w:t>
            </w:r>
            <w:ins w:id="281" w:author="Tulchinskaya, Gaby (NIH/NCI) [C]" w:date="2017-02-10T10:59:00Z">
              <w:r w:rsidR="009B1C1D">
                <w:rPr>
                  <w:rFonts w:ascii="Arial" w:hAnsi="Arial"/>
                  <w:sz w:val="20"/>
                  <w:szCs w:val="20"/>
                </w:rPr>
                <w:t>select th</w:t>
              </w:r>
            </w:ins>
            <w:ins w:id="282" w:author="Tulchinskaya, Gaby (NIH/NCI) [C]" w:date="2017-02-10T11:01:00Z">
              <w:r w:rsidR="009B1C1D">
                <w:rPr>
                  <w:rFonts w:ascii="Arial" w:hAnsi="Arial"/>
                  <w:sz w:val="20"/>
                  <w:szCs w:val="20"/>
                </w:rPr>
                <w:t>is</w:t>
              </w:r>
            </w:ins>
            <w:ins w:id="283" w:author="Tulchinskaya, Gaby (NIH/NCI) [C]" w:date="2017-02-10T10:59:00Z">
              <w:r w:rsidR="009B1C1D">
                <w:rPr>
                  <w:rFonts w:ascii="Arial" w:hAnsi="Arial"/>
                  <w:sz w:val="20"/>
                  <w:szCs w:val="20"/>
                </w:rPr>
                <w:t xml:space="preserve"> module in the </w:t>
              </w:r>
            </w:ins>
            <w:ins w:id="284" w:author="Tulchinskaya, Gaby (NIH/NCI) [C]" w:date="2017-02-10T11:00:00Z">
              <w:r w:rsidR="009B1C1D" w:rsidRPr="009B1C1D">
                <w:rPr>
                  <w:rFonts w:ascii="Arial" w:hAnsi="Arial"/>
                  <w:sz w:val="20"/>
                  <w:szCs w:val="20"/>
                </w:rPr>
                <w:t>Review DRAFT Greensheets screen</w:t>
              </w:r>
            </w:ins>
            <w:ins w:id="285" w:author="Tulchinskaya, Gaby (NIH/NCI) [C]" w:date="2017-02-10T10:59:00Z">
              <w:r w:rsidR="009B1C1D">
                <w:rPr>
                  <w:rFonts w:ascii="Arial" w:hAnsi="Arial"/>
                  <w:sz w:val="20"/>
                  <w:szCs w:val="20"/>
                </w:rPr>
                <w:t xml:space="preserve"> </w:t>
              </w:r>
            </w:ins>
            <w:del w:id="286" w:author="Polonsky, Yakov (NIH/NCI) [C]" w:date="2017-02-10T11:36:00Z">
              <w:r w:rsidRPr="00530266" w:rsidDel="00F240E9">
                <w:rPr>
                  <w:rFonts w:ascii="Arial" w:hAnsi="Arial"/>
                  <w:sz w:val="20"/>
                  <w:szCs w:val="20"/>
                </w:rPr>
                <w:delText>and click</w:delText>
              </w:r>
            </w:del>
            <w:ins w:id="287" w:author="Tulchinskaya, Gaby (NIH/NCI) [C]" w:date="2017-02-10T10:56:00Z">
              <w:del w:id="288" w:author="Polonsky, Yakov (NIH/NCI) [C]" w:date="2017-02-10T11:36:00Z">
                <w:r w:rsidR="00017227" w:rsidDel="00F240E9">
                  <w:rPr>
                    <w:rFonts w:ascii="Arial" w:hAnsi="Arial"/>
                    <w:sz w:val="20"/>
                    <w:szCs w:val="20"/>
                  </w:rPr>
                  <w:delText xml:space="preserve"> </w:delText>
                </w:r>
                <w:r w:rsidR="00017227" w:rsidDel="00F240E9">
                  <w:delText>“</w:delText>
                </w:r>
                <w:r w:rsidR="00017227" w:rsidRPr="009B1C1D" w:rsidDel="00F240E9">
                  <w:rPr>
                    <w:rFonts w:ascii="Arial" w:hAnsi="Arial"/>
                    <w:sz w:val="20"/>
                    <w:szCs w:val="20"/>
                  </w:rPr>
                  <w:delText>Review and Test Greensheets” button</w:delText>
                </w:r>
              </w:del>
            </w:ins>
            <w:ins w:id="289" w:author="Tulchinskaya, Gaby (NIH/NCI) [C]" w:date="2017-02-10T10:59:00Z">
              <w:del w:id="290" w:author="Polonsky, Yakov (NIH/NCI) [C]" w:date="2017-02-10T11:36:00Z">
                <w:r w:rsidR="009B1C1D" w:rsidDel="00F240E9">
                  <w:rPr>
                    <w:rFonts w:ascii="Arial" w:hAnsi="Arial"/>
                    <w:sz w:val="20"/>
                    <w:szCs w:val="20"/>
                  </w:rPr>
                  <w:delText xml:space="preserve"> to </w:delText>
                </w:r>
              </w:del>
            </w:ins>
            <w:ins w:id="291" w:author="Tulchinskaya, Gaby (NIH/NCI) [C]" w:date="2017-02-10T11:01:00Z">
              <w:del w:id="292" w:author="Polonsky, Yakov (NIH/NCI) [C]" w:date="2017-02-10T11:36:00Z">
                <w:r w:rsidR="009B1C1D" w:rsidDel="00F240E9">
                  <w:rPr>
                    <w:rFonts w:ascii="Arial" w:hAnsi="Arial"/>
                    <w:sz w:val="20"/>
                    <w:szCs w:val="20"/>
                  </w:rPr>
                  <w:delText>process the module.</w:delText>
                </w:r>
              </w:del>
            </w:ins>
            <w:ins w:id="293" w:author="Polonsky, Yakov (NIH/NCI) [C]" w:date="2017-02-10T11:36:00Z">
              <w:r w:rsidR="00F240E9">
                <w:rPr>
                  <w:rFonts w:ascii="Arial" w:hAnsi="Arial"/>
                  <w:sz w:val="20"/>
                  <w:szCs w:val="20"/>
                </w:rPr>
                <w:t xml:space="preserve">to review and test Greensheets Forms of the module. </w:t>
              </w:r>
            </w:ins>
            <w:ins w:id="294" w:author="Tulchinskaya, Gaby (NIH/NCI) [C]" w:date="2017-02-10T11:01:00Z">
              <w:r w:rsidR="009B1C1D">
                <w:rPr>
                  <w:rFonts w:ascii="Arial" w:hAnsi="Arial"/>
                  <w:sz w:val="20"/>
                  <w:szCs w:val="20"/>
                </w:rPr>
                <w:t xml:space="preserve"> </w:t>
              </w:r>
            </w:ins>
            <w:r w:rsidRPr="00530266">
              <w:rPr>
                <w:rFonts w:ascii="Arial" w:hAnsi="Arial"/>
                <w:sz w:val="20"/>
                <w:szCs w:val="20"/>
              </w:rPr>
              <w:t xml:space="preserve"> </w:t>
            </w:r>
            <w:del w:id="295" w:author="Tulchinskaya, Gaby (NIH/NCI) [C]" w:date="2017-02-10T10:56:00Z">
              <w:r w:rsidRPr="0053026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090B8343" w14:textId="6A5D32A7" w:rsidR="007C2E9F" w:rsidRPr="00530266" w:rsidRDefault="007C2E9F" w:rsidP="00350B08">
            <w:pPr>
              <w:pStyle w:val="PlainText"/>
              <w:rPr>
                <w:rFonts w:ascii="Arial" w:hAnsi="Arial"/>
                <w:sz w:val="20"/>
                <w:szCs w:val="20"/>
              </w:rPr>
            </w:pPr>
            <w:r w:rsidRPr="00530266">
              <w:rPr>
                <w:rFonts w:ascii="Arial" w:hAnsi="Arial"/>
                <w:sz w:val="20"/>
                <w:szCs w:val="20"/>
              </w:rPr>
              <w:t>Comments</w:t>
            </w:r>
            <w:ins w:id="296" w:author="Tulchinskaya, Gaby (NIH/NCI) [C]" w:date="2017-02-10T10:58:00Z">
              <w:r w:rsidR="009B1C1D">
                <w:rPr>
                  <w:rFonts w:ascii="Arial" w:hAnsi="Arial"/>
                  <w:sz w:val="20"/>
                  <w:szCs w:val="20"/>
                </w:rPr>
                <w:t xml:space="preserve"> for &lt;Module Name&gt; import</w:t>
              </w:r>
            </w:ins>
            <w:r w:rsidRPr="00530266">
              <w:rPr>
                <w:rFonts w:ascii="Arial" w:hAnsi="Arial"/>
                <w:sz w:val="20"/>
                <w:szCs w:val="20"/>
              </w:rPr>
              <w:t>:</w:t>
            </w:r>
          </w:p>
          <w:p w14:paraId="28FE6A72" w14:textId="295862B9" w:rsidR="007C2E9F" w:rsidRPr="00530266" w:rsidRDefault="00017227" w:rsidP="00350B08">
            <w:pPr>
              <w:pStyle w:val="PlainText"/>
              <w:rPr>
                <w:rFonts w:ascii="Arial" w:hAnsi="Arial"/>
                <w:sz w:val="20"/>
                <w:szCs w:val="20"/>
              </w:rPr>
            </w:pPr>
            <w:r w:rsidRPr="007C2E9F">
              <w:rPr>
                <w:rFonts w:ascii="Arial" w:hAnsi="Arial"/>
                <w:color w:val="0070C0"/>
                <w:sz w:val="20"/>
                <w:szCs w:val="20"/>
              </w:rPr>
              <w:t xml:space="preserve">&lt;Insert </w:t>
            </w:r>
            <w:r>
              <w:rPr>
                <w:rFonts w:ascii="Arial" w:hAnsi="Arial"/>
                <w:color w:val="0070C0"/>
                <w:sz w:val="20"/>
                <w:szCs w:val="20"/>
              </w:rPr>
              <w:t>comments, entered in Form Builder</w:t>
            </w:r>
            <w:r w:rsidRPr="007C2E9F">
              <w:rPr>
                <w:rFonts w:ascii="Arial" w:hAnsi="Arial"/>
                <w:color w:val="0070C0"/>
                <w:sz w:val="20"/>
                <w:szCs w:val="20"/>
              </w:rPr>
              <w:t>&gt;</w:t>
            </w:r>
            <w:r w:rsidR="007C2E9F" w:rsidRPr="00530266">
              <w:rPr>
                <w:rFonts w:ascii="Arial" w:hAnsi="Arial"/>
                <w:sz w:val="20"/>
                <w:szCs w:val="20"/>
              </w:rPr>
              <w:t> </w:t>
            </w:r>
          </w:p>
          <w:p w14:paraId="6B3BFF02" w14:textId="77777777" w:rsidR="009B1C1D" w:rsidRDefault="009B1C1D" w:rsidP="00350B08">
            <w:pPr>
              <w:pStyle w:val="PlainText"/>
              <w:rPr>
                <w:rFonts w:ascii="Arial" w:hAnsi="Arial"/>
                <w:sz w:val="20"/>
                <w:szCs w:val="20"/>
              </w:rPr>
            </w:pPr>
          </w:p>
          <w:p w14:paraId="43465861" w14:textId="77B2DBEC" w:rsidR="007C2E9F" w:rsidRPr="00530266" w:rsidDel="009B1C1D" w:rsidRDefault="007C2E9F" w:rsidP="00350B08">
            <w:pPr>
              <w:pStyle w:val="PlainText"/>
              <w:rPr>
                <w:del w:id="297" w:author="Tulchinskaya, Gaby (NIH/NCI) [C]" w:date="2017-02-10T10:58:00Z"/>
                <w:rFonts w:ascii="Arial" w:hAnsi="Arial"/>
                <w:sz w:val="20"/>
                <w:szCs w:val="20"/>
              </w:rPr>
            </w:pPr>
            <w:del w:id="298" w:author="Tulchinskaya, Gaby (NIH/NCI) [C]" w:date="2017-02-10T10:58:00Z">
              <w:r w:rsidRPr="00530266" w:rsidDel="009B1C1D">
                <w:rPr>
                  <w:rFonts w:ascii="Arial" w:hAnsi="Arial"/>
                  <w:sz w:val="20"/>
                  <w:szCs w:val="20"/>
                </w:rPr>
                <w:delText>Following were updated:</w:delText>
              </w:r>
            </w:del>
          </w:p>
          <w:p w14:paraId="7CB94738" w14:textId="2138BC60" w:rsidR="007C2E9F" w:rsidRPr="00530266" w:rsidDel="009B1C1D" w:rsidRDefault="007C2E9F" w:rsidP="00350B08">
            <w:pPr>
              <w:pStyle w:val="PlainText"/>
              <w:rPr>
                <w:del w:id="299" w:author="Tulchinskaya, Gaby (NIH/NCI) [C]" w:date="2017-02-10T10:58:00Z"/>
                <w:rFonts w:ascii="Arial" w:hAnsi="Arial"/>
                <w:sz w:val="20"/>
                <w:szCs w:val="20"/>
              </w:rPr>
            </w:pPr>
            <w:del w:id="300" w:author="Tulchinskaya, Gaby (NIH/NCI) [C]" w:date="2017-02-10T10:58:00Z">
              <w:r w:rsidRPr="00530266" w:rsidDel="009B1C1D">
                <w:rPr>
                  <w:rFonts w:ascii="Arial" w:hAnsi="Arial"/>
                  <w:sz w:val="20"/>
                  <w:szCs w:val="20"/>
                </w:rPr>
                <w:delText xml:space="preserve">Module: </w:delText>
              </w:r>
              <w:r w:rsidRPr="007C2E9F" w:rsidDel="009B1C1D">
                <w:rPr>
                  <w:rFonts w:ascii="Arial" w:hAnsi="Arial"/>
                  <w:color w:val="0070C0"/>
                  <w:sz w:val="20"/>
                  <w:szCs w:val="20"/>
                </w:rPr>
                <w:delText>&lt;Insert module name&gt;</w:delText>
              </w:r>
              <w:r w:rsidRPr="007C2E9F" w:rsidDel="009B1C1D">
                <w:rPr>
                  <w:rFonts w:ascii="Arial" w:hAnsi="Arial"/>
                  <w:sz w:val="20"/>
                  <w:szCs w:val="20"/>
                </w:rPr>
                <w:delText xml:space="preserve"> </w:delText>
              </w:r>
            </w:del>
          </w:p>
          <w:p w14:paraId="6AEE2235"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CA336A0"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0" w:history="1">
              <w:r w:rsidRPr="00530266">
                <w:rPr>
                  <w:rStyle w:val="Hyperlink"/>
                  <w:rFonts w:ascii="Arial" w:hAnsi="Arial"/>
                  <w:sz w:val="20"/>
                  <w:szCs w:val="20"/>
                </w:rPr>
                <w:t>https://i2e-test.nci.nih.gov/greensheets/</w:t>
              </w:r>
            </w:hyperlink>
          </w:p>
          <w:p w14:paraId="2C737D34" w14:textId="3C39812D" w:rsidR="007C2E9F" w:rsidRPr="00530266" w:rsidRDefault="007C2E9F" w:rsidP="00350B08">
            <w:r w:rsidRPr="00530266">
              <w:t> </w:t>
            </w:r>
            <w:ins w:id="301" w:author="Polonsky, Yakov (NIH/NCI) [C]" w:date="2017-02-10T11:38:00Z">
              <w:r w:rsidR="00F240E9">
                <w:t>(URL should be customized to open GS page with imported draft module</w:t>
              </w:r>
            </w:ins>
          </w:p>
        </w:tc>
      </w:tr>
      <w:tr w:rsidR="007C2E9F" w:rsidRPr="0053026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530266" w:rsidRDefault="007C2E9F" w:rsidP="00350B08">
            <w:r w:rsidRPr="0053026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530266" w:rsidRDefault="007C2E9F" w:rsidP="00350B08">
            <w:r w:rsidRPr="0053026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530266" w:rsidRDefault="007C2E9F" w:rsidP="00350B08">
            <w:pPr>
              <w:pStyle w:val="PlainText"/>
              <w:rPr>
                <w:rFonts w:ascii="Arial" w:hAnsi="Arial"/>
                <w:sz w:val="20"/>
                <w:szCs w:val="20"/>
              </w:rPr>
            </w:pPr>
            <w:r w:rsidRPr="00530266">
              <w:rPr>
                <w:rFonts w:ascii="Arial" w:hAnsi="Arial"/>
                <w:sz w:val="20"/>
                <w:szCs w:val="20"/>
              </w:rPr>
              <w:t>Thank you for your request. The request did not go through and it resulted in errors. Please contact the System administrator for assistance.</w:t>
            </w:r>
          </w:p>
        </w:tc>
      </w:tr>
      <w:tr w:rsidR="007C2E9F" w:rsidRPr="0053026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530266" w:rsidRDefault="007C2E9F" w:rsidP="00350B08">
            <w:r w:rsidRPr="00530266">
              <w:t xml:space="preserve">Module is successfully promoted into production </w:t>
            </w:r>
            <w:r w:rsidRPr="00530266">
              <w:lastRenderedPageBreak/>
              <w:t>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530266" w:rsidRDefault="007C2E9F" w:rsidP="00350B08">
            <w:r w:rsidRPr="00530266">
              <w:lastRenderedPageBreak/>
              <w:t xml:space="preserve">The recipient list for all </w:t>
            </w:r>
            <w:r>
              <w:t xml:space="preserve">GS </w:t>
            </w:r>
            <w:r w:rsidRPr="00530266">
              <w:t xml:space="preserve">messages is set in a </w:t>
            </w:r>
            <w:r w:rsidRPr="00530266">
              <w:lastRenderedPageBreak/>
              <w:t>property file.  It is not dynamically generated in the code. </w:t>
            </w:r>
          </w:p>
          <w:p w14:paraId="57122560"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530266" w:rsidRDefault="007C2E9F" w:rsidP="00350B08">
            <w:r w:rsidRPr="0053026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530266" w:rsidRDefault="007C2E9F" w:rsidP="00350B08">
            <w:r w:rsidRPr="00530266">
              <w:t>[GS - TEST 2017-02-09 10:37:29 AM]</w:t>
            </w:r>
            <w:r>
              <w:t xml:space="preserve"> </w:t>
            </w:r>
            <w:r w:rsidRPr="00530266">
              <w:t xml:space="preserve">Confirmation of </w:t>
            </w:r>
            <w:r w:rsidRPr="00530266">
              <w:lastRenderedPageBreak/>
              <w:t>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530266" w:rsidRDefault="007C2E9F" w:rsidP="00350B08">
            <w:pPr>
              <w:pStyle w:val="PlainText"/>
              <w:rPr>
                <w:rFonts w:ascii="Arial" w:hAnsi="Arial"/>
                <w:sz w:val="20"/>
                <w:szCs w:val="20"/>
              </w:rPr>
            </w:pPr>
            <w:r w:rsidRPr="00530266">
              <w:rPr>
                <w:rFonts w:ascii="Arial" w:hAnsi="Arial"/>
                <w:sz w:val="20"/>
                <w:szCs w:val="20"/>
              </w:rPr>
              <w:lastRenderedPageBreak/>
              <w:t xml:space="preserve">The </w:t>
            </w:r>
            <w:r w:rsidRPr="007C2E9F">
              <w:rPr>
                <w:rFonts w:ascii="Arial" w:hAnsi="Arial"/>
                <w:color w:val="0070C0"/>
                <w:sz w:val="20"/>
                <w:szCs w:val="20"/>
              </w:rPr>
              <w:t>&lt;Insert module name&gt;</w:t>
            </w:r>
            <w:r w:rsidRPr="00530266">
              <w:rPr>
                <w:rFonts w:ascii="Arial" w:hAnsi="Arial"/>
                <w:sz w:val="20"/>
                <w:szCs w:val="20"/>
              </w:rPr>
              <w:t xml:space="preserve"> Draft Greensheets are successfully promoted to Production.</w:t>
            </w:r>
          </w:p>
          <w:p w14:paraId="40B70F8C" w14:textId="77777777" w:rsidR="007C2E9F" w:rsidRPr="00530266" w:rsidRDefault="007C2E9F" w:rsidP="00350B08">
            <w:pPr>
              <w:pStyle w:val="PlainText"/>
              <w:rPr>
                <w:rFonts w:ascii="Arial" w:hAnsi="Arial"/>
                <w:sz w:val="20"/>
                <w:szCs w:val="20"/>
              </w:rPr>
            </w:pPr>
            <w:r w:rsidRPr="00530266">
              <w:rPr>
                <w:rFonts w:ascii="Arial" w:hAnsi="Arial"/>
                <w:sz w:val="20"/>
                <w:szCs w:val="20"/>
              </w:rPr>
              <w:lastRenderedPageBreak/>
              <w:t> </w:t>
            </w:r>
          </w:p>
          <w:p w14:paraId="49DC4CA5"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1" w:history="1">
              <w:r w:rsidRPr="00530266">
                <w:rPr>
                  <w:rStyle w:val="Hyperlink"/>
                  <w:rFonts w:ascii="Arial" w:hAnsi="Arial"/>
                  <w:sz w:val="20"/>
                  <w:szCs w:val="20"/>
                </w:rPr>
                <w:t>https://i2e-test.nci.nih.gov/greensheets/</w:t>
              </w:r>
            </w:hyperlink>
          </w:p>
          <w:p w14:paraId="2375272A" w14:textId="77777777" w:rsidR="007C2E9F" w:rsidRPr="00530266" w:rsidRDefault="007C2E9F" w:rsidP="00350B08">
            <w:r w:rsidRPr="00530266">
              <w:t> </w:t>
            </w:r>
          </w:p>
        </w:tc>
      </w:tr>
      <w:tr w:rsidR="007C2E9F" w:rsidRPr="0053026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530266" w:rsidRDefault="007C2E9F" w:rsidP="00350B08">
            <w:r w:rsidRPr="00530266">
              <w:lastRenderedPageBreak/>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BF9098B" w14:textId="77777777" w:rsidR="007C2E9F" w:rsidRPr="00530266" w:rsidRDefault="007C2E9F" w:rsidP="00350B08"/>
          <w:p w14:paraId="7BF002EB"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530266" w:rsidRDefault="007C2E9F" w:rsidP="00350B08">
            <w:r w:rsidRPr="00530266">
              <w:t>[GS - TEST 2017-02-09 04:47:56 PM]</w:t>
            </w:r>
            <w:r>
              <w:t xml:space="preserve"> </w:t>
            </w:r>
            <w:r w:rsidRPr="00530266">
              <w:t>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ins w:id="302" w:author="Tulchinskaya, Gaby (NIH/NCI) [C]" w:date="2017-02-10T11:02:00Z">
              <w:r w:rsidR="00702702" w:rsidRPr="007C2E9F">
                <w:rPr>
                  <w:rFonts w:ascii="Arial" w:hAnsi="Arial"/>
                  <w:color w:val="0070C0"/>
                  <w:sz w:val="20"/>
                  <w:szCs w:val="20"/>
                </w:rPr>
                <w:t>&lt;Insert module name&gt;</w:t>
              </w:r>
              <w:r w:rsidR="00702702" w:rsidRPr="00530266">
                <w:rPr>
                  <w:rFonts w:ascii="Arial" w:hAnsi="Arial"/>
                  <w:sz w:val="20"/>
                  <w:szCs w:val="20"/>
                </w:rPr>
                <w:t xml:space="preserve"> </w:t>
              </w:r>
            </w:ins>
            <w:r w:rsidRPr="00530266">
              <w:rPr>
                <w:rFonts w:ascii="Arial" w:hAnsi="Arial"/>
                <w:sz w:val="20"/>
                <w:szCs w:val="20"/>
              </w:rPr>
              <w:t>Draft Greensheets were rejected.</w:t>
            </w:r>
          </w:p>
          <w:p w14:paraId="3F1D6271"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2" w:history="1">
              <w:r w:rsidRPr="00530266">
                <w:rPr>
                  <w:rStyle w:val="Hyperlink"/>
                  <w:rFonts w:ascii="Arial" w:hAnsi="Arial"/>
                  <w:sz w:val="20"/>
                  <w:szCs w:val="20"/>
                </w:rPr>
                <w:t>https://i2e-test.nci.nih.gov/greensheets/</w:t>
              </w:r>
            </w:hyperlink>
          </w:p>
          <w:p w14:paraId="655660A4" w14:textId="77777777" w:rsidR="007C2E9F" w:rsidRPr="00530266" w:rsidRDefault="007C2E9F" w:rsidP="00350B08">
            <w:r w:rsidRPr="00530266">
              <w:t> </w:t>
            </w:r>
          </w:p>
        </w:tc>
      </w:tr>
    </w:tbl>
    <w:p w14:paraId="2345AB1D" w14:textId="3C732F92" w:rsidR="000F6807" w:rsidRDefault="000F6807" w:rsidP="007C2E9F">
      <w:pPr>
        <w:pStyle w:val="Cell"/>
        <w:widowControl w:val="0"/>
      </w:pPr>
    </w:p>
    <w:p w14:paraId="2EA7ECA1" w14:textId="77777777" w:rsidR="007C2E9F" w:rsidRDefault="007C2E9F" w:rsidP="007C2E9F">
      <w:r w:rsidRPr="00BD6EE9">
        <w:t>Reverse re-engineering note</w:t>
      </w:r>
      <w:r>
        <w:t>s</w:t>
      </w:r>
      <w:r w:rsidRPr="00BD6EE9">
        <w:t xml:space="preserve">: </w:t>
      </w:r>
    </w:p>
    <w:p w14:paraId="7B2DA22B" w14:textId="77777777" w:rsidR="007C2E9F" w:rsidRDefault="007C2E9F" w:rsidP="007C2E9F">
      <w:pPr>
        <w:pStyle w:val="ListParagraph"/>
        <w:numPr>
          <w:ilvl w:val="1"/>
          <w:numId w:val="9"/>
        </w:numPr>
      </w:pPr>
      <w:r>
        <w:t>GS</w:t>
      </w:r>
      <w:r w:rsidRPr="00BD6EE9">
        <w:t xml:space="preserve"> emails are being sent by ProcessNewQuestionDefsServiceImpl</w:t>
      </w:r>
      <w:r w:rsidRPr="00A72860">
        <w:rPr>
          <w:color w:val="70AD47"/>
        </w:rPr>
        <w:t xml:space="preserve">. </w:t>
      </w:r>
      <w:r w:rsidRPr="00B54E01">
        <w:t>In addition, there is a property called gs_send_mail defined in greensheetconfig.properties that can be used to disable email sending (setting its value to false).</w:t>
      </w:r>
      <w:r>
        <w:t xml:space="preserve"> </w:t>
      </w:r>
      <w:r w:rsidRPr="00B54E01">
        <w:t>The messages are being sent to the list of addresses defined in the gs_error_email_to property in greensheetconfig.properties</w:t>
      </w:r>
    </w:p>
    <w:p w14:paraId="20B348FA" w14:textId="77777777" w:rsidR="007C2E9F" w:rsidRPr="008E137A" w:rsidRDefault="007C2E9F" w:rsidP="007C2E9F">
      <w:pPr>
        <w:pStyle w:val="ListParagraph"/>
        <w:numPr>
          <w:ilvl w:val="1"/>
          <w:numId w:val="9"/>
        </w:numPr>
      </w:pPr>
      <w:r w:rsidRPr="008E137A">
        <w:rPr>
          <w:rFonts w:cs="Helvetica"/>
          <w:color w:val="000000"/>
          <w:highlight w:val="lightGray"/>
        </w:rPr>
        <w:t>Question:</w:t>
      </w:r>
      <w:r w:rsidRPr="008E137A">
        <w:rPr>
          <w:rFonts w:cs="Helvetica"/>
          <w:color w:val="000000"/>
        </w:rPr>
        <w:t xml:space="preserve"> if we are sending this email, why we are not capturing rejection event and date in FB (OGA asked for this info multiple times)?</w:t>
      </w:r>
    </w:p>
    <w:p w14:paraId="19037451" w14:textId="77777777" w:rsidR="007C2E9F" w:rsidRPr="008E137A" w:rsidRDefault="007C2E9F" w:rsidP="007C2E9F">
      <w:pPr>
        <w:ind w:firstLine="720"/>
        <w:rPr>
          <w:rFonts w:cs="Helvetica"/>
          <w:color w:val="000000"/>
        </w:rPr>
      </w:pPr>
      <w:r w:rsidRPr="008E137A">
        <w:rPr>
          <w:rFonts w:cs="Helvetica"/>
          <w:color w:val="000000"/>
          <w:highlight w:val="lightGray"/>
        </w:rPr>
        <w:t>Answer:</w:t>
      </w:r>
      <w:r w:rsidRPr="008E137A">
        <w:rPr>
          <w:rFonts w:cs="Helvetica"/>
          <w:color w:val="000000"/>
        </w:rPr>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rPr>
          <w:ins w:id="303" w:author="Tulchinskaya, Gaby (NIH/NCI) [C]" w:date="2017-03-10T15:24:00Z"/>
        </w:rPr>
      </w:pPr>
    </w:p>
    <w:p w14:paraId="1967BCAA" w14:textId="607726AC" w:rsidR="005D395D" w:rsidRDefault="005D395D" w:rsidP="005D395D">
      <w:pPr>
        <w:pStyle w:val="Heading1"/>
        <w:rPr>
          <w:ins w:id="304" w:author="Tulchinskaya, Gaby (NIH/NCI) [C]" w:date="2017-03-10T15:24:00Z"/>
        </w:rPr>
      </w:pPr>
      <w:bookmarkStart w:id="305" w:name="_Toc476922923"/>
      <w:ins w:id="306" w:author="Tulchinskaya, Gaby (NIH/NCI) [C]" w:date="2017-03-10T15:24:00Z">
        <w:r>
          <w:t>Non-functional requirements</w:t>
        </w:r>
        <w:bookmarkEnd w:id="305"/>
      </w:ins>
    </w:p>
    <w:p w14:paraId="039203D4" w14:textId="77777777" w:rsidR="005D395D" w:rsidRDefault="005D395D" w:rsidP="005D395D">
      <w:pPr>
        <w:rPr>
          <w:ins w:id="307" w:author="Tulchinskaya, Gaby (NIH/NCI) [C]" w:date="2017-03-10T15:25:00Z"/>
          <w:rFonts w:ascii="Calibri" w:hAnsi="Calibri" w:cs="Times New Roman"/>
          <w:bCs w:val="0"/>
        </w:rPr>
      </w:pPr>
      <w:ins w:id="308" w:author="Tulchinskaya, Gaby (NIH/NCI) [C]" w:date="2017-03-10T15:25:00Z">
        <w:r>
          <w:t>During import of ANY module, the system should return an error if:</w:t>
        </w:r>
      </w:ins>
    </w:p>
    <w:p w14:paraId="13A99ABC" w14:textId="77777777" w:rsidR="005D395D" w:rsidRDefault="005D395D" w:rsidP="005D395D">
      <w:pPr>
        <w:pStyle w:val="ListParagraph"/>
        <w:widowControl/>
        <w:numPr>
          <w:ilvl w:val="0"/>
          <w:numId w:val="39"/>
        </w:numPr>
        <w:autoSpaceDE/>
        <w:autoSpaceDN/>
        <w:adjustRightInd/>
        <w:spacing w:after="0" w:line="240" w:lineRule="auto"/>
        <w:rPr>
          <w:ins w:id="309" w:author="Tulchinskaya, Gaby (NIH/NCI) [C]" w:date="2017-03-10T15:25:00Z"/>
        </w:rPr>
      </w:pPr>
      <w:ins w:id="310" w:author="Tulchinskaya, Gaby (NIH/NCI) [C]" w:date="2017-03-10T15:25:00Z">
        <w:r>
          <w:t>Module name is different from one of the hardcoded modules names in GS</w:t>
        </w:r>
      </w:ins>
    </w:p>
    <w:p w14:paraId="6CA1D30B" w14:textId="77777777" w:rsidR="005D395D" w:rsidRDefault="005D395D" w:rsidP="005D395D">
      <w:pPr>
        <w:pStyle w:val="ListParagraph"/>
        <w:widowControl/>
        <w:numPr>
          <w:ilvl w:val="0"/>
          <w:numId w:val="39"/>
        </w:numPr>
        <w:autoSpaceDE/>
        <w:autoSpaceDN/>
        <w:adjustRightInd/>
        <w:spacing w:after="0" w:line="240" w:lineRule="auto"/>
        <w:rPr>
          <w:ins w:id="311" w:author="Tulchinskaya, Gaby (NIH/NCI) [C]" w:date="2017-03-10T15:25:00Z"/>
        </w:rPr>
      </w:pPr>
      <w:ins w:id="312" w:author="Tulchinskaya, Gaby (NIH/NCI) [C]" w:date="2017-03-10T15:25:00Z">
        <w:r>
          <w:t>If there are no forms in the module</w:t>
        </w:r>
      </w:ins>
    </w:p>
    <w:p w14:paraId="172A4868" w14:textId="77777777" w:rsidR="005D395D" w:rsidRDefault="005D395D" w:rsidP="005D395D">
      <w:pPr>
        <w:rPr>
          <w:ins w:id="313" w:author="Tulchinskaya, Gaby (NIH/NCI) [C]" w:date="2017-03-10T15:25:00Z"/>
        </w:rPr>
      </w:pPr>
    </w:p>
    <w:p w14:paraId="4C28778D" w14:textId="77777777" w:rsidR="005D395D" w:rsidRDefault="005D395D" w:rsidP="005D395D">
      <w:pPr>
        <w:rPr>
          <w:ins w:id="314" w:author="Tulchinskaya, Gaby (NIH/NCI) [C]" w:date="2017-03-10T15:25:00Z"/>
        </w:rPr>
      </w:pPr>
      <w:ins w:id="315" w:author="Tulchinskaya, Gaby (NIH/NCI) [C]" w:date="2017-03-10T15:25:00Z">
        <w:r>
          <w:t>Additionally:</w:t>
        </w:r>
      </w:ins>
    </w:p>
    <w:p w14:paraId="477F37C9" w14:textId="77777777" w:rsidR="005D395D" w:rsidRDefault="005D395D" w:rsidP="005D395D">
      <w:pPr>
        <w:rPr>
          <w:ins w:id="316" w:author="Tulchinskaya, Gaby (NIH/NCI) [C]" w:date="2017-03-10T15:25:00Z"/>
        </w:rPr>
      </w:pPr>
    </w:p>
    <w:p w14:paraId="768BF282" w14:textId="77777777" w:rsidR="005D395D" w:rsidRDefault="005D395D" w:rsidP="005D395D">
      <w:pPr>
        <w:rPr>
          <w:ins w:id="317" w:author="Tulchinskaya, Gaby (NIH/NCI) [C]" w:date="2017-03-10T15:25:00Z"/>
        </w:rPr>
      </w:pPr>
      <w:ins w:id="318" w:author="Tulchinskaya, Gaby (NIH/NCI) [C]" w:date="2017-03-10T15:25:00Z">
        <w:r>
          <w:t xml:space="preserve">During import of the </w:t>
        </w:r>
        <w:r>
          <w:rPr>
            <w:b/>
            <w:bCs w:val="0"/>
          </w:rPr>
          <w:t>REVISION</w:t>
        </w:r>
        <w:r>
          <w:t xml:space="preserve"> module from Form Builder, the system should return an error in the following cases:</w:t>
        </w:r>
      </w:ins>
    </w:p>
    <w:p w14:paraId="71E352EB" w14:textId="77777777" w:rsidR="005D395D" w:rsidRDefault="005D395D" w:rsidP="005D395D">
      <w:pPr>
        <w:pStyle w:val="ListParagraph"/>
        <w:widowControl/>
        <w:numPr>
          <w:ilvl w:val="0"/>
          <w:numId w:val="40"/>
        </w:numPr>
        <w:autoSpaceDE/>
        <w:autoSpaceDN/>
        <w:adjustRightInd/>
        <w:spacing w:after="0" w:line="240" w:lineRule="auto"/>
        <w:rPr>
          <w:ins w:id="319" w:author="Tulchinskaya, Gaby (NIH/NCI) [C]" w:date="2017-03-10T15:25:00Z"/>
        </w:rPr>
      </w:pPr>
      <w:ins w:id="320" w:author="Tulchinskaya, Gaby (NIH/NCI) [C]" w:date="2017-03-10T15:25:00Z">
        <w:r>
          <w:t>If REVISION module contains more than one form</w:t>
        </w:r>
      </w:ins>
    </w:p>
    <w:p w14:paraId="38F0FE94" w14:textId="77777777" w:rsidR="005D395D" w:rsidRDefault="005D395D" w:rsidP="005D395D">
      <w:pPr>
        <w:pStyle w:val="ListParagraph"/>
        <w:widowControl/>
        <w:numPr>
          <w:ilvl w:val="0"/>
          <w:numId w:val="40"/>
        </w:numPr>
        <w:autoSpaceDE/>
        <w:autoSpaceDN/>
        <w:adjustRightInd/>
        <w:spacing w:after="0" w:line="240" w:lineRule="auto"/>
        <w:rPr>
          <w:ins w:id="321" w:author="Tulchinskaya, Gaby (NIH/NCI) [C]" w:date="2017-03-10T15:25:00Z"/>
        </w:rPr>
      </w:pPr>
      <w:ins w:id="322" w:author="Tulchinskaya, Gaby (NIH/NCI) [C]" w:date="2017-03-10T15:25:00Z">
        <w:r>
          <w:t>If REVISION module contains the form that is NOT of REVISION type</w:t>
        </w:r>
      </w:ins>
    </w:p>
    <w:p w14:paraId="10633B53" w14:textId="77777777" w:rsidR="005D395D" w:rsidRDefault="005D395D" w:rsidP="005D395D">
      <w:pPr>
        <w:pStyle w:val="ListParagraph"/>
        <w:widowControl/>
        <w:numPr>
          <w:ilvl w:val="0"/>
          <w:numId w:val="40"/>
        </w:numPr>
        <w:autoSpaceDE/>
        <w:autoSpaceDN/>
        <w:adjustRightInd/>
        <w:spacing w:after="0" w:line="240" w:lineRule="auto"/>
        <w:rPr>
          <w:ins w:id="323" w:author="Tulchinskaya, Gaby (NIH/NCI) [C]" w:date="2017-03-10T15:25:00Z"/>
        </w:rPr>
      </w:pPr>
      <w:ins w:id="324" w:author="Tulchinskaya, Gaby (NIH/NCI) [C]" w:date="2017-03-10T15:25:00Z">
        <w:r>
          <w:t>If the form in REVISION module is NOT tied to any type/mech at all</w:t>
        </w:r>
      </w:ins>
    </w:p>
    <w:p w14:paraId="49E7A489" w14:textId="20E4ECCC" w:rsidR="005D395D" w:rsidRDefault="005D395D" w:rsidP="005D395D">
      <w:pPr>
        <w:pStyle w:val="ListParagraph"/>
        <w:widowControl/>
        <w:numPr>
          <w:ilvl w:val="0"/>
          <w:numId w:val="40"/>
        </w:numPr>
        <w:autoSpaceDE/>
        <w:autoSpaceDN/>
        <w:adjustRightInd/>
        <w:spacing w:after="0" w:line="240" w:lineRule="auto"/>
        <w:rPr>
          <w:ins w:id="325" w:author="Tulchinskaya, Gaby (NIH/NCI) [C]" w:date="2017-03-10T15:25:00Z"/>
        </w:rPr>
      </w:pPr>
      <w:ins w:id="326" w:author="Tulchinskaya, Gaby (NIH/NCI) [C]" w:date="2017-03-10T15:25:00Z">
        <w:r>
          <w:lastRenderedPageBreak/>
          <w:t>If the form in REVISION module is related to any other type/mech than 0/0</w:t>
        </w:r>
      </w:ins>
      <w:ins w:id="327" w:author="Tulchinskaya, Gaby (NIH/NCI) [C]" w:date="2017-03-14T09:49:00Z">
        <w:r w:rsidR="0045747B">
          <w:t>00</w:t>
        </w:r>
      </w:ins>
      <w:bookmarkStart w:id="328" w:name="_GoBack"/>
      <w:bookmarkEnd w:id="328"/>
    </w:p>
    <w:p w14:paraId="569FFD40" w14:textId="77777777" w:rsidR="005D395D" w:rsidRDefault="005D395D" w:rsidP="005D395D">
      <w:pPr>
        <w:rPr>
          <w:ins w:id="329" w:author="Tulchinskaya, Gaby (NIH/NCI) [C]" w:date="2017-03-10T15:25:00Z"/>
        </w:rPr>
      </w:pPr>
    </w:p>
    <w:p w14:paraId="52C36627" w14:textId="77777777" w:rsidR="005D395D" w:rsidRDefault="005D395D" w:rsidP="005D395D">
      <w:pPr>
        <w:rPr>
          <w:ins w:id="330" w:author="Tulchinskaya, Gaby (NIH/NCI) [C]" w:date="2017-03-10T15:25:00Z"/>
        </w:rPr>
      </w:pPr>
      <w:ins w:id="331" w:author="Tulchinskaya, Gaby (NIH/NCI) [C]" w:date="2017-03-10T15:25:00Z">
        <w:r>
          <w:t xml:space="preserve">During import of the </w:t>
        </w:r>
        <w:r>
          <w:rPr>
            <w:b/>
            <w:bCs w:val="0"/>
          </w:rPr>
          <w:t>Program Competing/Program Non-competing/Specialist Competing/ Specialist Non-competing</w:t>
        </w:r>
        <w:r>
          <w:t xml:space="preserve"> module from Form Builder, the system should return an error in the following cases:</w:t>
        </w:r>
      </w:ins>
    </w:p>
    <w:p w14:paraId="2D32C135" w14:textId="77777777" w:rsidR="005D395D" w:rsidRDefault="005D395D" w:rsidP="005D395D">
      <w:pPr>
        <w:pStyle w:val="ListParagraph"/>
        <w:widowControl/>
        <w:numPr>
          <w:ilvl w:val="0"/>
          <w:numId w:val="40"/>
        </w:numPr>
        <w:autoSpaceDE/>
        <w:autoSpaceDN/>
        <w:adjustRightInd/>
        <w:spacing w:after="0" w:line="240" w:lineRule="auto"/>
        <w:rPr>
          <w:ins w:id="332" w:author="Tulchinskaya, Gaby (NIH/NCI) [C]" w:date="2017-03-10T15:25:00Z"/>
        </w:rPr>
      </w:pPr>
      <w:ins w:id="333" w:author="Tulchinskaya, Gaby (NIH/NCI) [C]" w:date="2017-03-10T15:25:00Z">
        <w:r>
          <w:t>If any form in the module is NOT tied to any type/mech at all</w:t>
        </w:r>
      </w:ins>
    </w:p>
    <w:p w14:paraId="0F2ADC55" w14:textId="596C26C5" w:rsidR="005D395D" w:rsidRDefault="005D395D" w:rsidP="005D395D">
      <w:pPr>
        <w:pStyle w:val="ListParagraph"/>
        <w:widowControl/>
        <w:numPr>
          <w:ilvl w:val="0"/>
          <w:numId w:val="40"/>
        </w:numPr>
        <w:autoSpaceDE/>
        <w:autoSpaceDN/>
        <w:adjustRightInd/>
        <w:spacing w:after="0" w:line="240" w:lineRule="auto"/>
        <w:rPr>
          <w:ins w:id="334" w:author="Tulchinskaya, Gaby (NIH/NCI) [C]" w:date="2017-03-10T15:25:00Z"/>
        </w:rPr>
      </w:pPr>
      <w:ins w:id="335" w:author="Tulchinskaya, Gaby (NIH/NCI) [C]" w:date="2017-03-10T15:25:00Z">
        <w:r>
          <w:t>If any form in the module is tied to type/mech 0/0</w:t>
        </w:r>
      </w:ins>
      <w:ins w:id="336" w:author="Tulchinskaya, Gaby (NIH/NCI) [C]" w:date="2017-03-14T09:48:00Z">
        <w:r w:rsidR="004A3290">
          <w:t>00</w:t>
        </w:r>
      </w:ins>
    </w:p>
    <w:p w14:paraId="7A5366B1" w14:textId="4923697E" w:rsidR="005D395D" w:rsidRDefault="005D395D" w:rsidP="005D395D">
      <w:pPr>
        <w:pStyle w:val="ListParagraph"/>
        <w:widowControl/>
        <w:numPr>
          <w:ilvl w:val="0"/>
          <w:numId w:val="40"/>
        </w:numPr>
        <w:autoSpaceDE/>
        <w:autoSpaceDN/>
        <w:adjustRightInd/>
        <w:spacing w:after="0" w:line="240" w:lineRule="auto"/>
        <w:rPr>
          <w:ins w:id="337" w:author="Tulchinskaya, Gaby (NIH/NCI) [C]" w:date="2017-03-10T15:25:00Z"/>
        </w:rPr>
      </w:pPr>
      <w:ins w:id="338" w:author="Tulchinskaya, Gaby (NIH/NCI) [C]" w:date="2017-03-10T15:25:00Z">
        <w:r>
          <w:t>If it’s a Specialist module =&gt; error if the forms of any other type, but Specialist</w:t>
        </w:r>
      </w:ins>
    </w:p>
    <w:p w14:paraId="6C978EE2" w14:textId="526C6C36" w:rsidR="005D395D" w:rsidRDefault="005D395D" w:rsidP="005D395D">
      <w:pPr>
        <w:pStyle w:val="ListParagraph"/>
        <w:widowControl/>
        <w:numPr>
          <w:ilvl w:val="0"/>
          <w:numId w:val="40"/>
        </w:numPr>
        <w:autoSpaceDE/>
        <w:autoSpaceDN/>
        <w:adjustRightInd/>
        <w:spacing w:after="0" w:line="240" w:lineRule="auto"/>
        <w:rPr>
          <w:ins w:id="339" w:author="Tulchinskaya, Gaby (NIH/NCI) [C]" w:date="2017-03-10T15:25:00Z"/>
        </w:rPr>
      </w:pPr>
      <w:ins w:id="340" w:author="Tulchinskaya, Gaby (NIH/NCI) [C]" w:date="2017-03-10T15:25:00Z">
        <w:r>
          <w:t>If it’s a Program module =&gt; error if the forms of any other type, but Program</w:t>
        </w:r>
      </w:ins>
    </w:p>
    <w:p w14:paraId="0D51543D" w14:textId="77777777" w:rsidR="005D395D" w:rsidRDefault="005D395D" w:rsidP="005D395D">
      <w:pPr>
        <w:ind w:left="360"/>
        <w:rPr>
          <w:ins w:id="341" w:author="Tulchinskaya, Gaby (NIH/NCI) [C]" w:date="2017-03-10T15:25:00Z"/>
        </w:rPr>
      </w:pPr>
    </w:p>
    <w:p w14:paraId="04195D70" w14:textId="77777777" w:rsidR="005D395D" w:rsidRDefault="005D395D" w:rsidP="005D395D">
      <w:pPr>
        <w:rPr>
          <w:ins w:id="342" w:author="Tulchinskaya, Gaby (NIH/NCI) [C]" w:date="2017-03-10T15:25:00Z"/>
        </w:rPr>
      </w:pPr>
      <w:ins w:id="343" w:author="Tulchinskaya, Gaby (NIH/NCI) [C]" w:date="2017-03-10T15:25:00Z">
        <w:r>
          <w:t>All errors should be captured in the log file.</w:t>
        </w:r>
      </w:ins>
    </w:p>
    <w:p w14:paraId="561388EC" w14:textId="77777777" w:rsidR="005D395D" w:rsidRPr="005D395D" w:rsidRDefault="005D395D" w:rsidP="005D395D">
      <w:pPr>
        <w:pStyle w:val="BodyText"/>
      </w:pPr>
    </w:p>
    <w:sectPr w:rsidR="005D395D" w:rsidRPr="005D395D" w:rsidSect="00AB54D7">
      <w:headerReference w:type="first" r:id="rId83"/>
      <w:footerReference w:type="first" r:id="rId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965B97" w14:textId="77777777" w:rsidR="00357459" w:rsidRDefault="00357459" w:rsidP="002409CD">
      <w:r>
        <w:separator/>
      </w:r>
    </w:p>
    <w:p w14:paraId="6A449AA0" w14:textId="77777777" w:rsidR="00357459" w:rsidRDefault="00357459" w:rsidP="002409CD"/>
    <w:p w14:paraId="64ECE62E" w14:textId="77777777" w:rsidR="00357459" w:rsidRDefault="00357459" w:rsidP="002409CD"/>
    <w:p w14:paraId="6F476ECA" w14:textId="77777777" w:rsidR="00357459" w:rsidRDefault="00357459" w:rsidP="002409CD"/>
    <w:p w14:paraId="227233CB" w14:textId="77777777" w:rsidR="00357459" w:rsidRDefault="00357459" w:rsidP="002409CD"/>
    <w:p w14:paraId="1239C8B1" w14:textId="77777777" w:rsidR="00357459" w:rsidRDefault="00357459" w:rsidP="002409CD"/>
    <w:p w14:paraId="4DD4EEE3" w14:textId="77777777" w:rsidR="00357459" w:rsidRDefault="00357459" w:rsidP="002409CD"/>
    <w:p w14:paraId="7CDD6A54" w14:textId="77777777" w:rsidR="00357459" w:rsidRDefault="00357459" w:rsidP="002409CD"/>
    <w:p w14:paraId="55451FFC" w14:textId="77777777" w:rsidR="00357459" w:rsidRDefault="00357459" w:rsidP="002409CD"/>
    <w:p w14:paraId="57E8EFF8" w14:textId="77777777" w:rsidR="00357459" w:rsidRDefault="00357459" w:rsidP="002409CD"/>
    <w:p w14:paraId="1E4AECBD" w14:textId="77777777" w:rsidR="00357459" w:rsidRDefault="00357459" w:rsidP="002409CD"/>
    <w:p w14:paraId="3B68DADD" w14:textId="77777777" w:rsidR="00357459" w:rsidRDefault="00357459" w:rsidP="002409CD"/>
    <w:p w14:paraId="40A11FB6" w14:textId="77777777" w:rsidR="00357459" w:rsidRDefault="00357459" w:rsidP="002409CD"/>
    <w:p w14:paraId="004A5147" w14:textId="77777777" w:rsidR="00357459" w:rsidRDefault="00357459" w:rsidP="002409CD"/>
    <w:p w14:paraId="3E1CC132" w14:textId="77777777" w:rsidR="00357459" w:rsidRDefault="00357459" w:rsidP="002409CD"/>
    <w:p w14:paraId="702C820A" w14:textId="77777777" w:rsidR="00357459" w:rsidRDefault="00357459" w:rsidP="002409CD"/>
    <w:p w14:paraId="7685B0EA" w14:textId="77777777" w:rsidR="00357459" w:rsidRDefault="00357459" w:rsidP="002409CD"/>
    <w:p w14:paraId="01E107CF" w14:textId="77777777" w:rsidR="00357459" w:rsidRDefault="00357459" w:rsidP="002409CD"/>
    <w:p w14:paraId="30F53AFC" w14:textId="77777777" w:rsidR="00357459" w:rsidRDefault="00357459" w:rsidP="002409CD"/>
    <w:p w14:paraId="4AE4A486" w14:textId="77777777" w:rsidR="00357459" w:rsidRDefault="00357459" w:rsidP="002409CD"/>
    <w:p w14:paraId="40888464" w14:textId="77777777" w:rsidR="00357459" w:rsidRDefault="00357459" w:rsidP="002409CD"/>
    <w:p w14:paraId="504BD6C1" w14:textId="77777777" w:rsidR="00357459" w:rsidRDefault="00357459" w:rsidP="002409CD"/>
    <w:p w14:paraId="087A8F92" w14:textId="77777777" w:rsidR="00357459" w:rsidRDefault="00357459" w:rsidP="002409CD"/>
    <w:p w14:paraId="60E28544" w14:textId="77777777" w:rsidR="00357459" w:rsidRDefault="00357459" w:rsidP="002409CD"/>
    <w:p w14:paraId="6D1F6881" w14:textId="77777777" w:rsidR="00357459" w:rsidRDefault="00357459" w:rsidP="002409CD"/>
    <w:p w14:paraId="68F8FECB" w14:textId="77777777" w:rsidR="00357459" w:rsidRDefault="00357459" w:rsidP="002409CD"/>
    <w:p w14:paraId="33539B2C" w14:textId="77777777" w:rsidR="00357459" w:rsidRDefault="00357459" w:rsidP="002409CD"/>
    <w:p w14:paraId="2974B044" w14:textId="77777777" w:rsidR="00357459" w:rsidRDefault="00357459" w:rsidP="002409CD"/>
  </w:endnote>
  <w:endnote w:type="continuationSeparator" w:id="0">
    <w:p w14:paraId="5E7F4FB4" w14:textId="77777777" w:rsidR="00357459" w:rsidRDefault="00357459" w:rsidP="002409CD">
      <w:r>
        <w:continuationSeparator/>
      </w:r>
    </w:p>
    <w:p w14:paraId="55219AE9" w14:textId="77777777" w:rsidR="00357459" w:rsidRDefault="00357459" w:rsidP="002409CD"/>
    <w:p w14:paraId="0540B36A" w14:textId="77777777" w:rsidR="00357459" w:rsidRDefault="00357459" w:rsidP="002409CD"/>
    <w:p w14:paraId="1E2FAA06" w14:textId="77777777" w:rsidR="00357459" w:rsidRDefault="00357459" w:rsidP="002409CD"/>
    <w:p w14:paraId="259A6AB8" w14:textId="77777777" w:rsidR="00357459" w:rsidRDefault="00357459" w:rsidP="002409CD"/>
    <w:p w14:paraId="2FFCD3B6" w14:textId="77777777" w:rsidR="00357459" w:rsidRDefault="00357459" w:rsidP="002409CD"/>
    <w:p w14:paraId="1152AFCE" w14:textId="77777777" w:rsidR="00357459" w:rsidRDefault="00357459" w:rsidP="002409CD"/>
    <w:p w14:paraId="2C2F3EA4" w14:textId="77777777" w:rsidR="00357459" w:rsidRDefault="00357459" w:rsidP="002409CD"/>
    <w:p w14:paraId="2B82D406" w14:textId="77777777" w:rsidR="00357459" w:rsidRDefault="00357459" w:rsidP="002409CD"/>
    <w:p w14:paraId="550CB7BB" w14:textId="77777777" w:rsidR="00357459" w:rsidRDefault="00357459" w:rsidP="002409CD"/>
    <w:p w14:paraId="63F15AB2" w14:textId="77777777" w:rsidR="00357459" w:rsidRDefault="00357459" w:rsidP="002409CD"/>
    <w:p w14:paraId="3D314FBB" w14:textId="77777777" w:rsidR="00357459" w:rsidRDefault="00357459" w:rsidP="002409CD"/>
    <w:p w14:paraId="27CC9672" w14:textId="77777777" w:rsidR="00357459" w:rsidRDefault="00357459" w:rsidP="002409CD"/>
    <w:p w14:paraId="6EB46143" w14:textId="77777777" w:rsidR="00357459" w:rsidRDefault="00357459" w:rsidP="002409CD"/>
    <w:p w14:paraId="19043CFB" w14:textId="77777777" w:rsidR="00357459" w:rsidRDefault="00357459" w:rsidP="002409CD"/>
    <w:p w14:paraId="52A4238D" w14:textId="77777777" w:rsidR="00357459" w:rsidRDefault="00357459" w:rsidP="002409CD"/>
    <w:p w14:paraId="7DF4C52A" w14:textId="77777777" w:rsidR="00357459" w:rsidRDefault="00357459" w:rsidP="002409CD"/>
    <w:p w14:paraId="323CE082" w14:textId="77777777" w:rsidR="00357459" w:rsidRDefault="00357459" w:rsidP="002409CD"/>
    <w:p w14:paraId="647DA5A1" w14:textId="77777777" w:rsidR="00357459" w:rsidRDefault="00357459" w:rsidP="002409CD"/>
    <w:p w14:paraId="4347F97D" w14:textId="77777777" w:rsidR="00357459" w:rsidRDefault="00357459" w:rsidP="002409CD"/>
    <w:p w14:paraId="3B3B0EBF" w14:textId="77777777" w:rsidR="00357459" w:rsidRDefault="00357459" w:rsidP="002409CD"/>
    <w:p w14:paraId="63B18329" w14:textId="77777777" w:rsidR="00357459" w:rsidRDefault="00357459" w:rsidP="002409CD"/>
    <w:p w14:paraId="2C01AA91" w14:textId="77777777" w:rsidR="00357459" w:rsidRDefault="00357459" w:rsidP="002409CD"/>
    <w:p w14:paraId="56F93B04" w14:textId="77777777" w:rsidR="00357459" w:rsidRDefault="00357459" w:rsidP="002409CD"/>
    <w:p w14:paraId="3259E717" w14:textId="77777777" w:rsidR="00357459" w:rsidRDefault="00357459" w:rsidP="002409CD"/>
    <w:p w14:paraId="3E0320A4" w14:textId="77777777" w:rsidR="00357459" w:rsidRDefault="00357459" w:rsidP="002409CD"/>
    <w:p w14:paraId="190811C4" w14:textId="77777777" w:rsidR="00357459" w:rsidRDefault="00357459" w:rsidP="002409CD"/>
    <w:p w14:paraId="659E4C0A" w14:textId="77777777" w:rsidR="00357459" w:rsidRDefault="00357459"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7AD27C9C" w:rsidR="00986913" w:rsidRDefault="00986913">
        <w:pPr>
          <w:pStyle w:val="Footer"/>
          <w:jc w:val="right"/>
        </w:pPr>
        <w:r>
          <w:fldChar w:fldCharType="begin"/>
        </w:r>
        <w:r>
          <w:instrText xml:space="preserve"> PAGE   \* MERGEFORMAT </w:instrText>
        </w:r>
        <w:r>
          <w:fldChar w:fldCharType="separate"/>
        </w:r>
        <w:r w:rsidR="0045747B">
          <w:rPr>
            <w:noProof/>
          </w:rPr>
          <w:t>27</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0C13DE68" w:rsidR="00986913" w:rsidRDefault="00986913"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45747B">
      <w:rPr>
        <w:rStyle w:val="PageNumber"/>
        <w:noProof/>
      </w:rPr>
      <w:t>1</w:t>
    </w:r>
    <w:r w:rsidRPr="00045429">
      <w:rPr>
        <w:rStyle w:val="PageNumber"/>
      </w:rPr>
      <w:fldChar w:fldCharType="end"/>
    </w:r>
    <w:r w:rsidRPr="00045429">
      <w:rPr>
        <w:rStyle w:val="PageNumber"/>
      </w:rPr>
      <w:t xml:space="preserve"> of </w:t>
    </w:r>
    <w:r w:rsidR="00357459">
      <w:fldChar w:fldCharType="begin"/>
    </w:r>
    <w:r w:rsidR="00357459">
      <w:instrText xml:space="preserve"> SECTIONPAGES  \* Arabic  \* MERGEFORMAT </w:instrText>
    </w:r>
    <w:r w:rsidR="00357459">
      <w:fldChar w:fldCharType="separate"/>
    </w:r>
    <w:r w:rsidR="0045747B" w:rsidRPr="0045747B">
      <w:rPr>
        <w:rStyle w:val="PageNumber"/>
        <w:noProof/>
      </w:rPr>
      <w:t>27</w:t>
    </w:r>
    <w:r w:rsidR="00357459">
      <w:rPr>
        <w:rStyle w:val="PageNumbe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12AC2" w14:textId="77777777" w:rsidR="00357459" w:rsidRDefault="00357459" w:rsidP="002409CD">
      <w:r>
        <w:separator/>
      </w:r>
    </w:p>
    <w:p w14:paraId="28221DAF" w14:textId="77777777" w:rsidR="00357459" w:rsidRDefault="00357459" w:rsidP="002409CD"/>
    <w:p w14:paraId="3FD987CF" w14:textId="77777777" w:rsidR="00357459" w:rsidRDefault="00357459" w:rsidP="002409CD"/>
    <w:p w14:paraId="173BE3BF" w14:textId="77777777" w:rsidR="00357459" w:rsidRDefault="00357459" w:rsidP="002409CD"/>
    <w:p w14:paraId="6F9CDE2A" w14:textId="77777777" w:rsidR="00357459" w:rsidRDefault="00357459" w:rsidP="002409CD"/>
    <w:p w14:paraId="7003F1E8" w14:textId="77777777" w:rsidR="00357459" w:rsidRDefault="00357459" w:rsidP="002409CD"/>
    <w:p w14:paraId="62644CD6" w14:textId="77777777" w:rsidR="00357459" w:rsidRDefault="00357459" w:rsidP="002409CD"/>
    <w:p w14:paraId="3CE49BD0" w14:textId="77777777" w:rsidR="00357459" w:rsidRDefault="00357459" w:rsidP="002409CD"/>
    <w:p w14:paraId="293A4DE2" w14:textId="77777777" w:rsidR="00357459" w:rsidRDefault="00357459" w:rsidP="002409CD"/>
    <w:p w14:paraId="3CCAB057" w14:textId="77777777" w:rsidR="00357459" w:rsidRDefault="00357459" w:rsidP="002409CD"/>
    <w:p w14:paraId="46DBE042" w14:textId="77777777" w:rsidR="00357459" w:rsidRDefault="00357459" w:rsidP="002409CD"/>
    <w:p w14:paraId="7C3717F8" w14:textId="77777777" w:rsidR="00357459" w:rsidRDefault="00357459" w:rsidP="002409CD"/>
    <w:p w14:paraId="689F76AF" w14:textId="77777777" w:rsidR="00357459" w:rsidRDefault="00357459" w:rsidP="002409CD"/>
    <w:p w14:paraId="4898FF80" w14:textId="77777777" w:rsidR="00357459" w:rsidRDefault="00357459" w:rsidP="002409CD"/>
    <w:p w14:paraId="308EA8DE" w14:textId="77777777" w:rsidR="00357459" w:rsidRDefault="00357459" w:rsidP="002409CD"/>
    <w:p w14:paraId="6BF11E8B" w14:textId="77777777" w:rsidR="00357459" w:rsidRDefault="00357459" w:rsidP="002409CD"/>
    <w:p w14:paraId="1C2DA8CB" w14:textId="77777777" w:rsidR="00357459" w:rsidRDefault="00357459" w:rsidP="002409CD"/>
    <w:p w14:paraId="1EB1359C" w14:textId="77777777" w:rsidR="00357459" w:rsidRDefault="00357459" w:rsidP="002409CD"/>
    <w:p w14:paraId="0F626E8D" w14:textId="77777777" w:rsidR="00357459" w:rsidRDefault="00357459" w:rsidP="002409CD"/>
    <w:p w14:paraId="4E37D8A2" w14:textId="77777777" w:rsidR="00357459" w:rsidRDefault="00357459" w:rsidP="002409CD"/>
    <w:p w14:paraId="4F7EAEA5" w14:textId="77777777" w:rsidR="00357459" w:rsidRDefault="00357459" w:rsidP="002409CD"/>
    <w:p w14:paraId="49FECA14" w14:textId="77777777" w:rsidR="00357459" w:rsidRDefault="00357459" w:rsidP="002409CD"/>
    <w:p w14:paraId="4E9B4ECF" w14:textId="77777777" w:rsidR="00357459" w:rsidRDefault="00357459" w:rsidP="002409CD"/>
    <w:p w14:paraId="372B4A78" w14:textId="77777777" w:rsidR="00357459" w:rsidRDefault="00357459" w:rsidP="002409CD"/>
    <w:p w14:paraId="12D4AD52" w14:textId="77777777" w:rsidR="00357459" w:rsidRDefault="00357459" w:rsidP="002409CD"/>
    <w:p w14:paraId="0409E076" w14:textId="77777777" w:rsidR="00357459" w:rsidRDefault="00357459" w:rsidP="002409CD"/>
    <w:p w14:paraId="09F4AECA" w14:textId="77777777" w:rsidR="00357459" w:rsidRDefault="00357459" w:rsidP="002409CD"/>
    <w:p w14:paraId="0AE23D66" w14:textId="77777777" w:rsidR="00357459" w:rsidRDefault="00357459" w:rsidP="002409CD"/>
  </w:footnote>
  <w:footnote w:type="continuationSeparator" w:id="0">
    <w:p w14:paraId="31840266" w14:textId="77777777" w:rsidR="00357459" w:rsidRDefault="00357459" w:rsidP="002409CD">
      <w:r>
        <w:continuationSeparator/>
      </w:r>
    </w:p>
    <w:p w14:paraId="305CCD3C" w14:textId="77777777" w:rsidR="00357459" w:rsidRDefault="00357459" w:rsidP="002409CD"/>
    <w:p w14:paraId="733A49E4" w14:textId="77777777" w:rsidR="00357459" w:rsidRDefault="00357459" w:rsidP="002409CD"/>
    <w:p w14:paraId="1E319A87" w14:textId="77777777" w:rsidR="00357459" w:rsidRDefault="00357459" w:rsidP="002409CD"/>
    <w:p w14:paraId="7001F9B1" w14:textId="77777777" w:rsidR="00357459" w:rsidRDefault="00357459" w:rsidP="002409CD"/>
    <w:p w14:paraId="16D4F48A" w14:textId="77777777" w:rsidR="00357459" w:rsidRDefault="00357459" w:rsidP="002409CD"/>
    <w:p w14:paraId="02B601B7" w14:textId="77777777" w:rsidR="00357459" w:rsidRDefault="00357459" w:rsidP="002409CD"/>
    <w:p w14:paraId="1B6C8A12" w14:textId="77777777" w:rsidR="00357459" w:rsidRDefault="00357459" w:rsidP="002409CD"/>
    <w:p w14:paraId="2DF99E0C" w14:textId="77777777" w:rsidR="00357459" w:rsidRDefault="00357459" w:rsidP="002409CD"/>
    <w:p w14:paraId="5C31041B" w14:textId="77777777" w:rsidR="00357459" w:rsidRDefault="00357459" w:rsidP="002409CD"/>
    <w:p w14:paraId="5F77602A" w14:textId="77777777" w:rsidR="00357459" w:rsidRDefault="00357459" w:rsidP="002409CD"/>
    <w:p w14:paraId="01B11BBB" w14:textId="77777777" w:rsidR="00357459" w:rsidRDefault="00357459" w:rsidP="002409CD"/>
    <w:p w14:paraId="02817AB4" w14:textId="77777777" w:rsidR="00357459" w:rsidRDefault="00357459" w:rsidP="002409CD"/>
    <w:p w14:paraId="3C4CED7C" w14:textId="77777777" w:rsidR="00357459" w:rsidRDefault="00357459" w:rsidP="002409CD"/>
    <w:p w14:paraId="6E3F9152" w14:textId="77777777" w:rsidR="00357459" w:rsidRDefault="00357459" w:rsidP="002409CD"/>
    <w:p w14:paraId="17B6E2D7" w14:textId="77777777" w:rsidR="00357459" w:rsidRDefault="00357459" w:rsidP="002409CD"/>
    <w:p w14:paraId="5E2902E2" w14:textId="77777777" w:rsidR="00357459" w:rsidRDefault="00357459" w:rsidP="002409CD"/>
    <w:p w14:paraId="66607B74" w14:textId="77777777" w:rsidR="00357459" w:rsidRDefault="00357459" w:rsidP="002409CD"/>
    <w:p w14:paraId="1E6D0BCD" w14:textId="77777777" w:rsidR="00357459" w:rsidRDefault="00357459" w:rsidP="002409CD"/>
    <w:p w14:paraId="586A7836" w14:textId="77777777" w:rsidR="00357459" w:rsidRDefault="00357459" w:rsidP="002409CD"/>
    <w:p w14:paraId="07928710" w14:textId="77777777" w:rsidR="00357459" w:rsidRDefault="00357459" w:rsidP="002409CD"/>
    <w:p w14:paraId="1B542351" w14:textId="77777777" w:rsidR="00357459" w:rsidRDefault="00357459" w:rsidP="002409CD"/>
    <w:p w14:paraId="05DB9E3D" w14:textId="77777777" w:rsidR="00357459" w:rsidRDefault="00357459" w:rsidP="002409CD"/>
    <w:p w14:paraId="55524C65" w14:textId="77777777" w:rsidR="00357459" w:rsidRDefault="00357459" w:rsidP="002409CD"/>
    <w:p w14:paraId="5149AE69" w14:textId="77777777" w:rsidR="00357459" w:rsidRDefault="00357459" w:rsidP="002409CD"/>
    <w:p w14:paraId="12B4C551" w14:textId="77777777" w:rsidR="00357459" w:rsidRDefault="00357459" w:rsidP="002409CD"/>
    <w:p w14:paraId="3C027FBB" w14:textId="77777777" w:rsidR="00357459" w:rsidRDefault="00357459" w:rsidP="002409CD"/>
    <w:p w14:paraId="46EAF177" w14:textId="77777777" w:rsidR="00357459" w:rsidRDefault="00357459"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986913" w:rsidRDefault="00986913" w:rsidP="002409CD">
    <w:pPr>
      <w:pStyle w:val="Header"/>
    </w:pPr>
    <w:r>
      <w:t>High Level Scope</w:t>
    </w:r>
    <w:r w:rsidRPr="00045429">
      <w:t xml:space="preserve">:  </w:t>
    </w:r>
    <w:r>
      <w:rPr>
        <w:b/>
        <w:i/>
        <w:color w:val="0000FF"/>
      </w:rPr>
      <w:t>GreenSheets System – Draft Area Scope</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986913" w:rsidRDefault="00986913" w:rsidP="002409CD">
    <w:pPr>
      <w:pStyle w:val="Header"/>
    </w:pPr>
    <w:r>
      <w:t>High Level Scope</w:t>
    </w:r>
    <w:r w:rsidRPr="00045429">
      <w:t xml:space="preserve">:  </w:t>
    </w:r>
    <w:r>
      <w:rPr>
        <w:b/>
        <w:i/>
        <w:color w:val="0000FF"/>
      </w:rPr>
      <w:t>GreenSheets System – Draft Area Scope</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1D12F35"/>
    <w:multiLevelType w:val="hybridMultilevel"/>
    <w:tmpl w:val="1EF26C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6"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C47425"/>
    <w:multiLevelType w:val="multilevel"/>
    <w:tmpl w:val="DD2687E6"/>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lowerLetter"/>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C65114D"/>
    <w:multiLevelType w:val="hybridMultilevel"/>
    <w:tmpl w:val="C95C5BF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40"/>
  </w:num>
  <w:num w:numId="11">
    <w:abstractNumId w:val="43"/>
  </w:num>
  <w:num w:numId="12">
    <w:abstractNumId w:val="27"/>
  </w:num>
  <w:num w:numId="13">
    <w:abstractNumId w:val="21"/>
  </w:num>
  <w:num w:numId="14">
    <w:abstractNumId w:val="34"/>
  </w:num>
  <w:num w:numId="15">
    <w:abstractNumId w:val="41"/>
  </w:num>
  <w:num w:numId="16">
    <w:abstractNumId w:val="3"/>
  </w:num>
  <w:num w:numId="17">
    <w:abstractNumId w:val="2"/>
  </w:num>
  <w:num w:numId="18">
    <w:abstractNumId w:val="24"/>
  </w:num>
  <w:num w:numId="19">
    <w:abstractNumId w:val="26"/>
  </w:num>
  <w:num w:numId="20">
    <w:abstractNumId w:val="37"/>
  </w:num>
  <w:num w:numId="21">
    <w:abstractNumId w:val="29"/>
  </w:num>
  <w:num w:numId="22">
    <w:abstractNumId w:val="39"/>
  </w:num>
  <w:num w:numId="23">
    <w:abstractNumId w:val="30"/>
  </w:num>
  <w:num w:numId="24">
    <w:abstractNumId w:val="19"/>
  </w:num>
  <w:num w:numId="25">
    <w:abstractNumId w:val="42"/>
  </w:num>
  <w:num w:numId="26">
    <w:abstractNumId w:val="4"/>
  </w:num>
  <w:num w:numId="27">
    <w:abstractNumId w:val="44"/>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32"/>
  </w:num>
  <w:num w:numId="31">
    <w:abstractNumId w:val="20"/>
  </w:num>
  <w:num w:numId="32">
    <w:abstractNumId w:val="25"/>
  </w:num>
  <w:num w:numId="33">
    <w:abstractNumId w:val="36"/>
  </w:num>
  <w:num w:numId="34">
    <w:abstractNumId w:val="23"/>
  </w:num>
  <w:num w:numId="35">
    <w:abstractNumId w:val="46"/>
  </w:num>
  <w:num w:numId="36">
    <w:abstractNumId w:val="45"/>
  </w:num>
  <w:num w:numId="37">
    <w:abstractNumId w:val="33"/>
  </w:num>
  <w:num w:numId="38">
    <w:abstractNumId w:val="38"/>
  </w:num>
  <w:num w:numId="39">
    <w:abstractNumId w:val="22"/>
  </w:num>
  <w:num w:numId="40">
    <w:abstractNumId w:val="2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0B08"/>
    <w:rsid w:val="00351B17"/>
    <w:rsid w:val="00351D81"/>
    <w:rsid w:val="00351F55"/>
    <w:rsid w:val="0035347B"/>
    <w:rsid w:val="00353FBB"/>
    <w:rsid w:val="003546BB"/>
    <w:rsid w:val="00354D6B"/>
    <w:rsid w:val="003555D0"/>
    <w:rsid w:val="00357459"/>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203"/>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76A6"/>
    <w:rsid w:val="004F7737"/>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7BD"/>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23B1"/>
    <w:rsid w:val="00DB2A64"/>
    <w:rsid w:val="00DB2E3A"/>
    <w:rsid w:val="00DB40D0"/>
    <w:rsid w:val="00DB4FE9"/>
    <w:rsid w:val="00DB5838"/>
    <w:rsid w:val="00DB5B19"/>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oleObject" Target="embeddings/oleObject4.bin"/><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oleObject" Target="embeddings/oleObject10.bin"/><Relationship Id="rId42" Type="http://schemas.openxmlformats.org/officeDocument/2006/relationships/oleObject" Target="embeddings/oleObject13.bin"/><Relationship Id="rId47" Type="http://schemas.openxmlformats.org/officeDocument/2006/relationships/oleObject" Target="embeddings/oleObject18.bin"/><Relationship Id="rId50" Type="http://schemas.openxmlformats.org/officeDocument/2006/relationships/oleObject" Target="embeddings/oleObject21.bin"/><Relationship Id="rId55" Type="http://schemas.openxmlformats.org/officeDocument/2006/relationships/oleObject" Target="embeddings/oleObject26.bin"/><Relationship Id="rId63" Type="http://schemas.openxmlformats.org/officeDocument/2006/relationships/oleObject" Target="embeddings/oleObject34.bin"/><Relationship Id="rId68" Type="http://schemas.openxmlformats.org/officeDocument/2006/relationships/image" Target="media/image12.png"/><Relationship Id="rId76" Type="http://schemas.openxmlformats.org/officeDocument/2006/relationships/image" Target="media/image15.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ncisvn.nci.nih.gov/svn/iscs/greensheets/Requirements/Use-cases/View%20and%20Manage%20a%20greensheet%20use-case.doc" TargetMode="Externa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oleObject" Target="embeddings/oleObject6.bin"/><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oleObject" Target="embeddings/oleObject3.bin"/><Relationship Id="rId32" Type="http://schemas.openxmlformats.org/officeDocument/2006/relationships/oleObject" Target="embeddings/oleObject9.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oleObject" Target="embeddings/oleObject29.bin"/><Relationship Id="rId66" Type="http://schemas.openxmlformats.org/officeDocument/2006/relationships/oleObject" Target="embeddings/oleObject37.bin"/><Relationship Id="rId74" Type="http://schemas.openxmlformats.org/officeDocument/2006/relationships/image" Target="media/image13.png"/><Relationship Id="rId79" Type="http://schemas.openxmlformats.org/officeDocument/2006/relationships/hyperlink" Target="https://ncisvn.nci.nih.gov/svn/iscs/greensheets/Requirements/Specs/GreenSheets%20Redesign%20Project%20Scope.doc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32.bin"/><Relationship Id="rId82" Type="http://schemas.openxmlformats.org/officeDocument/2006/relationships/hyperlink" Target="https://i2e-test.nci.nih.gov/greensheets/" TargetMode="External"/><Relationship Id="rId19" Type="http://schemas.openxmlformats.org/officeDocument/2006/relationships/hyperlink" Target="https://i2e-test.nci.nih.gov/documentation/application/GSFB_User_guid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doc" TargetMode="External"/><Relationship Id="rId22" Type="http://schemas.openxmlformats.org/officeDocument/2006/relationships/oleObject" Target="embeddings/oleObject2.bin"/><Relationship Id="rId27"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image" Target="media/image8.png"/><Relationship Id="rId43" Type="http://schemas.openxmlformats.org/officeDocument/2006/relationships/oleObject" Target="embeddings/oleObject14.bin"/><Relationship Id="rId48" Type="http://schemas.openxmlformats.org/officeDocument/2006/relationships/oleObject" Target="embeddings/oleObject19.bin"/><Relationship Id="rId56" Type="http://schemas.openxmlformats.org/officeDocument/2006/relationships/oleObject" Target="embeddings/oleObject27.bin"/><Relationship Id="rId64" Type="http://schemas.openxmlformats.org/officeDocument/2006/relationships/oleObject" Target="embeddings/oleObject35.bin"/><Relationship Id="rId69" Type="http://schemas.openxmlformats.org/officeDocument/2006/relationships/oleObject" Target="embeddings/oleObject39.bin"/><Relationship Id="rId77" Type="http://schemas.openxmlformats.org/officeDocument/2006/relationships/image" Target="media/image16.png"/><Relationship Id="rId8" Type="http://schemas.openxmlformats.org/officeDocument/2006/relationships/header" Target="header1.xml"/><Relationship Id="rId51" Type="http://schemas.openxmlformats.org/officeDocument/2006/relationships/oleObject" Target="embeddings/oleObject22.bin"/><Relationship Id="rId72" Type="http://schemas.openxmlformats.org/officeDocument/2006/relationships/hyperlink" Target="https://ncisvn.nci.nih.gov/svn/iscs/greensheets/Requirements/Use-cases/View%20and%20Manage%20a%20greensheet%20use-case.doc" TargetMode="External"/><Relationship Id="rId80" Type="http://schemas.openxmlformats.org/officeDocument/2006/relationships/hyperlink" Target="https://i2e-test.nci.nih.gov/greensheet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oleObject" Target="embeddings/oleObject11.bin"/><Relationship Id="rId46" Type="http://schemas.openxmlformats.org/officeDocument/2006/relationships/oleObject" Target="embeddings/oleObject17.bin"/><Relationship Id="rId59" Type="http://schemas.openxmlformats.org/officeDocument/2006/relationships/oleObject" Target="embeddings/oleObject30.bin"/><Relationship Id="rId67" Type="http://schemas.openxmlformats.org/officeDocument/2006/relationships/oleObject" Target="embeddings/oleObject38.bin"/><Relationship Id="rId20" Type="http://schemas.openxmlformats.org/officeDocument/2006/relationships/image" Target="media/image2.png"/><Relationship Id="rId41" Type="http://schemas.openxmlformats.org/officeDocument/2006/relationships/oleObject" Target="embeddings/oleObject12.bin"/><Relationship Id="rId54" Type="http://schemas.openxmlformats.org/officeDocument/2006/relationships/oleObject" Target="embeddings/oleObject25.bin"/><Relationship Id="rId62" Type="http://schemas.openxmlformats.org/officeDocument/2006/relationships/oleObject" Target="embeddings/oleObject33.bin"/><Relationship Id="rId70" Type="http://schemas.openxmlformats.org/officeDocument/2006/relationships/hyperlink" Target="https://ncisvn.nci.nih.gov/svn/iscs/greensheets/Requirements/Use-cases/View%20and%20Manage%20a%20greensheet%20use-case.doc" TargetMode="External"/><Relationship Id="rId75" Type="http://schemas.openxmlformats.org/officeDocument/2006/relationships/image" Target="media/image14.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4.png"/><Relationship Id="rId28" Type="http://schemas.openxmlformats.org/officeDocument/2006/relationships/oleObject" Target="embeddings/oleObject5.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0.bin"/><Relationship Id="rId57" Type="http://schemas.openxmlformats.org/officeDocument/2006/relationships/oleObject" Target="embeddings/oleObject28.bin"/><Relationship Id="rId10" Type="http://schemas.openxmlformats.org/officeDocument/2006/relationships/hyperlink" Target="https://ncisvn.nci.nih.gov/svn/iscs/greensheets/Requirements/Specs/GreenSheets%20-%20Scope.docx" TargetMode="External"/><Relationship Id="rId31" Type="http://schemas.openxmlformats.org/officeDocument/2006/relationships/oleObject" Target="embeddings/oleObject8.bin"/><Relationship Id="rId44" Type="http://schemas.openxmlformats.org/officeDocument/2006/relationships/oleObject" Target="embeddings/oleObject15.bin"/><Relationship Id="rId52" Type="http://schemas.openxmlformats.org/officeDocument/2006/relationships/oleObject" Target="embeddings/oleObject23.bin"/><Relationship Id="rId60" Type="http://schemas.openxmlformats.org/officeDocument/2006/relationships/oleObject" Target="embeddings/oleObject31.bin"/><Relationship Id="rId65" Type="http://schemas.openxmlformats.org/officeDocument/2006/relationships/oleObject" Target="embeddings/oleObject36.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7.png"/><Relationship Id="rId81" Type="http://schemas.openxmlformats.org/officeDocument/2006/relationships/hyperlink" Target="https://i2e-test.nci.nih.gov/greensheets/" TargetMode="External"/><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6497B-C794-4756-8FE9-6DA6390CE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28</Pages>
  <Words>6204</Words>
  <Characters>35368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41490</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92</cp:revision>
  <cp:lastPrinted>2017-02-13T18:22:00Z</cp:lastPrinted>
  <dcterms:created xsi:type="dcterms:W3CDTF">2016-10-25T18:33:00Z</dcterms:created>
  <dcterms:modified xsi:type="dcterms:W3CDTF">2017-03-14T13:49:00Z</dcterms:modified>
</cp:coreProperties>
</file>