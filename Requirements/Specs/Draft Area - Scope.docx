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1EA7F267"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ins w:id="0" w:author="Tulchinskaya, Gaby (NIH/NCI) [C]" w:date="2017-08-01T15:19:00Z">
        <w:r w:rsidR="00033CE8">
          <w:rPr>
            <w:color w:val="0000FF"/>
          </w:rPr>
          <w:t>2.</w:t>
        </w:r>
      </w:ins>
      <w:ins w:id="1" w:author="Tulchinskaya, Gaby (NIH/NCI) [C]" w:date="2017-08-10T17:15:00Z">
        <w:r w:rsidR="0011492E">
          <w:rPr>
            <w:color w:val="0000FF"/>
          </w:rPr>
          <w:t>1</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2"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3" w:author="Tulchinskaya, Gaby (NIH/NCI) [C]" w:date="2017-06-27T15:13:00Z"/>
              </w:rPr>
            </w:pPr>
            <w:ins w:id="4"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5" w:author="Tulchinskaya, Gaby (NIH/NCI) [C]" w:date="2017-06-27T15:13:00Z"/>
              </w:rPr>
            </w:pPr>
            <w:ins w:id="6"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7" w:author="Tulchinskaya, Gaby (NIH/NCI) [C]" w:date="2017-06-27T15:13:00Z"/>
              </w:rPr>
            </w:pPr>
            <w:ins w:id="8"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9" w:author="Tulchinskaya, Gaby (NIH/NCI) [C]" w:date="2017-06-27T15:13:00Z"/>
              </w:rPr>
            </w:pPr>
            <w:ins w:id="10" w:author="Tulchinskaya, Gaby (NIH/NCI) [C]" w:date="2017-06-27T15:13:00Z">
              <w:r>
                <w:t xml:space="preserve">Modified the text for e-mail </w:t>
              </w:r>
            </w:ins>
            <w:ins w:id="11" w:author="Tulchinskaya, Gaby (NIH/NCI) [C]" w:date="2017-06-27T15:14:00Z">
              <w:r>
                <w:t>boilerplate to testers after it was provided by OGA.</w:t>
              </w:r>
            </w:ins>
          </w:p>
        </w:tc>
      </w:tr>
      <w:tr w:rsidR="002713C9" w14:paraId="489F336B" w14:textId="77777777" w:rsidTr="002C11E9">
        <w:trPr>
          <w:cantSplit/>
          <w:ins w:id="12"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3" w:author="Tulchinskaya, Gaby (NIH/NCI) [C]" w:date="2017-07-21T09:59:00Z"/>
              </w:rPr>
            </w:pPr>
            <w:ins w:id="14"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5" w:author="Tulchinskaya, Gaby (NIH/NCI) [C]" w:date="2017-07-21T09:59:00Z"/>
              </w:rPr>
            </w:pPr>
            <w:ins w:id="16"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7" w:author="Tulchinskaya, Gaby (NIH/NCI) [C]" w:date="2017-07-21T09:59:00Z"/>
              </w:rPr>
            </w:pPr>
            <w:ins w:id="18"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9" w:author="Tulchinskaya, Gaby (NIH/NCI) [C]" w:date="2017-07-21T09:59:00Z"/>
              </w:rPr>
            </w:pPr>
            <w:ins w:id="20" w:author="Tulchinskaya, Gaby (NIH/NCI) [C]" w:date="2017-07-21T09:59:00Z">
              <w:r>
                <w:t>Added req to sec. Non-functional requirements</w:t>
              </w:r>
            </w:ins>
          </w:p>
        </w:tc>
      </w:tr>
      <w:tr w:rsidR="00D54EFC" w14:paraId="40E285AC" w14:textId="77777777" w:rsidTr="002C11E9">
        <w:trPr>
          <w:cantSplit/>
          <w:ins w:id="21" w:author="Tulchinskaya, Gaby (NIH/NCI) [C]" w:date="2017-07-31T11:23:00Z"/>
        </w:trPr>
        <w:tc>
          <w:tcPr>
            <w:tcW w:w="1099" w:type="dxa"/>
            <w:vAlign w:val="center"/>
          </w:tcPr>
          <w:p w14:paraId="7BE47C84" w14:textId="21CB506E" w:rsidR="00D54EFC" w:rsidRDefault="00D54EFC" w:rsidP="00320F9D">
            <w:pPr>
              <w:pStyle w:val="Cell"/>
              <w:widowControl w:val="0"/>
              <w:jc w:val="center"/>
              <w:rPr>
                <w:ins w:id="22" w:author="Tulchinskaya, Gaby (NIH/NCI) [C]" w:date="2017-07-31T11:23:00Z"/>
              </w:rPr>
            </w:pPr>
            <w:ins w:id="23" w:author="Tulchinskaya, Gaby (NIH/NCI) [C]" w:date="2017-07-31T11:23:00Z">
              <w:r>
                <w:t>1.9</w:t>
              </w:r>
            </w:ins>
          </w:p>
        </w:tc>
        <w:tc>
          <w:tcPr>
            <w:tcW w:w="1311" w:type="dxa"/>
            <w:vAlign w:val="center"/>
          </w:tcPr>
          <w:p w14:paraId="0789DC07" w14:textId="2F5EEAAE" w:rsidR="00D54EFC" w:rsidRDefault="00D54EFC" w:rsidP="00320F9D">
            <w:pPr>
              <w:pStyle w:val="Cell"/>
              <w:widowControl w:val="0"/>
              <w:jc w:val="center"/>
              <w:rPr>
                <w:ins w:id="24" w:author="Tulchinskaya, Gaby (NIH/NCI) [C]" w:date="2017-07-31T11:23:00Z"/>
              </w:rPr>
            </w:pPr>
            <w:ins w:id="25" w:author="Tulchinskaya, Gaby (NIH/NCI) [C]" w:date="2017-07-31T11:24:00Z">
              <w:r>
                <w:t>7/31/2017</w:t>
              </w:r>
            </w:ins>
          </w:p>
        </w:tc>
        <w:tc>
          <w:tcPr>
            <w:tcW w:w="1593" w:type="dxa"/>
            <w:vAlign w:val="center"/>
          </w:tcPr>
          <w:p w14:paraId="4ECAA6A0" w14:textId="7C1F2949" w:rsidR="00D54EFC" w:rsidRDefault="00D54EFC" w:rsidP="00320F9D">
            <w:pPr>
              <w:pStyle w:val="Cell"/>
              <w:widowControl w:val="0"/>
              <w:rPr>
                <w:ins w:id="26" w:author="Tulchinskaya, Gaby (NIH/NCI) [C]" w:date="2017-07-31T11:23:00Z"/>
              </w:rPr>
            </w:pPr>
            <w:ins w:id="27" w:author="Tulchinskaya, Gaby (NIH/NCI) [C]" w:date="2017-07-31T11:24:00Z">
              <w:r>
                <w:t>G. Tulchinskaya</w:t>
              </w:r>
            </w:ins>
          </w:p>
        </w:tc>
        <w:tc>
          <w:tcPr>
            <w:tcW w:w="5443" w:type="dxa"/>
            <w:gridSpan w:val="2"/>
            <w:vAlign w:val="center"/>
          </w:tcPr>
          <w:p w14:paraId="7661C2D7" w14:textId="77777777" w:rsidR="00D54EFC" w:rsidRDefault="00D54EFC" w:rsidP="00320F9D">
            <w:pPr>
              <w:pStyle w:val="Cell"/>
              <w:widowControl w:val="0"/>
              <w:rPr>
                <w:ins w:id="28" w:author="Tulchinskaya, Gaby (NIH/NCI) [C]" w:date="2017-07-31T11:34:00Z"/>
              </w:rPr>
            </w:pPr>
            <w:ins w:id="29" w:author="Tulchinskaya, Gaby (NIH/NCI) [C]" w:date="2017-07-31T11:23:00Z">
              <w:r>
                <w:t xml:space="preserve">Added success messages text to sec. </w:t>
              </w:r>
            </w:ins>
            <w:ins w:id="30" w:author="Tulchinskaya, Gaby (NIH/NCI) [C]" w:date="2017-07-31T11:24:00Z">
              <w:r>
                <w:t>“</w:t>
              </w:r>
            </w:ins>
            <w:ins w:id="31" w:author="Tulchinskaya, Gaby (NIH/NCI) [C]" w:date="2017-07-31T11:23:00Z">
              <w:r>
                <w:t>For a user with Draft Viewer and/or Draft</w:t>
              </w:r>
              <w:r w:rsidRPr="009B76C6">
                <w:t xml:space="preserve"> Administrator </w:t>
              </w:r>
              <w:r>
                <w:t>role</w:t>
              </w:r>
            </w:ins>
            <w:ins w:id="32" w:author="Tulchinskaya, Gaby (NIH/NCI) [C]" w:date="2017-07-31T11:24:00Z">
              <w:r>
                <w:t>”</w:t>
              </w:r>
            </w:ins>
          </w:p>
          <w:p w14:paraId="34414618" w14:textId="77777777" w:rsidR="00D505DC" w:rsidRDefault="00D505DC" w:rsidP="00320F9D">
            <w:pPr>
              <w:pStyle w:val="Cell"/>
              <w:widowControl w:val="0"/>
              <w:rPr>
                <w:ins w:id="33" w:author="Tulchinskaya, Gaby (NIH/NCI) [C]" w:date="2017-07-31T11:34:00Z"/>
              </w:rPr>
            </w:pPr>
          </w:p>
          <w:p w14:paraId="4F6716CD" w14:textId="7C74764D" w:rsidR="00D505DC" w:rsidRDefault="00D505DC" w:rsidP="00320F9D">
            <w:pPr>
              <w:pStyle w:val="Cell"/>
              <w:widowControl w:val="0"/>
              <w:rPr>
                <w:ins w:id="34" w:author="Tulchinskaya, Gaby (NIH/NCI) [C]" w:date="2017-07-31T11:23:00Z"/>
              </w:rPr>
            </w:pPr>
            <w:ins w:id="35" w:author="Tulchinskaya, Gaby (NIH/NCI) [C]" w:date="2017-07-31T11:34:00Z">
              <w:r>
                <w:t>Added the rule to sec. Review &amp; Test Draft Module Screen Data elements</w:t>
              </w:r>
            </w:ins>
          </w:p>
        </w:tc>
      </w:tr>
      <w:tr w:rsidR="00033CE8" w14:paraId="3652B92F" w14:textId="77777777" w:rsidTr="002C11E9">
        <w:trPr>
          <w:cantSplit/>
          <w:ins w:id="36" w:author="Tulchinskaya, Gaby (NIH/NCI) [C]" w:date="2017-08-01T15:20:00Z"/>
        </w:trPr>
        <w:tc>
          <w:tcPr>
            <w:tcW w:w="1099" w:type="dxa"/>
            <w:vAlign w:val="center"/>
          </w:tcPr>
          <w:p w14:paraId="7BBD78F1" w14:textId="7117AD3B" w:rsidR="00033CE8" w:rsidRDefault="00033CE8" w:rsidP="00033CE8">
            <w:pPr>
              <w:pStyle w:val="Cell"/>
              <w:widowControl w:val="0"/>
              <w:jc w:val="center"/>
              <w:rPr>
                <w:ins w:id="37" w:author="Tulchinskaya, Gaby (NIH/NCI) [C]" w:date="2017-08-01T15:20:00Z"/>
              </w:rPr>
            </w:pPr>
            <w:ins w:id="38" w:author="Tulchinskaya, Gaby (NIH/NCI) [C]" w:date="2017-08-01T15:20:00Z">
              <w:r>
                <w:t>2.0</w:t>
              </w:r>
            </w:ins>
          </w:p>
        </w:tc>
        <w:tc>
          <w:tcPr>
            <w:tcW w:w="1311" w:type="dxa"/>
            <w:vAlign w:val="center"/>
          </w:tcPr>
          <w:p w14:paraId="2ED5ABCA" w14:textId="3F904E99" w:rsidR="00033CE8" w:rsidRDefault="00033CE8" w:rsidP="00033CE8">
            <w:pPr>
              <w:pStyle w:val="Cell"/>
              <w:widowControl w:val="0"/>
              <w:jc w:val="center"/>
              <w:rPr>
                <w:ins w:id="39" w:author="Tulchinskaya, Gaby (NIH/NCI) [C]" w:date="2017-08-01T15:20:00Z"/>
              </w:rPr>
            </w:pPr>
            <w:ins w:id="40" w:author="Tulchinskaya, Gaby (NIH/NCI) [C]" w:date="2017-08-01T15:20:00Z">
              <w:r>
                <w:t>8/01/2017</w:t>
              </w:r>
            </w:ins>
          </w:p>
        </w:tc>
        <w:tc>
          <w:tcPr>
            <w:tcW w:w="1593" w:type="dxa"/>
            <w:vAlign w:val="center"/>
          </w:tcPr>
          <w:p w14:paraId="562C3022" w14:textId="110609C2" w:rsidR="00033CE8" w:rsidRDefault="00033CE8" w:rsidP="00033CE8">
            <w:pPr>
              <w:pStyle w:val="Cell"/>
              <w:widowControl w:val="0"/>
              <w:rPr>
                <w:ins w:id="41" w:author="Tulchinskaya, Gaby (NIH/NCI) [C]" w:date="2017-08-01T15:20:00Z"/>
              </w:rPr>
            </w:pPr>
            <w:ins w:id="42" w:author="Tulchinskaya, Gaby (NIH/NCI) [C]" w:date="2017-08-01T15:20:00Z">
              <w:r>
                <w:t>G. Tulchinskaya</w:t>
              </w:r>
            </w:ins>
          </w:p>
        </w:tc>
        <w:tc>
          <w:tcPr>
            <w:tcW w:w="5443" w:type="dxa"/>
            <w:gridSpan w:val="2"/>
            <w:vAlign w:val="center"/>
          </w:tcPr>
          <w:p w14:paraId="4B87C465" w14:textId="77777777" w:rsidR="00033CE8" w:rsidRDefault="00033CE8" w:rsidP="00033CE8">
            <w:pPr>
              <w:pStyle w:val="Cell"/>
              <w:widowControl w:val="0"/>
              <w:rPr>
                <w:ins w:id="43" w:author="Tulchinskaya, Gaby (NIH/NCI) [C]" w:date="2017-08-01T15:20:00Z"/>
              </w:rPr>
            </w:pPr>
            <w:ins w:id="44" w:author="Tulchinskaya, Gaby (NIH/NCI) [C]" w:date="2017-08-01T15:20:00Z">
              <w:r>
                <w:t>Updated after the demo to OGA:</w:t>
              </w:r>
            </w:ins>
          </w:p>
          <w:p w14:paraId="783F7AB0" w14:textId="48F4AC04" w:rsidR="00033CE8" w:rsidRDefault="00033CE8" w:rsidP="00033CE8">
            <w:pPr>
              <w:pStyle w:val="Cell"/>
              <w:widowControl w:val="0"/>
              <w:rPr>
                <w:ins w:id="45" w:author="Tulchinskaya, Gaby (NIH/NCI) [C]" w:date="2017-08-01T15:20:00Z"/>
              </w:rPr>
            </w:pPr>
            <w:ins w:id="46" w:author="Tulchinskaya, Gaby (NIH/NCI) [C]" w:date="2017-08-01T15:20:00Z">
              <w:r>
                <w:t xml:space="preserve">- </w:t>
              </w:r>
            </w:ins>
            <w:ins w:id="47" w:author="Tulchinskaya, Gaby (NIH/NCI) [C]" w:date="2017-08-01T15:22:00Z">
              <w:r w:rsidR="0013406A">
                <w:t>sec. Review and Test Greensheet Screen Data elements</w:t>
              </w:r>
            </w:ins>
          </w:p>
        </w:tc>
      </w:tr>
      <w:tr w:rsidR="0011492E" w14:paraId="26BE134C" w14:textId="77777777" w:rsidTr="002C11E9">
        <w:trPr>
          <w:cantSplit/>
          <w:ins w:id="48" w:author="Tulchinskaya, Gaby (NIH/NCI) [C]" w:date="2017-08-10T17:15:00Z"/>
        </w:trPr>
        <w:tc>
          <w:tcPr>
            <w:tcW w:w="1099" w:type="dxa"/>
            <w:vAlign w:val="center"/>
          </w:tcPr>
          <w:p w14:paraId="757B2475" w14:textId="1C5BD87B" w:rsidR="0011492E" w:rsidRDefault="0011492E" w:rsidP="0011492E">
            <w:pPr>
              <w:pStyle w:val="Cell"/>
              <w:widowControl w:val="0"/>
              <w:jc w:val="center"/>
              <w:rPr>
                <w:ins w:id="49" w:author="Tulchinskaya, Gaby (NIH/NCI) [C]" w:date="2017-08-10T17:15:00Z"/>
              </w:rPr>
            </w:pPr>
            <w:ins w:id="50" w:author="Tulchinskaya, Gaby (NIH/NCI) [C]" w:date="2017-08-10T17:15:00Z">
              <w:r>
                <w:t>2.1</w:t>
              </w:r>
            </w:ins>
          </w:p>
        </w:tc>
        <w:tc>
          <w:tcPr>
            <w:tcW w:w="1311" w:type="dxa"/>
            <w:vAlign w:val="center"/>
          </w:tcPr>
          <w:p w14:paraId="1032991D" w14:textId="7D4E5B62" w:rsidR="0011492E" w:rsidRDefault="0011492E" w:rsidP="0011492E">
            <w:pPr>
              <w:pStyle w:val="Cell"/>
              <w:widowControl w:val="0"/>
              <w:jc w:val="center"/>
              <w:rPr>
                <w:ins w:id="51" w:author="Tulchinskaya, Gaby (NIH/NCI) [C]" w:date="2017-08-10T17:15:00Z"/>
              </w:rPr>
            </w:pPr>
            <w:ins w:id="52" w:author="Tulchinskaya, Gaby (NIH/NCI) [C]" w:date="2017-08-10T17:16:00Z">
              <w:r>
                <w:t>8/</w:t>
              </w:r>
              <w:r>
                <w:t>1</w:t>
              </w:r>
              <w:r>
                <w:t>0</w:t>
              </w:r>
              <w:r>
                <w:t>/2017</w:t>
              </w:r>
            </w:ins>
          </w:p>
        </w:tc>
        <w:tc>
          <w:tcPr>
            <w:tcW w:w="1593" w:type="dxa"/>
            <w:vAlign w:val="center"/>
          </w:tcPr>
          <w:p w14:paraId="0028A3B6" w14:textId="5BAF3449" w:rsidR="0011492E" w:rsidRDefault="0011492E" w:rsidP="0011492E">
            <w:pPr>
              <w:pStyle w:val="Cell"/>
              <w:widowControl w:val="0"/>
              <w:rPr>
                <w:ins w:id="53" w:author="Tulchinskaya, Gaby (NIH/NCI) [C]" w:date="2017-08-10T17:15:00Z"/>
              </w:rPr>
            </w:pPr>
            <w:ins w:id="54" w:author="Tulchinskaya, Gaby (NIH/NCI) [C]" w:date="2017-08-10T17:16:00Z">
              <w:r>
                <w:t>G. Tulchinskaya</w:t>
              </w:r>
            </w:ins>
          </w:p>
        </w:tc>
        <w:tc>
          <w:tcPr>
            <w:tcW w:w="5443" w:type="dxa"/>
            <w:gridSpan w:val="2"/>
            <w:vAlign w:val="center"/>
          </w:tcPr>
          <w:p w14:paraId="321D3D1B" w14:textId="7A971BE4" w:rsidR="0011492E" w:rsidRDefault="0011492E" w:rsidP="0011492E">
            <w:pPr>
              <w:pStyle w:val="Cell"/>
              <w:widowControl w:val="0"/>
              <w:rPr>
                <w:ins w:id="55" w:author="Tulchinskaya, Gaby (NIH/NCI) [C]" w:date="2017-08-10T17:15:00Z"/>
              </w:rPr>
            </w:pPr>
            <w:ins w:id="56" w:author="Tulchinskaya, Gaby (NIH/NCI) [C]" w:date="2017-08-10T17:21:00Z">
              <w:r>
                <w:t>Updated sec. “</w:t>
              </w:r>
              <w:r>
                <w:t>Review &amp; Test Draft Module Screen Data elements</w:t>
              </w:r>
              <w:r>
                <w:t>” (disabling Promote and Reject buttons)</w:t>
              </w:r>
            </w:ins>
          </w:p>
        </w:tc>
      </w:tr>
    </w:tbl>
    <w:p w14:paraId="2303B535" w14:textId="77777777" w:rsidR="00320F9D" w:rsidRDefault="00320F9D" w:rsidP="00320F9D">
      <w:pPr>
        <w:pStyle w:val="Header1"/>
      </w:pPr>
      <w:r>
        <w:t>Reference Documents</w:t>
      </w:r>
      <w:bookmarkStart w:id="57" w:name="_GoBack"/>
      <w:bookmarkEnd w:id="57"/>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D02F98"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D02F98"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D02F98"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D02F98"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D02F98">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D02F98">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D02F98">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D02F98">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D02F98">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D02F98">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D02F98">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D02F98">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D02F98">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D02F98">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D02F98">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D02F98">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D02F98">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D02F98">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D02F98">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D02F98">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D02F98">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D02F98">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2E078F8B" w14:textId="550A1ACF" w:rsidR="000A3766" w:rsidRDefault="00D02F98">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D02F98">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D02F98">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D02F98">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D02F98">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D02F98">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D02F98">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58" w:name="_Toc484078185"/>
      <w:r w:rsidR="000D5B80">
        <w:lastRenderedPageBreak/>
        <w:t>Document scope</w:t>
      </w:r>
      <w:bookmarkEnd w:id="58"/>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59" w:name="_Toc484078186"/>
      <w:r>
        <w:t>Business Need Description</w:t>
      </w:r>
      <w:bookmarkEnd w:id="59"/>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3890907"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60" w:name="_Toc464140073"/>
      <w:r>
        <w:t>Dependencies with other systems</w:t>
      </w:r>
      <w:bookmarkEnd w:id="60"/>
      <w:r>
        <w:t xml:space="preserve"> =&gt; </w:t>
      </w:r>
      <w:bookmarkStart w:id="61" w:name="_Toc464140074"/>
      <w:r>
        <w:t>Significant dependencies</w:t>
      </w:r>
      <w:bookmarkEnd w:id="61"/>
      <w:r>
        <w:t xml:space="preserve"> =&gt; </w:t>
      </w:r>
      <w:bookmarkStart w:id="62" w:name="_Toc464140075"/>
      <w:r>
        <w:t>Form Builder – changes for re-design</w:t>
      </w:r>
      <w:bookmarkEnd w:id="62"/>
    </w:p>
    <w:p w14:paraId="282B2D12" w14:textId="70B6DCF0" w:rsidR="0037448A" w:rsidRDefault="0037448A" w:rsidP="00600EFC">
      <w:pPr>
        <w:pStyle w:val="Heading1"/>
      </w:pPr>
      <w:bookmarkStart w:id="63" w:name="_Toc484078187"/>
      <w:r>
        <w:t>User roles</w:t>
      </w:r>
      <w:bookmarkEnd w:id="63"/>
    </w:p>
    <w:p w14:paraId="1A73BFDC" w14:textId="62B106C1" w:rsidR="00335E7C" w:rsidRDefault="00335E7C" w:rsidP="00600EFC">
      <w:pPr>
        <w:pStyle w:val="Heading2"/>
      </w:pPr>
      <w:bookmarkStart w:id="64" w:name="_Toc484078188"/>
      <w:r>
        <w:t>Before re-design:</w:t>
      </w:r>
      <w:bookmarkEnd w:id="64"/>
      <w:r>
        <w:t xml:space="preserve"> </w:t>
      </w:r>
    </w:p>
    <w:p w14:paraId="040574DF" w14:textId="0E399D1B" w:rsidR="00335E7C" w:rsidRDefault="00335E7C" w:rsidP="00600EFC">
      <w:pPr>
        <w:pStyle w:val="BodyText"/>
      </w:pPr>
      <w:r>
        <w:t>Before re-design similar, much more limited functionality existed in Greensheets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Review draft greensheets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65" w:name="_Toc484078189"/>
      <w:r>
        <w:t xml:space="preserve">Changes </w:t>
      </w:r>
      <w:r w:rsidR="00AE0D5F">
        <w:t>for</w:t>
      </w:r>
      <w:r>
        <w:t xml:space="preserve"> re-design:</w:t>
      </w:r>
      <w:bookmarkEnd w:id="65"/>
    </w:p>
    <w:p w14:paraId="750DF431" w14:textId="355FD6F0" w:rsidR="00B80E09" w:rsidRDefault="00350D88" w:rsidP="00600EFC">
      <w:r w:rsidRPr="00B80E09">
        <w:t xml:space="preserve">There is no connection between Form Builder roles and Greensheet roles. </w:t>
      </w:r>
      <w:r w:rsidR="0051259C">
        <w:t>OGA requested that a</w:t>
      </w:r>
      <w:r w:rsidR="0051259C" w:rsidRPr="00B80E09">
        <w:t>ccess to Greensheets Draft Area should be provided to all users who have Author or Approver role in Form Builder.</w:t>
      </w:r>
      <w:r w:rsidR="0051259C">
        <w:t xml:space="preserve"> </w:t>
      </w:r>
      <w:r w:rsidRPr="00B80E09">
        <w:t>OGA will provide the list of people and CBIIT will assign</w:t>
      </w:r>
      <w:r w:rsidR="0051259C">
        <w:t xml:space="preserve"> Greensheet</w:t>
      </w:r>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66" w:name="_Toc464140061"/>
      <w:r w:rsidR="00686AEF" w:rsidRPr="00686AEF">
        <w:t xml:space="preserve"> </w:t>
      </w:r>
      <w:r w:rsidR="00686AEF">
        <w:t>GreenSheets users</w:t>
      </w:r>
      <w:bookmarkEnd w:id="66"/>
      <w:r w:rsidR="00686AEF">
        <w:t xml:space="preserve"> =&gt; </w:t>
      </w:r>
      <w:bookmarkStart w:id="67" w:name="_Toc464140062"/>
      <w:r w:rsidR="00686AEF">
        <w:t>User roles</w:t>
      </w:r>
      <w:bookmarkEnd w:id="67"/>
    </w:p>
    <w:p w14:paraId="4AF51B81" w14:textId="6E1CAA63" w:rsidR="002F31F9" w:rsidRPr="000238F8" w:rsidRDefault="002F31F9" w:rsidP="00600EFC">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0051259C">
        <w:t xml:space="preserve"> and Draft Viewer/Administratior can test any greensheet)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greensheet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68" w:name="_Toc484078190"/>
      <w:r>
        <w:t>Overall business flow description</w:t>
      </w:r>
      <w:bookmarkEnd w:id="68"/>
    </w:p>
    <w:p w14:paraId="4385BAB7" w14:textId="2E2D6790" w:rsidR="008065CD" w:rsidRDefault="008065CD" w:rsidP="00600EFC">
      <w:pPr>
        <w:pStyle w:val="Heading2"/>
      </w:pPr>
      <w:bookmarkStart w:id="69"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69"/>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form name and related type/mechs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view what changed in the module (type/mechs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Review and Test Greensheet</w:t>
      </w:r>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2DBF42B0" w:rsidR="0088569A" w:rsidRDefault="0088569A" w:rsidP="00DD68C4">
      <w:pPr>
        <w:pStyle w:val="ListParagraph"/>
        <w:numPr>
          <w:ilvl w:val="0"/>
          <w:numId w:val="14"/>
        </w:numPr>
        <w:rPr>
          <w:ins w:id="70" w:author="Tulchinskaya, Gaby (NIH/NCI) [C]" w:date="2017-07-31T11:22:00Z"/>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1D6E3880" w14:textId="38155DDD" w:rsidR="00D54EFC" w:rsidRDefault="00D54EFC" w:rsidP="00D54EFC">
      <w:pPr>
        <w:pStyle w:val="ListParagraph"/>
        <w:ind w:left="360"/>
        <w:rPr>
          <w:ins w:id="71" w:author="Tulchinskaya, Gaby (NIH/NCI) [C]" w:date="2017-07-31T11:23:00Z"/>
          <w:rFonts w:ascii="Arial" w:hAnsi="Arial"/>
          <w:sz w:val="20"/>
          <w:szCs w:val="20"/>
        </w:rPr>
      </w:pPr>
      <w:ins w:id="72" w:author="Tulchinskaya, Gaby (NIH/NCI) [C]" w:date="2017-07-31T11:22:00Z">
        <w:r>
          <w:rPr>
            <w:rFonts w:ascii="Arial" w:hAnsi="Arial"/>
            <w:sz w:val="20"/>
            <w:szCs w:val="20"/>
          </w:rPr>
          <w:t xml:space="preserve">NOTE: </w:t>
        </w:r>
      </w:ins>
      <w:ins w:id="73" w:author="Tulchinskaya, Gaby (NIH/NCI) [C]" w:date="2017-07-31T11:23:00Z">
        <w:r w:rsidRPr="00D54EFC">
          <w:rPr>
            <w:rFonts w:ascii="Arial" w:hAnsi="Arial"/>
            <w:sz w:val="20"/>
            <w:szCs w:val="20"/>
          </w:rPr>
          <w:t>Success messages for Promote and Reject module</w:t>
        </w:r>
        <w:r>
          <w:rPr>
            <w:rFonts w:ascii="Arial" w:hAnsi="Arial"/>
            <w:sz w:val="20"/>
            <w:szCs w:val="20"/>
          </w:rPr>
          <w:t>:</w:t>
        </w:r>
      </w:ins>
    </w:p>
    <w:p w14:paraId="748E12F1" w14:textId="77777777" w:rsidR="00D54EFC" w:rsidRDefault="00D54EFC" w:rsidP="00D54EFC">
      <w:pPr>
        <w:rPr>
          <w:ins w:id="74" w:author="Tulchinskaya, Gaby (NIH/NCI) [C]" w:date="2017-07-31T11:23:00Z"/>
          <w:rFonts w:asciiTheme="minorHAnsi" w:hAnsiTheme="minorHAnsi" w:cstheme="minorBidi"/>
          <w:bCs w:val="0"/>
        </w:rPr>
      </w:pPr>
      <w:ins w:id="75" w:author="Tulchinskaya, Gaby (NIH/NCI) [C]" w:date="2017-07-31T11:23:00Z">
        <w:r>
          <w:rPr>
            <w:b/>
          </w:rPr>
          <w:t xml:space="preserve">Success: </w:t>
        </w:r>
        <w:r>
          <w:rPr>
            <w:color w:val="0070C0"/>
          </w:rPr>
          <w:t>&lt;Insert module name&gt;</w:t>
        </w:r>
        <w:r>
          <w:t xml:space="preserve"> has been PROMOTED</w:t>
        </w:r>
      </w:ins>
    </w:p>
    <w:p w14:paraId="09798B36" w14:textId="77777777" w:rsidR="00D54EFC" w:rsidRDefault="00D54EFC" w:rsidP="00D54EFC">
      <w:pPr>
        <w:rPr>
          <w:ins w:id="76" w:author="Tulchinskaya, Gaby (NIH/NCI) [C]" w:date="2017-07-31T11:23:00Z"/>
        </w:rPr>
      </w:pPr>
      <w:ins w:id="77" w:author="Tulchinskaya, Gaby (NIH/NCI) [C]" w:date="2017-07-31T11:23:00Z">
        <w:r>
          <w:rPr>
            <w:b/>
          </w:rPr>
          <w:t xml:space="preserve">Success: </w:t>
        </w:r>
        <w:r>
          <w:rPr>
            <w:color w:val="0070C0"/>
          </w:rPr>
          <w:t>&lt;Insert module name&gt;</w:t>
        </w:r>
        <w:r>
          <w:t xml:space="preserve"> has been REJECTED</w:t>
        </w:r>
      </w:ins>
    </w:p>
    <w:p w14:paraId="26BEBA62" w14:textId="77777777" w:rsidR="00D54EFC" w:rsidRPr="00A039A1" w:rsidRDefault="00D54EFC" w:rsidP="00D54EFC">
      <w:pPr>
        <w:pStyle w:val="ListParagraph"/>
        <w:ind w:left="360"/>
        <w:rPr>
          <w:rFonts w:ascii="Arial" w:hAnsi="Arial"/>
          <w:sz w:val="20"/>
          <w:szCs w:val="20"/>
        </w:rPr>
      </w:pPr>
    </w:p>
    <w:p w14:paraId="502364E0" w14:textId="50B2A0BD" w:rsidR="0088569A" w:rsidRDefault="008B64E5" w:rsidP="00600EFC">
      <w:pPr>
        <w:pStyle w:val="Heading3"/>
      </w:pPr>
      <w:bookmarkStart w:id="78" w:name="_Toc484078192"/>
      <w:r>
        <w:t>Email to testers</w:t>
      </w:r>
      <w:bookmarkEnd w:id="78"/>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Generate URL(s) to “Review and Test Greensheet</w:t>
      </w:r>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lastRenderedPageBreak/>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Greensheet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You are being requested to review draft Greensheet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 xml:space="preserve">&gt; - (form type) for &lt;list of type/mech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type/mech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NCI OGA Greensheets</w:t>
        </w:r>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5260E"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79" w:name="_Toc484078193"/>
      <w:r>
        <w:t>For a Tester</w:t>
      </w:r>
      <w:bookmarkEnd w:id="79"/>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When user clicks the link, the system displays Review and Test Greensheet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est G</w:t>
      </w:r>
      <w:r w:rsidR="00B00310" w:rsidRPr="00A039A1">
        <w:rPr>
          <w:b/>
        </w:rPr>
        <w:t>reensheet</w:t>
      </w:r>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Reset Grensheet</w:t>
      </w:r>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80" w:name="_Toc484078194"/>
      <w:r>
        <w:rPr>
          <w:noProof/>
        </w:rPr>
        <w:t>Review &amp; Test Draft Module functionality</w:t>
      </w:r>
      <w:bookmarkEnd w:id="80"/>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Greensheets,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Greensheet”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81" w:name="_Toc484078195"/>
      <w:r>
        <w:rPr>
          <w:noProof/>
        </w:rPr>
        <w:t xml:space="preserve">Review </w:t>
      </w:r>
      <w:r w:rsidR="00A623DB">
        <w:rPr>
          <w:noProof/>
        </w:rPr>
        <w:t>&amp; Test Draft</w:t>
      </w:r>
      <w:r>
        <w:rPr>
          <w:noProof/>
        </w:rPr>
        <w:t xml:space="preserve"> Module screens mockup</w:t>
      </w:r>
      <w:r w:rsidR="00434DFA">
        <w:rPr>
          <w:noProof/>
        </w:rPr>
        <w:t>s</w:t>
      </w:r>
      <w:bookmarkEnd w:id="81"/>
    </w:p>
    <w:p w14:paraId="1E2B125F" w14:textId="16855D4D" w:rsidR="00A20307" w:rsidRDefault="00A20307" w:rsidP="00600EFC">
      <w:pPr>
        <w:pStyle w:val="Heading3"/>
      </w:pPr>
      <w:bookmarkStart w:id="82" w:name="_Toc484078196"/>
      <w:r>
        <w:t>General mockup for all modules, except Revision</w:t>
      </w:r>
      <w:bookmarkEnd w:id="82"/>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83" w:name="_Toc484078197"/>
      <w:r>
        <w:t>“Existing Type/Mechanism combinations with no changes” section mockup</w:t>
      </w:r>
      <w:bookmarkEnd w:id="83"/>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Greensheet”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84" w:name="_Toc484078198"/>
      <w:r>
        <w:lastRenderedPageBreak/>
        <w:t>Revision module mockup</w:t>
      </w:r>
      <w:bookmarkEnd w:id="84"/>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6AF07502" w14:textId="08A54064" w:rsidR="00D505DC" w:rsidRDefault="003A277A" w:rsidP="00D505DC">
      <w:pPr>
        <w:pStyle w:val="Heading2"/>
        <w:numPr>
          <w:ilvl w:val="1"/>
          <w:numId w:val="18"/>
        </w:numPr>
        <w:rPr>
          <w:ins w:id="85" w:author="Tulchinskaya, Gaby (NIH/NCI) [C]" w:date="2017-07-31T11:32:00Z"/>
        </w:rPr>
      </w:pPr>
      <w:bookmarkStart w:id="86" w:name="_Toc484078199"/>
      <w:r>
        <w:t xml:space="preserve">Review </w:t>
      </w:r>
      <w:r w:rsidR="00E73E07">
        <w:t>&amp;</w:t>
      </w:r>
      <w:r>
        <w:t xml:space="preserve"> Test </w:t>
      </w:r>
      <w:r w:rsidR="00E73E07">
        <w:t xml:space="preserve">Draft </w:t>
      </w:r>
      <w:r>
        <w:t>Module Screen Data elements</w:t>
      </w:r>
      <w:bookmarkEnd w:id="86"/>
    </w:p>
    <w:p w14:paraId="3E3D0F3C" w14:textId="1E642569" w:rsidR="00D505DC" w:rsidRDefault="00D505DC" w:rsidP="00D505DC">
      <w:pPr>
        <w:rPr>
          <w:ins w:id="87" w:author="Tulchinskaya, Gaby (NIH/NCI) [C]" w:date="2017-07-31T11:33:00Z"/>
          <w:rFonts w:asciiTheme="minorHAnsi" w:hAnsiTheme="minorHAnsi" w:cstheme="minorBidi"/>
          <w:bCs w:val="0"/>
        </w:rPr>
      </w:pPr>
      <w:ins w:id="88" w:author="Tulchinskaya, Gaby (NIH/NCI) [C]" w:date="2017-07-31T11:32:00Z">
        <w:r>
          <w:t xml:space="preserve">Rule: </w:t>
        </w:r>
      </w:ins>
      <w:ins w:id="89" w:author="Tulchinskaya, Gaby (NIH/NCI) [C]" w:date="2017-07-31T11:33:00Z">
        <w:r>
          <w:t xml:space="preserve">Display of Type/Mech list for the form </w:t>
        </w:r>
      </w:ins>
    </w:p>
    <w:p w14:paraId="5366BC5C" w14:textId="326DCE94" w:rsidR="00D505DC" w:rsidRDefault="00D505DC" w:rsidP="00D505DC">
      <w:pPr>
        <w:widowControl/>
        <w:numPr>
          <w:ilvl w:val="0"/>
          <w:numId w:val="32"/>
        </w:numPr>
        <w:autoSpaceDE/>
        <w:autoSpaceDN/>
        <w:adjustRightInd/>
        <w:spacing w:after="0" w:line="240" w:lineRule="auto"/>
        <w:rPr>
          <w:ins w:id="90" w:author="Tulchinskaya, Gaby (NIH/NCI) [C]" w:date="2017-07-31T11:33:00Z"/>
        </w:rPr>
      </w:pPr>
      <w:ins w:id="91" w:author="Tulchinskaya, Gaby (NIH/NCI) [C]" w:date="2017-07-31T11:33:00Z">
        <w:r>
          <w:t>Group by mech, within this group sort by type (e.g. 1/R01, 2/R01, 3R01)</w:t>
        </w:r>
      </w:ins>
    </w:p>
    <w:p w14:paraId="46A3E0D1" w14:textId="2F38EC9F" w:rsidR="00D505DC" w:rsidRPr="00D505DC" w:rsidRDefault="00D505DC" w:rsidP="00D505DC">
      <w:pPr>
        <w:widowControl/>
        <w:numPr>
          <w:ilvl w:val="0"/>
          <w:numId w:val="32"/>
        </w:numPr>
        <w:autoSpaceDE/>
        <w:autoSpaceDN/>
        <w:adjustRightInd/>
        <w:spacing w:after="0" w:line="240" w:lineRule="auto"/>
      </w:pPr>
      <w:ins w:id="92" w:author="Tulchinskaya, Gaby (NIH/NCI) [C]" w:date="2017-07-31T11:33:00Z">
        <w:r>
          <w:t>If it’s more than one mech, mech groups should be in alphabetical order. E.g. F…group should preside R..group</w:t>
        </w:r>
      </w:ins>
    </w:p>
    <w:p w14:paraId="0C7915AF" w14:textId="1BD0343E" w:rsidR="00D42244" w:rsidRPr="00D42244" w:rsidRDefault="00D42244" w:rsidP="00D42244">
      <w:pPr>
        <w:pStyle w:val="Heading3"/>
      </w:pPr>
      <w:bookmarkStart w:id="93" w:name="_Toc484078200"/>
      <w:r>
        <w:t>Applicable to all modules, except Revision</w:t>
      </w:r>
      <w:bookmarkEnd w:id="93"/>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188D9597" w:rsidR="00DE6D4E" w:rsidRDefault="0011492E" w:rsidP="00600EFC">
            <w:ins w:id="94" w:author="Tulchinskaya, Gaby (NIH/NCI) [C]" w:date="2017-08-10T17:18:00Z">
              <w:r>
                <w:t>Enabled</w:t>
              </w:r>
              <w:r>
                <w:t xml:space="preserve"> </w:t>
              </w:r>
            </w:ins>
            <w:r w:rsidR="00DE6D4E">
              <w:t xml:space="preserve">only </w:t>
            </w:r>
            <w:ins w:id="95" w:author="Tulchinskaya, Gaby (NIH/NCI) [C]" w:date="2017-08-10T17:18:00Z">
              <w:r>
                <w:t>for</w:t>
              </w:r>
              <w:r>
                <w:t xml:space="preserve"> </w:t>
              </w:r>
            </w:ins>
            <w:r w:rsidR="00DE6D4E">
              <w:t>a user with Draft Admin role;</w:t>
            </w:r>
          </w:p>
          <w:p w14:paraId="73F15472" w14:textId="77777777" w:rsidR="00DE6D4E" w:rsidRDefault="00DE6D4E" w:rsidP="00600EFC">
            <w:pPr>
              <w:rPr>
                <w:ins w:id="96" w:author="Tulchinskaya, Gaby (NIH/NCI) [C]" w:date="2017-08-10T17:18:00Z"/>
              </w:rPr>
            </w:pPr>
            <w:r>
              <w:t>Displayed at the top and the bottom of the screen</w:t>
            </w:r>
          </w:p>
          <w:p w14:paraId="0B5DA178" w14:textId="35582009" w:rsidR="0011492E" w:rsidRPr="00DE06BD" w:rsidRDefault="0011492E" w:rsidP="00600EFC">
            <w:ins w:id="97" w:author="Tulchinskaya, Gaby (NIH/NCI) [C]" w:date="2017-08-10T17:18:00Z">
              <w:r>
                <w:t xml:space="preserve">If Disabled, </w:t>
              </w:r>
            </w:ins>
            <w:ins w:id="98" w:author="Tulchinskaya, Gaby (NIH/NCI) [C]" w:date="2017-08-10T17:19:00Z">
              <w:r>
                <w:t xml:space="preserve">the </w:t>
              </w:r>
              <w:r w:rsidRPr="0011492E">
                <w:t>tooltip says:  "You must have Greensheets Draft Admin role to be able to promote or reject Draft Module"</w:t>
              </w:r>
            </w:ins>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EE44194" w:rsidR="00120A59" w:rsidRDefault="0011492E" w:rsidP="00600EFC">
            <w:ins w:id="99" w:author="Tulchinskaya, Gaby (NIH/NCI) [C]" w:date="2017-08-10T17:20:00Z">
              <w:r>
                <w:t>Enabled</w:t>
              </w:r>
              <w:r>
                <w:t xml:space="preserve"> </w:t>
              </w:r>
            </w:ins>
            <w:r w:rsidR="00120A59">
              <w:t xml:space="preserve">only </w:t>
            </w:r>
            <w:ins w:id="100" w:author="Tulchinskaya, Gaby (NIH/NCI) [C]" w:date="2017-08-10T17:20:00Z">
              <w:r>
                <w:t>for</w:t>
              </w:r>
            </w:ins>
            <w:r w:rsidR="00120A59">
              <w:t xml:space="preserve"> a user with Draft Admin role</w:t>
            </w:r>
          </w:p>
          <w:p w14:paraId="068031AA" w14:textId="77777777" w:rsidR="00120A59" w:rsidRDefault="00120A59" w:rsidP="00600EFC">
            <w:pPr>
              <w:rPr>
                <w:ins w:id="101" w:author="Tulchinskaya, Gaby (NIH/NCI) [C]" w:date="2017-08-10T17:20:00Z"/>
              </w:rPr>
            </w:pPr>
            <w:r>
              <w:t xml:space="preserve">Displayed at the top and the </w:t>
            </w:r>
            <w:r>
              <w:lastRenderedPageBreak/>
              <w:t>bottom of the screen</w:t>
            </w:r>
          </w:p>
          <w:p w14:paraId="370032AB" w14:textId="19AF3471" w:rsidR="0011492E" w:rsidRPr="00DE06BD" w:rsidRDefault="0011492E" w:rsidP="00600EFC">
            <w:ins w:id="102" w:author="Tulchinskaya, Gaby (NIH/NCI) [C]" w:date="2017-08-10T17:20:00Z">
              <w:r>
                <w:t xml:space="preserve">If Disabled, the </w:t>
              </w:r>
              <w:r w:rsidRPr="0011492E">
                <w:t>tooltip says:  "You must have Greensheets Draft Admin role to be able to promote or reject Draft Module"</w:t>
              </w:r>
            </w:ins>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lastRenderedPageBreak/>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Greensheet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 xml:space="preserve">Set of Application type/Application mechanism combinations, that were </w:t>
            </w:r>
            <w:r>
              <w:lastRenderedPageBreak/>
              <w:t>deleted from this module in Form Builder</w:t>
            </w:r>
          </w:p>
        </w:tc>
        <w:tc>
          <w:tcPr>
            <w:tcW w:w="1350" w:type="dxa"/>
          </w:tcPr>
          <w:p w14:paraId="732CDDF0" w14:textId="4589051E" w:rsidR="00AD48E5" w:rsidRDefault="00AD48E5" w:rsidP="00600EFC">
            <w:r>
              <w:lastRenderedPageBreak/>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Greensheet” screen for this form; For the forms in this section, the system will display “Review and Test Greensheet”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103" w:name="_Toc484078201"/>
      <w:r>
        <w:t>Applicable to Revision module</w:t>
      </w:r>
      <w:bookmarkEnd w:id="103"/>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Revision Greensheet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Greensheet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 xml:space="preserve">role =&gt; </w:t>
            </w:r>
            <w:r>
              <w:lastRenderedPageBreak/>
              <w:t>Email to testers</w:t>
            </w:r>
          </w:p>
        </w:tc>
        <w:tc>
          <w:tcPr>
            <w:tcW w:w="1350" w:type="dxa"/>
          </w:tcPr>
          <w:p w14:paraId="5D5CB9CF" w14:textId="73E7B748" w:rsidR="00921DCF" w:rsidRDefault="00921DCF" w:rsidP="00921DCF">
            <w:r>
              <w:lastRenderedPageBreak/>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104" w:name="_Toc484078202"/>
      <w:r>
        <w:rPr>
          <w:noProof/>
        </w:rPr>
        <w:t>Test Greensheet functionality</w:t>
      </w:r>
      <w:bookmarkEnd w:id="104"/>
    </w:p>
    <w:p w14:paraId="26A5C7D7" w14:textId="57D289B5" w:rsidR="00EC5443" w:rsidRDefault="00EC5443" w:rsidP="00600EFC">
      <w:pPr>
        <w:pStyle w:val="Heading2"/>
      </w:pPr>
      <w:bookmarkStart w:id="105" w:name="_Toc484078203"/>
      <w:r>
        <w:t>“Test” flow of events</w:t>
      </w:r>
      <w:bookmarkEnd w:id="105"/>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Actor navigates to Review and Test Greensheet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“Successfully Validated! The greensheet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Success message is displayed on the “Review and Test Greensheet”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106" w:name="_Toc481661897"/>
      <w:r w:rsidRPr="004A5C0B">
        <w:t>BUSINESS RULES and Corresponding Errors</w:t>
      </w:r>
      <w:bookmarkEnd w:id="106"/>
      <w:r>
        <w:t xml:space="preserve"> =&gt; </w:t>
      </w:r>
      <w:bookmarkStart w:id="107" w:name="_Toc481661898"/>
      <w:r>
        <w:t>Display rules</w:t>
      </w:r>
      <w:bookmarkEnd w:id="107"/>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Reset Grensheet</w:t>
      </w:r>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w:t>
        </w:r>
        <w:r w:rsidR="007E12AD" w:rsidRPr="00DE6C0A">
          <w:rPr>
            <w:rStyle w:val="Hyperlink"/>
            <w:rFonts w:ascii="Arial" w:hAnsi="Arial"/>
            <w:sz w:val="20"/>
            <w:szCs w:val="20"/>
          </w:rPr>
          <w:lastRenderedPageBreak/>
          <w:t>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greensheet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108" w:name="_Toc484078204"/>
      <w:r>
        <w:t xml:space="preserve">Review and Test Greensheet </w:t>
      </w:r>
      <w:r w:rsidR="002010FD">
        <w:t>s</w:t>
      </w:r>
      <w:r w:rsidR="00EC5443">
        <w:t>creen mockup</w:t>
      </w:r>
      <w:bookmarkEnd w:id="108"/>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109" w:name="_Toc484078205"/>
      <w:r>
        <w:t>Sub-questions</w:t>
      </w:r>
      <w:r w:rsidR="00A966E1">
        <w:t xml:space="preserve"> numbering</w:t>
      </w:r>
      <w:bookmarkEnd w:id="109"/>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lastRenderedPageBreak/>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110" w:name="_Toc484078206"/>
      <w:r>
        <w:t xml:space="preserve">Review and Test Greensheet </w:t>
      </w:r>
      <w:r w:rsidR="00EC5443">
        <w:t>Screen Data elements</w:t>
      </w:r>
      <w:bookmarkEnd w:id="110"/>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Back to Review &amp; Test Module</w:t>
            </w:r>
          </w:p>
        </w:tc>
        <w:tc>
          <w:tcPr>
            <w:tcW w:w="3690" w:type="dxa"/>
          </w:tcPr>
          <w:p w14:paraId="4E295063" w14:textId="36733F08" w:rsidR="00A966E1" w:rsidRDefault="00A966E1" w:rsidP="00600EFC">
            <w:r>
              <w:t xml:space="preserve">Allows to return to Review &amp; Test Module screen </w:t>
            </w:r>
          </w:p>
        </w:tc>
        <w:tc>
          <w:tcPr>
            <w:tcW w:w="1440" w:type="dxa"/>
          </w:tcPr>
          <w:p w14:paraId="21FDCA85" w14:textId="572E0DC9" w:rsidR="00A966E1" w:rsidRDefault="00A966E1" w:rsidP="00600EFC">
            <w:r>
              <w:t>Button</w:t>
            </w:r>
          </w:p>
        </w:tc>
        <w:tc>
          <w:tcPr>
            <w:tcW w:w="2268" w:type="dxa"/>
          </w:tcPr>
          <w:p w14:paraId="204F2104" w14:textId="3595AC91" w:rsidR="00A966E1" w:rsidRPr="00DE06BD" w:rsidRDefault="00A966E1" w:rsidP="00600EFC">
            <w:r>
              <w:t>Provided only to the 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t>Review and Test Greensheet</w:t>
            </w:r>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033CE8" w:rsidRPr="00DE06BD" w14:paraId="36836663" w14:textId="77777777" w:rsidTr="00350B08">
        <w:trPr>
          <w:trHeight w:val="314"/>
          <w:ins w:id="111" w:author="Tulchinskaya, Gaby (NIH/NCI) [C]" w:date="2017-08-01T15:21:00Z"/>
        </w:trPr>
        <w:tc>
          <w:tcPr>
            <w:tcW w:w="2178" w:type="dxa"/>
          </w:tcPr>
          <w:p w14:paraId="0D4423EB" w14:textId="47C49C5D" w:rsidR="00033CE8" w:rsidRDefault="00033CE8" w:rsidP="00600EFC">
            <w:pPr>
              <w:rPr>
                <w:ins w:id="112" w:author="Tulchinskaya, Gaby (NIH/NCI) [C]" w:date="2017-08-01T15:21:00Z"/>
              </w:rPr>
            </w:pPr>
            <w:ins w:id="113" w:author="Tulchinskaya, Gaby (NIH/NCI) [C]" w:date="2017-08-01T15:22:00Z">
              <w:r>
                <w:t>Static text</w:t>
              </w:r>
            </w:ins>
          </w:p>
        </w:tc>
        <w:tc>
          <w:tcPr>
            <w:tcW w:w="3690" w:type="dxa"/>
          </w:tcPr>
          <w:p w14:paraId="0A22939D" w14:textId="25C13111" w:rsidR="00033CE8" w:rsidRDefault="00033CE8" w:rsidP="00600EFC">
            <w:pPr>
              <w:rPr>
                <w:ins w:id="114" w:author="Tulchinskaya, Gaby (NIH/NCI) [C]" w:date="2017-08-01T15:21:00Z"/>
              </w:rPr>
            </w:pPr>
            <w:ins w:id="115" w:author="Tulchinskaya, Gaby (NIH/NCI) [C]" w:date="2017-08-01T15:22:00Z">
              <w:r>
                <w:t>“</w:t>
              </w:r>
              <w:r>
                <w:rPr>
                  <w:color w:val="333333"/>
                  <w:sz w:val="21"/>
                  <w:szCs w:val="21"/>
                  <w:lang w:val="en"/>
                </w:rPr>
                <w:t>Comments and Attachments are disabled in Test Mode”</w:t>
              </w:r>
            </w:ins>
          </w:p>
        </w:tc>
        <w:tc>
          <w:tcPr>
            <w:tcW w:w="1440" w:type="dxa"/>
          </w:tcPr>
          <w:p w14:paraId="6B85AC13" w14:textId="4DA12E98" w:rsidR="00033CE8" w:rsidRDefault="00033CE8" w:rsidP="00600EFC">
            <w:pPr>
              <w:rPr>
                <w:ins w:id="116" w:author="Tulchinskaya, Gaby (NIH/NCI) [C]" w:date="2017-08-01T15:21:00Z"/>
              </w:rPr>
            </w:pPr>
            <w:ins w:id="117" w:author="Tulchinskaya, Gaby (NIH/NCI) [C]" w:date="2017-08-01T15:21:00Z">
              <w:r>
                <w:t>Read-only</w:t>
              </w:r>
            </w:ins>
          </w:p>
        </w:tc>
        <w:tc>
          <w:tcPr>
            <w:tcW w:w="2268" w:type="dxa"/>
          </w:tcPr>
          <w:p w14:paraId="02273E08" w14:textId="77777777" w:rsidR="00033CE8" w:rsidRPr="00DE06BD" w:rsidRDefault="00033CE8" w:rsidP="00600EFC">
            <w:pPr>
              <w:rPr>
                <w:ins w:id="118" w:author="Tulchinskaya, Gaby (NIH/NCI) [C]" w:date="2017-08-01T15:21:00Z"/>
              </w:rPr>
            </w:pPr>
          </w:p>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type/mech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Reset Greensheet</w:t>
            </w:r>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lastRenderedPageBreak/>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3890908" r:id="rId36"/>
              </w:object>
            </w:r>
            <w:r w:rsidRPr="007C0448">
              <w:rPr>
                <w:rFonts w:ascii="Arial" w:hAnsi="Arial"/>
                <w:sz w:val="20"/>
                <w:szCs w:val="20"/>
              </w:rPr>
              <w:t xml:space="preserve"> and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3890909" r:id="rId38"/>
              </w:object>
            </w:r>
            <w:r w:rsidRPr="007C0448">
              <w:rPr>
                <w:rFonts w:ascii="Arial" w:hAnsi="Arial"/>
                <w:sz w:val="20"/>
                <w:szCs w:val="20"/>
              </w:rPr>
              <w:t>. Comments are NOT expandable on the screen</w:t>
            </w:r>
          </w:p>
          <w:p w14:paraId="1D65DD83" w14:textId="630565E7" w:rsidR="00BB38A3" w:rsidRPr="00BB38A3" w:rsidDel="0013406A" w:rsidRDefault="00BB38A3" w:rsidP="00DD68C4">
            <w:pPr>
              <w:pStyle w:val="ListParagraph"/>
              <w:numPr>
                <w:ilvl w:val="0"/>
                <w:numId w:val="30"/>
              </w:numPr>
              <w:rPr>
                <w:del w:id="119" w:author="Tulchinskaya, Gaby (NIH/NCI) [C]" w:date="2017-08-01T15:23:00Z"/>
              </w:rPr>
            </w:pPr>
            <w:del w:id="120" w:author="Tulchinskaya, Gaby (NIH/NCI) [C]" w:date="2017-08-01T15:23:00Z">
              <w:r w:rsidDel="0013406A">
                <w:delText xml:space="preserve">Tool tip text for </w:delText>
              </w:r>
              <w:r w:rsidR="00F20762" w:rsidDel="0013406A">
                <w:rPr>
                  <w:rFonts w:eastAsia="Calibri"/>
                </w:rPr>
                <w:object w:dxaOrig="380" w:dyaOrig="300" w14:anchorId="61698862">
                  <v:shape id="_x0000_i1028" type="#_x0000_t75" style="width:19pt;height:15pt" o:ole="">
                    <v:imagedata r:id="rId35" o:title=""/>
                  </v:shape>
                  <o:OLEObject Type="Embed" ProgID="PBrush" ShapeID="_x0000_i1028" DrawAspect="Content" ObjectID="_1563890910" r:id="rId39"/>
                </w:object>
              </w:r>
              <w:r w:rsidDel="0013406A">
                <w:rPr>
                  <w:rFonts w:ascii="Arial" w:eastAsia="Calibri" w:hAnsi="Arial"/>
                  <w:sz w:val="20"/>
                  <w:szCs w:val="20"/>
                </w:rPr>
                <w:delText xml:space="preserve"> is “</w:delText>
              </w:r>
              <w:r w:rsidDel="0013406A">
                <w:rPr>
                  <w:rFonts w:ascii="Arial Narrow" w:hAnsi="Arial Narrow"/>
                </w:rPr>
                <w:delText>Comments for Test Mode are Disabled”</w:delText>
              </w:r>
            </w:del>
          </w:p>
          <w:p w14:paraId="2BCB3548" w14:textId="416CFEEE" w:rsidR="00BB38A3" w:rsidRPr="00DE06BD" w:rsidRDefault="00BB38A3" w:rsidP="00DD68C4">
            <w:pPr>
              <w:pStyle w:val="ListParagraph"/>
              <w:numPr>
                <w:ilvl w:val="0"/>
                <w:numId w:val="30"/>
              </w:numPr>
            </w:pPr>
            <w:del w:id="121" w:author="Tulchinskaya, Gaby (NIH/NCI) [C]" w:date="2017-08-01T15:23:00Z">
              <w:r w:rsidDel="0013406A">
                <w:delText xml:space="preserve">Tool tip text for </w:delText>
              </w:r>
              <w:r w:rsidR="00F20762" w:rsidDel="0013406A">
                <w:rPr>
                  <w:rFonts w:eastAsia="Calibri"/>
                </w:rPr>
                <w:object w:dxaOrig="170" w:dyaOrig="310" w14:anchorId="1A3C3BCE">
                  <v:shape id="_x0000_i1029" type="#_x0000_t75" style="width:8.5pt;height:15.5pt" o:ole="">
                    <v:imagedata r:id="rId37" o:title=""/>
                  </v:shape>
                  <o:OLEObject Type="Embed" ProgID="PBrush" ShapeID="_x0000_i1029" DrawAspect="Content" ObjectID="_1563890911" r:id="rId40"/>
                </w:object>
              </w:r>
              <w:r w:rsidR="00F20762" w:rsidDel="0013406A">
                <w:delText xml:space="preserve"> </w:delText>
              </w:r>
              <w:r w:rsidDel="0013406A">
                <w:delText>is “</w:delText>
              </w:r>
              <w:r w:rsidDel="0013406A">
                <w:rPr>
                  <w:rFonts w:ascii="Arial Narrow" w:hAnsi="Arial Narrow"/>
                </w:rPr>
                <w:delText>Add Attachments is Disabled in Test Mode”</w:delText>
              </w:r>
            </w:del>
          </w:p>
        </w:tc>
      </w:tr>
    </w:tbl>
    <w:p w14:paraId="0645CFFA" w14:textId="6A2AC017" w:rsidR="00B3155D" w:rsidRDefault="004304F3" w:rsidP="00600EFC">
      <w:pPr>
        <w:pStyle w:val="Heading1"/>
        <w:rPr>
          <w:noProof/>
        </w:rPr>
      </w:pPr>
      <w:bookmarkStart w:id="122" w:name="_Toc484078207"/>
      <w:r>
        <w:rPr>
          <w:noProof/>
        </w:rPr>
        <w:t>Promote or Reject the module functionality</w:t>
      </w:r>
      <w:bookmarkEnd w:id="122"/>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lastRenderedPageBreak/>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greensheets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123" w:name="_Toc484078208"/>
      <w:r w:rsidRPr="00A65F80">
        <w:t>Import templates from GS Form Builder</w:t>
      </w:r>
      <w:bookmarkEnd w:id="123"/>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greensheets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greensheets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Specialist greensheets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Revision greenshets</w:t>
            </w:r>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a)  Each question can be marked as required to appear on greensheet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System will store a greensheet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Passing validations to individual questions from Form Builder to Greensheets</w:t>
            </w:r>
          </w:p>
        </w:tc>
        <w:tc>
          <w:tcPr>
            <w:tcW w:w="6948" w:type="dxa"/>
          </w:tcPr>
          <w:p w14:paraId="0C85AC53" w14:textId="77777777" w:rsidR="00B75CC6" w:rsidRPr="00E432B9" w:rsidRDefault="00B75CC6" w:rsidP="00600EFC">
            <w:r w:rsidRPr="00E432B9">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(Related to sec. “Submit greensheet”)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t>Active URL</w:t>
            </w:r>
          </w:p>
        </w:tc>
        <w:tc>
          <w:tcPr>
            <w:tcW w:w="6948" w:type="dxa"/>
          </w:tcPr>
          <w:p w14:paraId="576CE105" w14:textId="179252CB" w:rsidR="00B75CC6" w:rsidRDefault="00B75CC6" w:rsidP="00600EFC">
            <w:r>
              <w:t xml:space="preserve">Refer to Greensheet-560 - </w:t>
            </w:r>
            <w:r>
              <w:rPr>
                <w:lang w:val="en"/>
              </w:rPr>
              <w:t>URL on Form Builder questsion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w:t>
              </w:r>
              <w:r>
                <w:rPr>
                  <w:rStyle w:val="Hyperlink"/>
                  <w:sz w:val="21"/>
                  <w:szCs w:val="21"/>
                  <w:lang w:val="en"/>
                </w:rPr>
                <w:lastRenderedPageBreak/>
                <w:t>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124" w:name="_Toc484078209"/>
      <w:r>
        <w:t>Email Notifications about greensheets module deployment process.</w:t>
      </w:r>
      <w:bookmarkEnd w:id="124"/>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t>The recipient list for all GS messages is set in a property file.  It is not dynamically generated in the code. </w:t>
            </w:r>
            <w:ins w:id="125"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Greensheets </w:t>
            </w:r>
            <w:ins w:id="126" w:author="Polonsky, Yakov (NIH/NCI) [C]" w:date="2017-02-10T11:35:00Z">
              <w:r w:rsidR="00F240E9" w:rsidRPr="00B75CC6">
                <w:rPr>
                  <w:rFonts w:ascii="Arial" w:hAnsi="Arial"/>
                  <w:sz w:val="20"/>
                  <w:szCs w:val="20"/>
                </w:rPr>
                <w:t xml:space="preserve">Forms </w:t>
              </w:r>
            </w:ins>
            <w:r w:rsidRPr="00B75CC6">
              <w:rPr>
                <w:rFonts w:ascii="Arial" w:hAnsi="Arial"/>
                <w:sz w:val="20"/>
                <w:szCs w:val="20"/>
              </w:rPr>
              <w:t>are available for you to review</w:t>
            </w:r>
            <w:ins w:id="127" w:author="Tulchinskaya, Gaby (NIH/NCI) [C]" w:date="2017-06-26T15:07:00Z">
              <w:r w:rsidR="0044189E">
                <w:rPr>
                  <w:rFonts w:ascii="Arial" w:hAnsi="Arial"/>
                  <w:sz w:val="20"/>
                  <w:szCs w:val="20"/>
                </w:rPr>
                <w:t xml:space="preserve"> and test</w:t>
              </w:r>
            </w:ins>
            <w:r w:rsidRPr="00B75CC6">
              <w:rPr>
                <w:rFonts w:ascii="Arial" w:hAnsi="Arial"/>
                <w:sz w:val="20"/>
                <w:szCs w:val="20"/>
              </w:rPr>
              <w:t>. Please log into the Greensheets Application using the URL given below</w:t>
            </w:r>
            <w:ins w:id="128" w:author="Polonsky, Yakov (NIH/NCI) [C]" w:date="2017-02-10T11:36:00Z">
              <w:r w:rsidR="00F240E9" w:rsidRPr="00B75CC6">
                <w:rPr>
                  <w:rFonts w:ascii="Arial" w:hAnsi="Arial"/>
                  <w:sz w:val="20"/>
                  <w:szCs w:val="20"/>
                </w:rPr>
                <w:t xml:space="preserve"> and</w:t>
              </w:r>
            </w:ins>
            <w:del w:id="129"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130" w:author="Tulchinskaya, Gaby (NIH/NCI) [C]" w:date="2017-02-10T10:59:00Z">
              <w:r w:rsidR="009B1C1D" w:rsidRPr="00B75CC6">
                <w:rPr>
                  <w:rFonts w:ascii="Arial" w:hAnsi="Arial"/>
                  <w:sz w:val="20"/>
                  <w:szCs w:val="20"/>
                </w:rPr>
                <w:t>select th</w:t>
              </w:r>
            </w:ins>
            <w:ins w:id="131" w:author="Tulchinskaya, Gaby (NIH/NCI) [C]" w:date="2017-02-10T11:01:00Z">
              <w:r w:rsidR="009B1C1D" w:rsidRPr="00B75CC6">
                <w:rPr>
                  <w:rFonts w:ascii="Arial" w:hAnsi="Arial"/>
                  <w:sz w:val="20"/>
                  <w:szCs w:val="20"/>
                </w:rPr>
                <w:t>is</w:t>
              </w:r>
            </w:ins>
            <w:ins w:id="132" w:author="Tulchinskaya, Gaby (NIH/NCI) [C]" w:date="2017-02-10T10:59:00Z">
              <w:r w:rsidR="009B1C1D" w:rsidRPr="00B75CC6">
                <w:rPr>
                  <w:rFonts w:ascii="Arial" w:hAnsi="Arial"/>
                  <w:sz w:val="20"/>
                  <w:szCs w:val="20"/>
                </w:rPr>
                <w:t xml:space="preserve"> module in the </w:t>
              </w:r>
            </w:ins>
            <w:ins w:id="133"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134" w:author="Tulchinskaya, Gaby (NIH/NCI) [C]" w:date="2017-02-10T11:00:00Z">
              <w:r w:rsidR="009B1C1D" w:rsidRPr="00B75CC6">
                <w:rPr>
                  <w:rFonts w:ascii="Arial" w:hAnsi="Arial"/>
                  <w:sz w:val="20"/>
                  <w:szCs w:val="20"/>
                </w:rPr>
                <w:t xml:space="preserve"> screen</w:t>
              </w:r>
            </w:ins>
            <w:ins w:id="135" w:author="Polonsky, Yakov (NIH/NCI) [C]" w:date="2017-02-10T11:36:00Z">
              <w:r w:rsidR="00F240E9" w:rsidRPr="00B75CC6">
                <w:rPr>
                  <w:rFonts w:ascii="Arial" w:hAnsi="Arial"/>
                  <w:sz w:val="20"/>
                  <w:szCs w:val="20"/>
                </w:rPr>
                <w:t xml:space="preserve">. </w:t>
              </w:r>
            </w:ins>
            <w:ins w:id="136" w:author="Tulchinskaya, Gaby (NIH/NCI) [C]" w:date="2017-06-26T15:10:00Z">
              <w:r w:rsidR="0044189E">
                <w:rPr>
                  <w:rFonts w:ascii="Arial" w:hAnsi="Arial"/>
                  <w:sz w:val="20"/>
                  <w:szCs w:val="20"/>
                </w:rPr>
                <w:t>Use</w:t>
              </w:r>
            </w:ins>
            <w:ins w:id="137"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Greensheets and promote them to Production. Alternatively, </w:t>
            </w:r>
            <w:ins w:id="138"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139"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140"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141" w:author="Tulchinskaya, Gaby (NIH/NCI) [C]" w:date="2017-02-10T10:58:00Z"/>
                <w:rFonts w:ascii="Arial" w:hAnsi="Arial"/>
                <w:sz w:val="20"/>
                <w:szCs w:val="20"/>
              </w:rPr>
            </w:pPr>
            <w:del w:id="142"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143" w:author="Tulchinskaya, Gaby (NIH/NCI) [C]" w:date="2017-02-10T10:58:00Z"/>
                <w:rFonts w:ascii="Arial" w:hAnsi="Arial"/>
                <w:sz w:val="20"/>
                <w:szCs w:val="20"/>
              </w:rPr>
            </w:pPr>
            <w:del w:id="144"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45"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146" w:author="Polonsky, Yakov (NIH/NCI) [C]" w:date="2017-02-10T11:38:00Z">
              <w:r w:rsidR="00F240E9" w:rsidRPr="00B75CC6">
                <w:t xml:space="preserve">(URL should be </w:t>
              </w:r>
            </w:ins>
            <w:ins w:id="147"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 xml:space="preserve">The recipient list for all GS messages is set in a property file.  It is not </w:t>
            </w:r>
            <w:r w:rsidRPr="00B75CC6">
              <w:lastRenderedPageBreak/>
              <w:t>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[GS - TEST 2017-02-09 10:37:29 AM] Confirmation of 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Greensheets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48"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[GS - TEST 2017-02-09 04:47:56 PM] 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149"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Draft Greensheets were rejected.</w:t>
            </w:r>
          </w:p>
          <w:p w14:paraId="3F1D6271" w14:textId="08E7C587" w:rsidR="007C2E9F" w:rsidRPr="00B75CC6" w:rsidRDefault="007C2E9F" w:rsidP="00600EFC">
            <w:pPr>
              <w:pStyle w:val="PlainText"/>
              <w:rPr>
                <w:rFonts w:ascii="Arial" w:hAnsi="Arial"/>
                <w:sz w:val="20"/>
                <w:szCs w:val="20"/>
              </w:rPr>
            </w:pPr>
            <w:r w:rsidRPr="00B75CC6">
              <w:rPr>
                <w:rFonts w:ascii="Arial" w:hAnsi="Arial"/>
                <w:sz w:val="20"/>
                <w:szCs w:val="20"/>
              </w:rPr>
              <w:t xml:space="preserve">Greensheets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50"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GS emails are being sent by ProcessNewQuestionDefsServiceImpl. In addition, there is a property called gs_send_mail defined in greensheetconfig.properties that can be used to disable email sending (setting its value to false). The messages are being sent to the list of addresses defined in the gs_error_email_to property in greensheetconfig.properties</w:t>
      </w:r>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151" w:name="_Toc484078210"/>
      <w:r>
        <w:t>Non-functional requirements</w:t>
      </w:r>
      <w:bookmarkEnd w:id="151"/>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type/mech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type/mech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152" w:author="Tulchinskaya, Gaby (NIH/NCI) [C]" w:date="2017-07-21T09:58:00Z"/>
          <w:rFonts w:ascii="Arial" w:hAnsi="Arial"/>
          <w:sz w:val="20"/>
          <w:szCs w:val="20"/>
        </w:rPr>
      </w:pPr>
      <w:r w:rsidRPr="00B75CC6">
        <w:rPr>
          <w:rFonts w:ascii="Arial" w:hAnsi="Arial"/>
          <w:sz w:val="20"/>
          <w:szCs w:val="20"/>
        </w:rPr>
        <w:t>If any form in the module is NOT tied to any type/mech at all</w:t>
      </w:r>
    </w:p>
    <w:p w14:paraId="3E225038" w14:textId="1AAB4B04" w:rsidR="008160DB" w:rsidRPr="00B75CC6" w:rsidRDefault="008160DB" w:rsidP="00DD68C4">
      <w:pPr>
        <w:pStyle w:val="ListParagraph"/>
        <w:numPr>
          <w:ilvl w:val="0"/>
          <w:numId w:val="23"/>
        </w:numPr>
        <w:rPr>
          <w:rFonts w:ascii="Arial" w:hAnsi="Arial"/>
          <w:sz w:val="20"/>
          <w:szCs w:val="20"/>
        </w:rPr>
      </w:pPr>
      <w:ins w:id="153"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type/mech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33202" w14:textId="77777777" w:rsidR="00D02F98" w:rsidRDefault="00D02F98" w:rsidP="00600EFC">
      <w:r>
        <w:separator/>
      </w:r>
    </w:p>
    <w:p w14:paraId="07C25451" w14:textId="77777777" w:rsidR="00D02F98" w:rsidRDefault="00D02F98" w:rsidP="00600EFC"/>
    <w:p w14:paraId="45296158" w14:textId="77777777" w:rsidR="00D02F98" w:rsidRDefault="00D02F98" w:rsidP="00600EFC"/>
    <w:p w14:paraId="5F885677" w14:textId="77777777" w:rsidR="00D02F98" w:rsidRDefault="00D02F98" w:rsidP="00600EFC"/>
    <w:p w14:paraId="0C6A09D8" w14:textId="77777777" w:rsidR="00D02F98" w:rsidRDefault="00D02F98" w:rsidP="00600EFC"/>
    <w:p w14:paraId="5B086B8C" w14:textId="77777777" w:rsidR="00D02F98" w:rsidRDefault="00D02F98" w:rsidP="00600EFC"/>
    <w:p w14:paraId="6D12D005" w14:textId="77777777" w:rsidR="00D02F98" w:rsidRDefault="00D02F98" w:rsidP="00600EFC"/>
    <w:p w14:paraId="05C33AD1" w14:textId="77777777" w:rsidR="00D02F98" w:rsidRDefault="00D02F98" w:rsidP="00600EFC"/>
    <w:p w14:paraId="2DB42617" w14:textId="77777777" w:rsidR="00D02F98" w:rsidRDefault="00D02F98" w:rsidP="00600EFC"/>
    <w:p w14:paraId="732602BD" w14:textId="77777777" w:rsidR="00D02F98" w:rsidRDefault="00D02F98" w:rsidP="00600EFC"/>
    <w:p w14:paraId="14440A51" w14:textId="77777777" w:rsidR="00D02F98" w:rsidRDefault="00D02F98" w:rsidP="00600EFC"/>
    <w:p w14:paraId="114C906F" w14:textId="77777777" w:rsidR="00D02F98" w:rsidRDefault="00D02F98" w:rsidP="00600EFC"/>
    <w:p w14:paraId="414D9EFB" w14:textId="77777777" w:rsidR="00D02F98" w:rsidRDefault="00D02F98" w:rsidP="00600EFC"/>
    <w:p w14:paraId="59D8E6E9" w14:textId="77777777" w:rsidR="00D02F98" w:rsidRDefault="00D02F98" w:rsidP="00600EFC"/>
    <w:p w14:paraId="711F6FC7" w14:textId="77777777" w:rsidR="00D02F98" w:rsidRDefault="00D02F98" w:rsidP="00600EFC"/>
    <w:p w14:paraId="5E101E27" w14:textId="77777777" w:rsidR="00D02F98" w:rsidRDefault="00D02F98" w:rsidP="00600EFC"/>
    <w:p w14:paraId="2B61978F" w14:textId="77777777" w:rsidR="00D02F98" w:rsidRDefault="00D02F98" w:rsidP="00600EFC"/>
    <w:p w14:paraId="5A00172C" w14:textId="77777777" w:rsidR="00D02F98" w:rsidRDefault="00D02F98" w:rsidP="00600EFC"/>
    <w:p w14:paraId="5085E519" w14:textId="77777777" w:rsidR="00D02F98" w:rsidRDefault="00D02F98" w:rsidP="00600EFC"/>
    <w:p w14:paraId="3BB2E26C" w14:textId="77777777" w:rsidR="00D02F98" w:rsidRDefault="00D02F98" w:rsidP="00600EFC"/>
    <w:p w14:paraId="58A52A1E" w14:textId="77777777" w:rsidR="00D02F98" w:rsidRDefault="00D02F98" w:rsidP="00600EFC"/>
    <w:p w14:paraId="534D956B" w14:textId="77777777" w:rsidR="00D02F98" w:rsidRDefault="00D02F98" w:rsidP="00600EFC"/>
    <w:p w14:paraId="6269FF83" w14:textId="77777777" w:rsidR="00D02F98" w:rsidRDefault="00D02F98" w:rsidP="00600EFC"/>
    <w:p w14:paraId="177C3609" w14:textId="77777777" w:rsidR="00D02F98" w:rsidRDefault="00D02F98" w:rsidP="00600EFC"/>
    <w:p w14:paraId="1331AAE6" w14:textId="77777777" w:rsidR="00D02F98" w:rsidRDefault="00D02F98" w:rsidP="00600EFC"/>
    <w:p w14:paraId="7375F2CC" w14:textId="77777777" w:rsidR="00D02F98" w:rsidRDefault="00D02F98" w:rsidP="00600EFC"/>
    <w:p w14:paraId="0EF073A0" w14:textId="77777777" w:rsidR="00D02F98" w:rsidRDefault="00D02F98" w:rsidP="00600EFC"/>
    <w:p w14:paraId="399069D0" w14:textId="77777777" w:rsidR="00D02F98" w:rsidRDefault="00D02F98" w:rsidP="00600EFC"/>
    <w:p w14:paraId="74381C3D" w14:textId="77777777" w:rsidR="00D02F98" w:rsidRDefault="00D02F98" w:rsidP="00600EFC"/>
  </w:endnote>
  <w:endnote w:type="continuationSeparator" w:id="0">
    <w:p w14:paraId="4918B57C" w14:textId="77777777" w:rsidR="00D02F98" w:rsidRDefault="00D02F98" w:rsidP="00600EFC">
      <w:r>
        <w:continuationSeparator/>
      </w:r>
    </w:p>
    <w:p w14:paraId="53F73129" w14:textId="77777777" w:rsidR="00D02F98" w:rsidRDefault="00D02F98" w:rsidP="00600EFC"/>
    <w:p w14:paraId="4D25C6F0" w14:textId="77777777" w:rsidR="00D02F98" w:rsidRDefault="00D02F98" w:rsidP="00600EFC"/>
    <w:p w14:paraId="3D4DC53F" w14:textId="77777777" w:rsidR="00D02F98" w:rsidRDefault="00D02F98" w:rsidP="00600EFC"/>
    <w:p w14:paraId="6B94D67A" w14:textId="77777777" w:rsidR="00D02F98" w:rsidRDefault="00D02F98" w:rsidP="00600EFC"/>
    <w:p w14:paraId="47F5094B" w14:textId="77777777" w:rsidR="00D02F98" w:rsidRDefault="00D02F98" w:rsidP="00600EFC"/>
    <w:p w14:paraId="1E726F92" w14:textId="77777777" w:rsidR="00D02F98" w:rsidRDefault="00D02F98" w:rsidP="00600EFC"/>
    <w:p w14:paraId="272EE80B" w14:textId="77777777" w:rsidR="00D02F98" w:rsidRDefault="00D02F98" w:rsidP="00600EFC"/>
    <w:p w14:paraId="4D88A3B8" w14:textId="77777777" w:rsidR="00D02F98" w:rsidRDefault="00D02F98" w:rsidP="00600EFC"/>
    <w:p w14:paraId="0DFDACC1" w14:textId="77777777" w:rsidR="00D02F98" w:rsidRDefault="00D02F98" w:rsidP="00600EFC"/>
    <w:p w14:paraId="57D91299" w14:textId="77777777" w:rsidR="00D02F98" w:rsidRDefault="00D02F98" w:rsidP="00600EFC"/>
    <w:p w14:paraId="3DAB510C" w14:textId="77777777" w:rsidR="00D02F98" w:rsidRDefault="00D02F98" w:rsidP="00600EFC"/>
    <w:p w14:paraId="70510E8D" w14:textId="77777777" w:rsidR="00D02F98" w:rsidRDefault="00D02F98" w:rsidP="00600EFC"/>
    <w:p w14:paraId="70A82537" w14:textId="77777777" w:rsidR="00D02F98" w:rsidRDefault="00D02F98" w:rsidP="00600EFC"/>
    <w:p w14:paraId="7DA8A1B1" w14:textId="77777777" w:rsidR="00D02F98" w:rsidRDefault="00D02F98" w:rsidP="00600EFC"/>
    <w:p w14:paraId="49500719" w14:textId="77777777" w:rsidR="00D02F98" w:rsidRDefault="00D02F98" w:rsidP="00600EFC"/>
    <w:p w14:paraId="1E2D3768" w14:textId="77777777" w:rsidR="00D02F98" w:rsidRDefault="00D02F98" w:rsidP="00600EFC"/>
    <w:p w14:paraId="47B344C8" w14:textId="77777777" w:rsidR="00D02F98" w:rsidRDefault="00D02F98" w:rsidP="00600EFC"/>
    <w:p w14:paraId="436288BE" w14:textId="77777777" w:rsidR="00D02F98" w:rsidRDefault="00D02F98" w:rsidP="00600EFC"/>
    <w:p w14:paraId="3624C3EE" w14:textId="77777777" w:rsidR="00D02F98" w:rsidRDefault="00D02F98" w:rsidP="00600EFC"/>
    <w:p w14:paraId="3B7D524F" w14:textId="77777777" w:rsidR="00D02F98" w:rsidRDefault="00D02F98" w:rsidP="00600EFC"/>
    <w:p w14:paraId="51CB7A2A" w14:textId="77777777" w:rsidR="00D02F98" w:rsidRDefault="00D02F98" w:rsidP="00600EFC"/>
    <w:p w14:paraId="061A7275" w14:textId="77777777" w:rsidR="00D02F98" w:rsidRDefault="00D02F98" w:rsidP="00600EFC"/>
    <w:p w14:paraId="3FA593C6" w14:textId="77777777" w:rsidR="00D02F98" w:rsidRDefault="00D02F98" w:rsidP="00600EFC"/>
    <w:p w14:paraId="4E22DF48" w14:textId="77777777" w:rsidR="00D02F98" w:rsidRDefault="00D02F98" w:rsidP="00600EFC"/>
    <w:p w14:paraId="2ADCAA85" w14:textId="77777777" w:rsidR="00D02F98" w:rsidRDefault="00D02F98" w:rsidP="00600EFC"/>
    <w:p w14:paraId="6E86703A" w14:textId="77777777" w:rsidR="00D02F98" w:rsidRDefault="00D02F98" w:rsidP="00600EFC"/>
    <w:p w14:paraId="368C5EF3" w14:textId="77777777" w:rsidR="00D02F98" w:rsidRDefault="00D02F98" w:rsidP="00600EFC"/>
    <w:p w14:paraId="4223701C" w14:textId="77777777" w:rsidR="00D02F98" w:rsidRDefault="00D02F98"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4DB17361" w:rsidR="007C3305" w:rsidRDefault="007C3305" w:rsidP="00600EFC">
        <w:pPr>
          <w:pStyle w:val="Footer"/>
        </w:pPr>
        <w:r>
          <w:fldChar w:fldCharType="begin"/>
        </w:r>
        <w:r>
          <w:instrText xml:space="preserve"> PAGE   \* MERGEFORMAT </w:instrText>
        </w:r>
        <w:r>
          <w:fldChar w:fldCharType="separate"/>
        </w:r>
        <w:r w:rsidR="0011492E">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130FF645"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11492E">
      <w:rPr>
        <w:rStyle w:val="PageNumber"/>
        <w:noProof/>
      </w:rPr>
      <w:t>1</w:t>
    </w:r>
    <w:r w:rsidRPr="00045429">
      <w:rPr>
        <w:rStyle w:val="PageNumber"/>
      </w:rPr>
      <w:fldChar w:fldCharType="end"/>
    </w:r>
    <w:r w:rsidRPr="00045429">
      <w:rPr>
        <w:rStyle w:val="PageNumber"/>
      </w:rPr>
      <w:t xml:space="preserve"> of </w:t>
    </w:r>
    <w:r w:rsidR="00D02F98">
      <w:fldChar w:fldCharType="begin"/>
    </w:r>
    <w:r w:rsidR="00D02F98">
      <w:instrText xml:space="preserve"> SECTIONPAGES  \* Arabic  \* MERGEFORMAT </w:instrText>
    </w:r>
    <w:r w:rsidR="00D02F98">
      <w:fldChar w:fldCharType="separate"/>
    </w:r>
    <w:r w:rsidR="0011492E" w:rsidRPr="0011492E">
      <w:rPr>
        <w:rStyle w:val="PageNumber"/>
        <w:noProof/>
      </w:rPr>
      <w:t>23</w:t>
    </w:r>
    <w:r w:rsidR="00D02F98">
      <w:rPr>
        <w:rStyle w:val="PageNumber"/>
        <w:noProof/>
      </w:rPr>
      <w:fldChar w:fldCharType="end"/>
    </w:r>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3D6E8" w14:textId="77777777" w:rsidR="00D02F98" w:rsidRDefault="00D02F98" w:rsidP="00600EFC">
      <w:r>
        <w:separator/>
      </w:r>
    </w:p>
    <w:p w14:paraId="3078535B" w14:textId="77777777" w:rsidR="00D02F98" w:rsidRDefault="00D02F98" w:rsidP="00600EFC"/>
    <w:p w14:paraId="13229211" w14:textId="77777777" w:rsidR="00D02F98" w:rsidRDefault="00D02F98" w:rsidP="00600EFC"/>
    <w:p w14:paraId="304A5F02" w14:textId="77777777" w:rsidR="00D02F98" w:rsidRDefault="00D02F98" w:rsidP="00600EFC"/>
    <w:p w14:paraId="302B987C" w14:textId="77777777" w:rsidR="00D02F98" w:rsidRDefault="00D02F98" w:rsidP="00600EFC"/>
    <w:p w14:paraId="13858ED6" w14:textId="77777777" w:rsidR="00D02F98" w:rsidRDefault="00D02F98" w:rsidP="00600EFC"/>
    <w:p w14:paraId="05C56DA7" w14:textId="77777777" w:rsidR="00D02F98" w:rsidRDefault="00D02F98" w:rsidP="00600EFC"/>
    <w:p w14:paraId="020C6535" w14:textId="77777777" w:rsidR="00D02F98" w:rsidRDefault="00D02F98" w:rsidP="00600EFC"/>
    <w:p w14:paraId="309344F2" w14:textId="77777777" w:rsidR="00D02F98" w:rsidRDefault="00D02F98" w:rsidP="00600EFC"/>
    <w:p w14:paraId="1CC8D594" w14:textId="77777777" w:rsidR="00D02F98" w:rsidRDefault="00D02F98" w:rsidP="00600EFC"/>
    <w:p w14:paraId="5FB65B31" w14:textId="77777777" w:rsidR="00D02F98" w:rsidRDefault="00D02F98" w:rsidP="00600EFC"/>
    <w:p w14:paraId="71D54B21" w14:textId="77777777" w:rsidR="00D02F98" w:rsidRDefault="00D02F98" w:rsidP="00600EFC"/>
    <w:p w14:paraId="1EB01326" w14:textId="77777777" w:rsidR="00D02F98" w:rsidRDefault="00D02F98" w:rsidP="00600EFC"/>
    <w:p w14:paraId="63DB4A7B" w14:textId="77777777" w:rsidR="00D02F98" w:rsidRDefault="00D02F98" w:rsidP="00600EFC"/>
    <w:p w14:paraId="6EC53AEE" w14:textId="77777777" w:rsidR="00D02F98" w:rsidRDefault="00D02F98" w:rsidP="00600EFC"/>
    <w:p w14:paraId="1F72AC08" w14:textId="77777777" w:rsidR="00D02F98" w:rsidRDefault="00D02F98" w:rsidP="00600EFC"/>
    <w:p w14:paraId="0D3E7438" w14:textId="77777777" w:rsidR="00D02F98" w:rsidRDefault="00D02F98" w:rsidP="00600EFC"/>
    <w:p w14:paraId="2FFD3C7F" w14:textId="77777777" w:rsidR="00D02F98" w:rsidRDefault="00D02F98" w:rsidP="00600EFC"/>
    <w:p w14:paraId="210697CD" w14:textId="77777777" w:rsidR="00D02F98" w:rsidRDefault="00D02F98" w:rsidP="00600EFC"/>
    <w:p w14:paraId="14FA47C7" w14:textId="77777777" w:rsidR="00D02F98" w:rsidRDefault="00D02F98" w:rsidP="00600EFC"/>
    <w:p w14:paraId="60A04886" w14:textId="77777777" w:rsidR="00D02F98" w:rsidRDefault="00D02F98" w:rsidP="00600EFC"/>
    <w:p w14:paraId="000B3578" w14:textId="77777777" w:rsidR="00D02F98" w:rsidRDefault="00D02F98" w:rsidP="00600EFC"/>
    <w:p w14:paraId="490EE894" w14:textId="77777777" w:rsidR="00D02F98" w:rsidRDefault="00D02F98" w:rsidP="00600EFC"/>
    <w:p w14:paraId="5BFD4125" w14:textId="77777777" w:rsidR="00D02F98" w:rsidRDefault="00D02F98" w:rsidP="00600EFC"/>
    <w:p w14:paraId="1DB90594" w14:textId="77777777" w:rsidR="00D02F98" w:rsidRDefault="00D02F98" w:rsidP="00600EFC"/>
    <w:p w14:paraId="5E17D023" w14:textId="77777777" w:rsidR="00D02F98" w:rsidRDefault="00D02F98" w:rsidP="00600EFC"/>
    <w:p w14:paraId="5298B298" w14:textId="77777777" w:rsidR="00D02F98" w:rsidRDefault="00D02F98" w:rsidP="00600EFC"/>
    <w:p w14:paraId="47084FEE" w14:textId="77777777" w:rsidR="00D02F98" w:rsidRDefault="00D02F98" w:rsidP="00600EFC"/>
    <w:p w14:paraId="24EF27B8" w14:textId="77777777" w:rsidR="00D02F98" w:rsidRDefault="00D02F98" w:rsidP="00600EFC"/>
  </w:footnote>
  <w:footnote w:type="continuationSeparator" w:id="0">
    <w:p w14:paraId="1BB7C813" w14:textId="77777777" w:rsidR="00D02F98" w:rsidRDefault="00D02F98" w:rsidP="00600EFC">
      <w:r>
        <w:continuationSeparator/>
      </w:r>
    </w:p>
    <w:p w14:paraId="74834DED" w14:textId="77777777" w:rsidR="00D02F98" w:rsidRDefault="00D02F98" w:rsidP="00600EFC"/>
    <w:p w14:paraId="6C5172CF" w14:textId="77777777" w:rsidR="00D02F98" w:rsidRDefault="00D02F98" w:rsidP="00600EFC"/>
    <w:p w14:paraId="0BAE56D4" w14:textId="77777777" w:rsidR="00D02F98" w:rsidRDefault="00D02F98" w:rsidP="00600EFC"/>
    <w:p w14:paraId="3A45BE96" w14:textId="77777777" w:rsidR="00D02F98" w:rsidRDefault="00D02F98" w:rsidP="00600EFC"/>
    <w:p w14:paraId="20AD437B" w14:textId="77777777" w:rsidR="00D02F98" w:rsidRDefault="00D02F98" w:rsidP="00600EFC"/>
    <w:p w14:paraId="320287FF" w14:textId="77777777" w:rsidR="00D02F98" w:rsidRDefault="00D02F98" w:rsidP="00600EFC"/>
    <w:p w14:paraId="262811F6" w14:textId="77777777" w:rsidR="00D02F98" w:rsidRDefault="00D02F98" w:rsidP="00600EFC"/>
    <w:p w14:paraId="6A45D96A" w14:textId="77777777" w:rsidR="00D02F98" w:rsidRDefault="00D02F98" w:rsidP="00600EFC"/>
    <w:p w14:paraId="14B2A98D" w14:textId="77777777" w:rsidR="00D02F98" w:rsidRDefault="00D02F98" w:rsidP="00600EFC"/>
    <w:p w14:paraId="251F4B3C" w14:textId="77777777" w:rsidR="00D02F98" w:rsidRDefault="00D02F98" w:rsidP="00600EFC"/>
    <w:p w14:paraId="3C95FB70" w14:textId="77777777" w:rsidR="00D02F98" w:rsidRDefault="00D02F98" w:rsidP="00600EFC"/>
    <w:p w14:paraId="60DBCBD5" w14:textId="77777777" w:rsidR="00D02F98" w:rsidRDefault="00D02F98" w:rsidP="00600EFC"/>
    <w:p w14:paraId="6B27838B" w14:textId="77777777" w:rsidR="00D02F98" w:rsidRDefault="00D02F98" w:rsidP="00600EFC"/>
    <w:p w14:paraId="65EE4B2D" w14:textId="77777777" w:rsidR="00D02F98" w:rsidRDefault="00D02F98" w:rsidP="00600EFC"/>
    <w:p w14:paraId="01C6FBE8" w14:textId="77777777" w:rsidR="00D02F98" w:rsidRDefault="00D02F98" w:rsidP="00600EFC"/>
    <w:p w14:paraId="49BA9EBD" w14:textId="77777777" w:rsidR="00D02F98" w:rsidRDefault="00D02F98" w:rsidP="00600EFC"/>
    <w:p w14:paraId="17689FFE" w14:textId="77777777" w:rsidR="00D02F98" w:rsidRDefault="00D02F98" w:rsidP="00600EFC"/>
    <w:p w14:paraId="23CE89E6" w14:textId="77777777" w:rsidR="00D02F98" w:rsidRDefault="00D02F98" w:rsidP="00600EFC"/>
    <w:p w14:paraId="458CFFFD" w14:textId="77777777" w:rsidR="00D02F98" w:rsidRDefault="00D02F98" w:rsidP="00600EFC"/>
    <w:p w14:paraId="4D457908" w14:textId="77777777" w:rsidR="00D02F98" w:rsidRDefault="00D02F98" w:rsidP="00600EFC"/>
    <w:p w14:paraId="7D4105DD" w14:textId="77777777" w:rsidR="00D02F98" w:rsidRDefault="00D02F98" w:rsidP="00600EFC"/>
    <w:p w14:paraId="428AE6F2" w14:textId="77777777" w:rsidR="00D02F98" w:rsidRDefault="00D02F98" w:rsidP="00600EFC"/>
    <w:p w14:paraId="65CAAEE6" w14:textId="77777777" w:rsidR="00D02F98" w:rsidRDefault="00D02F98" w:rsidP="00600EFC"/>
    <w:p w14:paraId="2BA4975B" w14:textId="77777777" w:rsidR="00D02F98" w:rsidRDefault="00D02F98" w:rsidP="00600EFC"/>
    <w:p w14:paraId="644F43D1" w14:textId="77777777" w:rsidR="00D02F98" w:rsidRDefault="00D02F98" w:rsidP="00600EFC"/>
    <w:p w14:paraId="4FE986E3" w14:textId="77777777" w:rsidR="00D02F98" w:rsidRDefault="00D02F98" w:rsidP="00600EFC"/>
    <w:p w14:paraId="4CE883C3" w14:textId="77777777" w:rsidR="00D02F98" w:rsidRDefault="00D02F98" w:rsidP="00600EFC"/>
    <w:p w14:paraId="0F13ACC1" w14:textId="77777777" w:rsidR="00D02F98" w:rsidRDefault="00D02F98"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26A1B2E"/>
    <w:multiLevelType w:val="hybridMultilevel"/>
    <w:tmpl w:val="DB5C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30"/>
  </w:num>
  <w:num w:numId="10">
    <w:abstractNumId w:val="3"/>
  </w:num>
  <w:num w:numId="11">
    <w:abstractNumId w:val="2"/>
  </w:num>
  <w:num w:numId="12">
    <w:abstractNumId w:val="19"/>
  </w:num>
  <w:num w:numId="13">
    <w:abstractNumId w:val="27"/>
  </w:num>
  <w:num w:numId="14">
    <w:abstractNumId w:val="28"/>
  </w:num>
  <w:num w:numId="15">
    <w:abstractNumId w:val="33"/>
  </w:num>
  <w:num w:numId="16">
    <w:abstractNumId w:val="4"/>
  </w:num>
  <w:num w:numId="17">
    <w:abstractNumId w:val="3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8"/>
  </w:num>
  <w:num w:numId="21">
    <w:abstractNumId w:val="37"/>
  </w:num>
  <w:num w:numId="22">
    <w:abstractNumId w:val="18"/>
  </w:num>
  <w:num w:numId="23">
    <w:abstractNumId w:val="22"/>
  </w:num>
  <w:num w:numId="24">
    <w:abstractNumId w:val="34"/>
  </w:num>
  <w:num w:numId="25">
    <w:abstractNumId w:val="35"/>
  </w:num>
  <w:num w:numId="26">
    <w:abstractNumId w:val="29"/>
  </w:num>
  <w:num w:numId="27">
    <w:abstractNumId w:val="31"/>
  </w:num>
  <w:num w:numId="28">
    <w:abstractNumId w:val="24"/>
  </w:num>
  <w:num w:numId="29">
    <w:abstractNumId w:val="23"/>
  </w:num>
  <w:num w:numId="30">
    <w:abstractNumId w:val="32"/>
  </w:num>
  <w:num w:numId="31">
    <w:abstractNumId w:val="7"/>
  </w:num>
  <w:num w:numId="32">
    <w:abstractNumId w:val="2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3CE8"/>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261F"/>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492E"/>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06A"/>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3BC"/>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273E"/>
    <w:rsid w:val="00823A1C"/>
    <w:rsid w:val="00825D87"/>
    <w:rsid w:val="00827C6E"/>
    <w:rsid w:val="008345E9"/>
    <w:rsid w:val="00835690"/>
    <w:rsid w:val="008356CF"/>
    <w:rsid w:val="0083579A"/>
    <w:rsid w:val="00835921"/>
    <w:rsid w:val="00835F0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2F98"/>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5DC"/>
    <w:rsid w:val="00D50634"/>
    <w:rsid w:val="00D50E03"/>
    <w:rsid w:val="00D5252F"/>
    <w:rsid w:val="00D537A6"/>
    <w:rsid w:val="00D53820"/>
    <w:rsid w:val="00D54EFC"/>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5661330">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4744476">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38E09-4EDD-4817-B0D3-0A797761A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24</Pages>
  <Words>5516</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36885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150</cp:revision>
  <cp:lastPrinted>2017-06-26T15:30:00Z</cp:lastPrinted>
  <dcterms:created xsi:type="dcterms:W3CDTF">2016-10-25T18:33:00Z</dcterms:created>
  <dcterms:modified xsi:type="dcterms:W3CDTF">2017-08-10T21:22:00Z</dcterms:modified>
</cp:coreProperties>
</file>