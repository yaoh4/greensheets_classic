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0BD52C9C"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A17BFF">
        <w:rPr>
          <w:color w:val="0000FF"/>
        </w:rPr>
        <w:t>5</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bl>
    <w:p w14:paraId="2303B535" w14:textId="77777777" w:rsidR="00320F9D" w:rsidRDefault="00320F9D" w:rsidP="00320F9D">
      <w:pPr>
        <w:pStyle w:val="Header1"/>
      </w:pPr>
      <w:r>
        <w:t>Reference Documents</w:t>
      </w:r>
      <w:bookmarkStart w:id="0" w:name="_GoBack"/>
      <w:bookmarkEnd w:id="0"/>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FA0566"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FA0566"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FA0566"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FA0566"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lastRenderedPageBreak/>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60380B97"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0A3766">
          <w:rPr>
            <w:noProof/>
            <w:webHidden/>
          </w:rPr>
          <w:t>4</w:t>
        </w:r>
        <w:r w:rsidR="000A3766">
          <w:rPr>
            <w:noProof/>
            <w:webHidden/>
          </w:rPr>
          <w:fldChar w:fldCharType="end"/>
        </w:r>
      </w:hyperlink>
    </w:p>
    <w:p w14:paraId="7F38159D" w14:textId="177F2F16" w:rsidR="000A3766" w:rsidRDefault="000A3766">
      <w:pPr>
        <w:pStyle w:val="TOC1"/>
        <w:rPr>
          <w:rFonts w:asciiTheme="minorHAnsi" w:eastAsiaTheme="minorEastAsia" w:hAnsiTheme="minorHAnsi" w:cstheme="minorBidi"/>
          <w:b w:val="0"/>
          <w:caps w:val="0"/>
          <w:noProof/>
          <w:sz w:val="22"/>
          <w:szCs w:val="22"/>
        </w:rPr>
      </w:pPr>
      <w:hyperlink w:anchor="_Toc484078186" w:history="1">
        <w:r w:rsidRPr="00003D82">
          <w:rPr>
            <w:rStyle w:val="Hyperlink"/>
            <w:noProof/>
          </w:rPr>
          <w:t>2.</w:t>
        </w:r>
        <w:r>
          <w:rPr>
            <w:rFonts w:asciiTheme="minorHAnsi" w:eastAsiaTheme="minorEastAsia" w:hAnsiTheme="minorHAnsi" w:cstheme="minorBidi"/>
            <w:b w:val="0"/>
            <w:caps w:val="0"/>
            <w:noProof/>
            <w:sz w:val="22"/>
            <w:szCs w:val="22"/>
          </w:rPr>
          <w:tab/>
        </w:r>
        <w:r w:rsidRPr="00003D82">
          <w:rPr>
            <w:rStyle w:val="Hyperlink"/>
            <w:noProof/>
          </w:rPr>
          <w:t>Business Need Description</w:t>
        </w:r>
        <w:r>
          <w:rPr>
            <w:noProof/>
            <w:webHidden/>
          </w:rPr>
          <w:tab/>
        </w:r>
        <w:r>
          <w:rPr>
            <w:noProof/>
            <w:webHidden/>
          </w:rPr>
          <w:fldChar w:fldCharType="begin"/>
        </w:r>
        <w:r>
          <w:rPr>
            <w:noProof/>
            <w:webHidden/>
          </w:rPr>
          <w:instrText xml:space="preserve"> PAGEREF _Toc484078186 \h </w:instrText>
        </w:r>
        <w:r>
          <w:rPr>
            <w:noProof/>
            <w:webHidden/>
          </w:rPr>
        </w:r>
        <w:r>
          <w:rPr>
            <w:noProof/>
            <w:webHidden/>
          </w:rPr>
          <w:fldChar w:fldCharType="separate"/>
        </w:r>
        <w:r>
          <w:rPr>
            <w:noProof/>
            <w:webHidden/>
          </w:rPr>
          <w:t>4</w:t>
        </w:r>
        <w:r>
          <w:rPr>
            <w:noProof/>
            <w:webHidden/>
          </w:rPr>
          <w:fldChar w:fldCharType="end"/>
        </w:r>
      </w:hyperlink>
    </w:p>
    <w:p w14:paraId="25A22F48" w14:textId="50002620" w:rsidR="000A3766" w:rsidRDefault="000A3766">
      <w:pPr>
        <w:pStyle w:val="TOC1"/>
        <w:rPr>
          <w:rFonts w:asciiTheme="minorHAnsi" w:eastAsiaTheme="minorEastAsia" w:hAnsiTheme="minorHAnsi" w:cstheme="minorBidi"/>
          <w:b w:val="0"/>
          <w:caps w:val="0"/>
          <w:noProof/>
          <w:sz w:val="22"/>
          <w:szCs w:val="22"/>
        </w:rPr>
      </w:pPr>
      <w:hyperlink w:anchor="_Toc484078187" w:history="1">
        <w:r w:rsidRPr="00003D82">
          <w:rPr>
            <w:rStyle w:val="Hyperlink"/>
            <w:noProof/>
          </w:rPr>
          <w:t>3.</w:t>
        </w:r>
        <w:r>
          <w:rPr>
            <w:rFonts w:asciiTheme="minorHAnsi" w:eastAsiaTheme="minorEastAsia" w:hAnsiTheme="minorHAnsi" w:cstheme="minorBidi"/>
            <w:b w:val="0"/>
            <w:caps w:val="0"/>
            <w:noProof/>
            <w:sz w:val="22"/>
            <w:szCs w:val="22"/>
          </w:rPr>
          <w:tab/>
        </w:r>
        <w:r w:rsidRPr="00003D82">
          <w:rPr>
            <w:rStyle w:val="Hyperlink"/>
            <w:noProof/>
          </w:rPr>
          <w:t>User roles</w:t>
        </w:r>
        <w:r>
          <w:rPr>
            <w:noProof/>
            <w:webHidden/>
          </w:rPr>
          <w:tab/>
        </w:r>
        <w:r>
          <w:rPr>
            <w:noProof/>
            <w:webHidden/>
          </w:rPr>
          <w:fldChar w:fldCharType="begin"/>
        </w:r>
        <w:r>
          <w:rPr>
            <w:noProof/>
            <w:webHidden/>
          </w:rPr>
          <w:instrText xml:space="preserve"> PAGEREF _Toc484078187 \h </w:instrText>
        </w:r>
        <w:r>
          <w:rPr>
            <w:noProof/>
            <w:webHidden/>
          </w:rPr>
        </w:r>
        <w:r>
          <w:rPr>
            <w:noProof/>
            <w:webHidden/>
          </w:rPr>
          <w:fldChar w:fldCharType="separate"/>
        </w:r>
        <w:r>
          <w:rPr>
            <w:noProof/>
            <w:webHidden/>
          </w:rPr>
          <w:t>4</w:t>
        </w:r>
        <w:r>
          <w:rPr>
            <w:noProof/>
            <w:webHidden/>
          </w:rPr>
          <w:fldChar w:fldCharType="end"/>
        </w:r>
      </w:hyperlink>
    </w:p>
    <w:p w14:paraId="59FCB1C0" w14:textId="2AF47869" w:rsidR="000A3766" w:rsidRDefault="000A3766">
      <w:pPr>
        <w:pStyle w:val="TOC2"/>
        <w:rPr>
          <w:rFonts w:asciiTheme="minorHAnsi" w:eastAsiaTheme="minorEastAsia" w:hAnsiTheme="minorHAnsi" w:cstheme="minorBidi"/>
          <w:bCs w:val="0"/>
          <w:smallCaps w:val="0"/>
          <w:noProof/>
          <w:sz w:val="22"/>
          <w:szCs w:val="22"/>
        </w:rPr>
      </w:pPr>
      <w:hyperlink w:anchor="_Toc484078188" w:history="1">
        <w:r w:rsidRPr="00003D82">
          <w:rPr>
            <w:rStyle w:val="Hyperlink"/>
            <w:noProof/>
          </w:rPr>
          <w:t>3.1</w:t>
        </w:r>
        <w:r>
          <w:rPr>
            <w:rFonts w:asciiTheme="minorHAnsi" w:eastAsiaTheme="minorEastAsia" w:hAnsiTheme="minorHAnsi" w:cstheme="minorBidi"/>
            <w:bCs w:val="0"/>
            <w:smallCaps w:val="0"/>
            <w:noProof/>
            <w:sz w:val="22"/>
            <w:szCs w:val="22"/>
          </w:rPr>
          <w:tab/>
        </w:r>
        <w:r w:rsidRPr="00003D82">
          <w:rPr>
            <w:rStyle w:val="Hyperlink"/>
            <w:noProof/>
          </w:rPr>
          <w:t>Before re-design:</w:t>
        </w:r>
        <w:r>
          <w:rPr>
            <w:noProof/>
            <w:webHidden/>
          </w:rPr>
          <w:tab/>
        </w:r>
        <w:r>
          <w:rPr>
            <w:noProof/>
            <w:webHidden/>
          </w:rPr>
          <w:fldChar w:fldCharType="begin"/>
        </w:r>
        <w:r>
          <w:rPr>
            <w:noProof/>
            <w:webHidden/>
          </w:rPr>
          <w:instrText xml:space="preserve"> PAGEREF _Toc484078188 \h </w:instrText>
        </w:r>
        <w:r>
          <w:rPr>
            <w:noProof/>
            <w:webHidden/>
          </w:rPr>
        </w:r>
        <w:r>
          <w:rPr>
            <w:noProof/>
            <w:webHidden/>
          </w:rPr>
          <w:fldChar w:fldCharType="separate"/>
        </w:r>
        <w:r>
          <w:rPr>
            <w:noProof/>
            <w:webHidden/>
          </w:rPr>
          <w:t>4</w:t>
        </w:r>
        <w:r>
          <w:rPr>
            <w:noProof/>
            <w:webHidden/>
          </w:rPr>
          <w:fldChar w:fldCharType="end"/>
        </w:r>
      </w:hyperlink>
    </w:p>
    <w:p w14:paraId="4E3BEF5C" w14:textId="4C076151" w:rsidR="000A3766" w:rsidRDefault="000A3766">
      <w:pPr>
        <w:pStyle w:val="TOC2"/>
        <w:rPr>
          <w:rFonts w:asciiTheme="minorHAnsi" w:eastAsiaTheme="minorEastAsia" w:hAnsiTheme="minorHAnsi" w:cstheme="minorBidi"/>
          <w:bCs w:val="0"/>
          <w:smallCaps w:val="0"/>
          <w:noProof/>
          <w:sz w:val="22"/>
          <w:szCs w:val="22"/>
        </w:rPr>
      </w:pPr>
      <w:hyperlink w:anchor="_Toc484078189" w:history="1">
        <w:r w:rsidRPr="00003D82">
          <w:rPr>
            <w:rStyle w:val="Hyperlink"/>
            <w:noProof/>
          </w:rPr>
          <w:t>3.2</w:t>
        </w:r>
        <w:r>
          <w:rPr>
            <w:rFonts w:asciiTheme="minorHAnsi" w:eastAsiaTheme="minorEastAsia" w:hAnsiTheme="minorHAnsi" w:cstheme="minorBidi"/>
            <w:bCs w:val="0"/>
            <w:smallCaps w:val="0"/>
            <w:noProof/>
            <w:sz w:val="22"/>
            <w:szCs w:val="22"/>
          </w:rPr>
          <w:tab/>
        </w:r>
        <w:r w:rsidRPr="00003D82">
          <w:rPr>
            <w:rStyle w:val="Hyperlink"/>
            <w:noProof/>
          </w:rPr>
          <w:t>Changes for re-design:</w:t>
        </w:r>
        <w:r>
          <w:rPr>
            <w:noProof/>
            <w:webHidden/>
          </w:rPr>
          <w:tab/>
        </w:r>
        <w:r>
          <w:rPr>
            <w:noProof/>
            <w:webHidden/>
          </w:rPr>
          <w:fldChar w:fldCharType="begin"/>
        </w:r>
        <w:r>
          <w:rPr>
            <w:noProof/>
            <w:webHidden/>
          </w:rPr>
          <w:instrText xml:space="preserve"> PAGEREF _Toc484078189 \h </w:instrText>
        </w:r>
        <w:r>
          <w:rPr>
            <w:noProof/>
            <w:webHidden/>
          </w:rPr>
        </w:r>
        <w:r>
          <w:rPr>
            <w:noProof/>
            <w:webHidden/>
          </w:rPr>
          <w:fldChar w:fldCharType="separate"/>
        </w:r>
        <w:r>
          <w:rPr>
            <w:noProof/>
            <w:webHidden/>
          </w:rPr>
          <w:t>5</w:t>
        </w:r>
        <w:r>
          <w:rPr>
            <w:noProof/>
            <w:webHidden/>
          </w:rPr>
          <w:fldChar w:fldCharType="end"/>
        </w:r>
      </w:hyperlink>
    </w:p>
    <w:p w14:paraId="6C5A89BD" w14:textId="7C5DDB7C" w:rsidR="000A3766" w:rsidRDefault="000A3766">
      <w:pPr>
        <w:pStyle w:val="TOC1"/>
        <w:rPr>
          <w:rFonts w:asciiTheme="minorHAnsi" w:eastAsiaTheme="minorEastAsia" w:hAnsiTheme="minorHAnsi" w:cstheme="minorBidi"/>
          <w:b w:val="0"/>
          <w:caps w:val="0"/>
          <w:noProof/>
          <w:sz w:val="22"/>
          <w:szCs w:val="22"/>
        </w:rPr>
      </w:pPr>
      <w:hyperlink w:anchor="_Toc484078190" w:history="1">
        <w:r w:rsidRPr="00003D82">
          <w:rPr>
            <w:rStyle w:val="Hyperlink"/>
            <w:noProof/>
          </w:rPr>
          <w:t>4.</w:t>
        </w:r>
        <w:r>
          <w:rPr>
            <w:rFonts w:asciiTheme="minorHAnsi" w:eastAsiaTheme="minorEastAsia" w:hAnsiTheme="minorHAnsi" w:cstheme="minorBidi"/>
            <w:b w:val="0"/>
            <w:caps w:val="0"/>
            <w:noProof/>
            <w:sz w:val="22"/>
            <w:szCs w:val="22"/>
          </w:rPr>
          <w:tab/>
        </w:r>
        <w:r w:rsidRPr="00003D82">
          <w:rPr>
            <w:rStyle w:val="Hyperlink"/>
            <w:noProof/>
          </w:rPr>
          <w:t>Overall business flow description</w:t>
        </w:r>
        <w:r>
          <w:rPr>
            <w:noProof/>
            <w:webHidden/>
          </w:rPr>
          <w:tab/>
        </w:r>
        <w:r>
          <w:rPr>
            <w:noProof/>
            <w:webHidden/>
          </w:rPr>
          <w:fldChar w:fldCharType="begin"/>
        </w:r>
        <w:r>
          <w:rPr>
            <w:noProof/>
            <w:webHidden/>
          </w:rPr>
          <w:instrText xml:space="preserve"> PAGEREF _Toc484078190 \h </w:instrText>
        </w:r>
        <w:r>
          <w:rPr>
            <w:noProof/>
            <w:webHidden/>
          </w:rPr>
        </w:r>
        <w:r>
          <w:rPr>
            <w:noProof/>
            <w:webHidden/>
          </w:rPr>
          <w:fldChar w:fldCharType="separate"/>
        </w:r>
        <w:r>
          <w:rPr>
            <w:noProof/>
            <w:webHidden/>
          </w:rPr>
          <w:t>6</w:t>
        </w:r>
        <w:r>
          <w:rPr>
            <w:noProof/>
            <w:webHidden/>
          </w:rPr>
          <w:fldChar w:fldCharType="end"/>
        </w:r>
      </w:hyperlink>
    </w:p>
    <w:p w14:paraId="68631863" w14:textId="1A7D7903" w:rsidR="000A3766" w:rsidRDefault="000A3766">
      <w:pPr>
        <w:pStyle w:val="TOC2"/>
        <w:rPr>
          <w:rFonts w:asciiTheme="minorHAnsi" w:eastAsiaTheme="minorEastAsia" w:hAnsiTheme="minorHAnsi" w:cstheme="minorBidi"/>
          <w:bCs w:val="0"/>
          <w:smallCaps w:val="0"/>
          <w:noProof/>
          <w:sz w:val="22"/>
          <w:szCs w:val="22"/>
        </w:rPr>
      </w:pPr>
      <w:hyperlink w:anchor="_Toc484078191" w:history="1">
        <w:r w:rsidRPr="00003D82">
          <w:rPr>
            <w:rStyle w:val="Hyperlink"/>
            <w:noProof/>
          </w:rPr>
          <w:t>4.1</w:t>
        </w:r>
        <w:r>
          <w:rPr>
            <w:rFonts w:asciiTheme="minorHAnsi" w:eastAsiaTheme="minorEastAsia" w:hAnsiTheme="minorHAnsi" w:cstheme="minorBidi"/>
            <w:bCs w:val="0"/>
            <w:smallCaps w:val="0"/>
            <w:noProof/>
            <w:sz w:val="22"/>
            <w:szCs w:val="22"/>
          </w:rPr>
          <w:tab/>
        </w:r>
        <w:r w:rsidRPr="00003D82">
          <w:rPr>
            <w:rStyle w:val="Hyperlink"/>
            <w:noProof/>
          </w:rPr>
          <w:t>For a user with Draft Viewer and/or Draft Administrator role</w:t>
        </w:r>
        <w:r>
          <w:rPr>
            <w:noProof/>
            <w:webHidden/>
          </w:rPr>
          <w:tab/>
        </w:r>
        <w:r>
          <w:rPr>
            <w:noProof/>
            <w:webHidden/>
          </w:rPr>
          <w:fldChar w:fldCharType="begin"/>
        </w:r>
        <w:r>
          <w:rPr>
            <w:noProof/>
            <w:webHidden/>
          </w:rPr>
          <w:instrText xml:space="preserve"> PAGEREF _Toc484078191 \h </w:instrText>
        </w:r>
        <w:r>
          <w:rPr>
            <w:noProof/>
            <w:webHidden/>
          </w:rPr>
        </w:r>
        <w:r>
          <w:rPr>
            <w:noProof/>
            <w:webHidden/>
          </w:rPr>
          <w:fldChar w:fldCharType="separate"/>
        </w:r>
        <w:r>
          <w:rPr>
            <w:noProof/>
            <w:webHidden/>
          </w:rPr>
          <w:t>6</w:t>
        </w:r>
        <w:r>
          <w:rPr>
            <w:noProof/>
            <w:webHidden/>
          </w:rPr>
          <w:fldChar w:fldCharType="end"/>
        </w:r>
      </w:hyperlink>
    </w:p>
    <w:p w14:paraId="3CAB6A34" w14:textId="76384877" w:rsidR="000A3766" w:rsidRDefault="000A3766">
      <w:pPr>
        <w:pStyle w:val="TOC3"/>
        <w:rPr>
          <w:rFonts w:asciiTheme="minorHAnsi" w:eastAsiaTheme="minorEastAsia" w:hAnsiTheme="minorHAnsi" w:cstheme="minorBidi"/>
          <w:bCs w:val="0"/>
          <w:i w:val="0"/>
          <w:iCs w:val="0"/>
          <w:noProof/>
          <w:sz w:val="22"/>
          <w:szCs w:val="22"/>
        </w:rPr>
      </w:pPr>
      <w:hyperlink w:anchor="_Toc484078192" w:history="1">
        <w:r w:rsidRPr="00003D82">
          <w:rPr>
            <w:rStyle w:val="Hyperlink"/>
            <w:noProof/>
          </w:rPr>
          <w:t>4.1.1</w:t>
        </w:r>
        <w:r>
          <w:rPr>
            <w:rFonts w:asciiTheme="minorHAnsi" w:eastAsiaTheme="minorEastAsia" w:hAnsiTheme="minorHAnsi" w:cstheme="minorBidi"/>
            <w:bCs w:val="0"/>
            <w:i w:val="0"/>
            <w:iCs w:val="0"/>
            <w:noProof/>
            <w:sz w:val="22"/>
            <w:szCs w:val="22"/>
          </w:rPr>
          <w:tab/>
        </w:r>
        <w:r w:rsidRPr="00003D82">
          <w:rPr>
            <w:rStyle w:val="Hyperlink"/>
            <w:noProof/>
          </w:rPr>
          <w:t>Email to testers</w:t>
        </w:r>
        <w:r>
          <w:rPr>
            <w:noProof/>
            <w:webHidden/>
          </w:rPr>
          <w:tab/>
        </w:r>
        <w:r>
          <w:rPr>
            <w:noProof/>
            <w:webHidden/>
          </w:rPr>
          <w:fldChar w:fldCharType="begin"/>
        </w:r>
        <w:r>
          <w:rPr>
            <w:noProof/>
            <w:webHidden/>
          </w:rPr>
          <w:instrText xml:space="preserve"> PAGEREF _Toc484078192 \h </w:instrText>
        </w:r>
        <w:r>
          <w:rPr>
            <w:noProof/>
            <w:webHidden/>
          </w:rPr>
        </w:r>
        <w:r>
          <w:rPr>
            <w:noProof/>
            <w:webHidden/>
          </w:rPr>
          <w:fldChar w:fldCharType="separate"/>
        </w:r>
        <w:r>
          <w:rPr>
            <w:noProof/>
            <w:webHidden/>
          </w:rPr>
          <w:t>7</w:t>
        </w:r>
        <w:r>
          <w:rPr>
            <w:noProof/>
            <w:webHidden/>
          </w:rPr>
          <w:fldChar w:fldCharType="end"/>
        </w:r>
      </w:hyperlink>
    </w:p>
    <w:p w14:paraId="1716175F" w14:textId="07C765FF" w:rsidR="000A3766" w:rsidRDefault="000A3766">
      <w:pPr>
        <w:pStyle w:val="TOC2"/>
        <w:rPr>
          <w:rFonts w:asciiTheme="minorHAnsi" w:eastAsiaTheme="minorEastAsia" w:hAnsiTheme="minorHAnsi" w:cstheme="minorBidi"/>
          <w:bCs w:val="0"/>
          <w:smallCaps w:val="0"/>
          <w:noProof/>
          <w:sz w:val="22"/>
          <w:szCs w:val="22"/>
        </w:rPr>
      </w:pPr>
      <w:hyperlink w:anchor="_Toc484078193" w:history="1">
        <w:r w:rsidRPr="00003D82">
          <w:rPr>
            <w:rStyle w:val="Hyperlink"/>
            <w:noProof/>
          </w:rPr>
          <w:t>4.2</w:t>
        </w:r>
        <w:r>
          <w:rPr>
            <w:rFonts w:asciiTheme="minorHAnsi" w:eastAsiaTheme="minorEastAsia" w:hAnsiTheme="minorHAnsi" w:cstheme="minorBidi"/>
            <w:bCs w:val="0"/>
            <w:smallCaps w:val="0"/>
            <w:noProof/>
            <w:sz w:val="22"/>
            <w:szCs w:val="22"/>
          </w:rPr>
          <w:tab/>
        </w:r>
        <w:r w:rsidRPr="00003D82">
          <w:rPr>
            <w:rStyle w:val="Hyperlink"/>
            <w:noProof/>
          </w:rPr>
          <w:t>For a Tester</w:t>
        </w:r>
        <w:r>
          <w:rPr>
            <w:noProof/>
            <w:webHidden/>
          </w:rPr>
          <w:tab/>
        </w:r>
        <w:r>
          <w:rPr>
            <w:noProof/>
            <w:webHidden/>
          </w:rPr>
          <w:fldChar w:fldCharType="begin"/>
        </w:r>
        <w:r>
          <w:rPr>
            <w:noProof/>
            <w:webHidden/>
          </w:rPr>
          <w:instrText xml:space="preserve"> PAGEREF _Toc484078193 \h </w:instrText>
        </w:r>
        <w:r>
          <w:rPr>
            <w:noProof/>
            <w:webHidden/>
          </w:rPr>
        </w:r>
        <w:r>
          <w:rPr>
            <w:noProof/>
            <w:webHidden/>
          </w:rPr>
          <w:fldChar w:fldCharType="separate"/>
        </w:r>
        <w:r>
          <w:rPr>
            <w:noProof/>
            <w:webHidden/>
          </w:rPr>
          <w:t>8</w:t>
        </w:r>
        <w:r>
          <w:rPr>
            <w:noProof/>
            <w:webHidden/>
          </w:rPr>
          <w:fldChar w:fldCharType="end"/>
        </w:r>
      </w:hyperlink>
    </w:p>
    <w:p w14:paraId="458B601E" w14:textId="3481481C" w:rsidR="000A3766" w:rsidRDefault="000A3766">
      <w:pPr>
        <w:pStyle w:val="TOC1"/>
        <w:rPr>
          <w:rFonts w:asciiTheme="minorHAnsi" w:eastAsiaTheme="minorEastAsia" w:hAnsiTheme="minorHAnsi" w:cstheme="minorBidi"/>
          <w:b w:val="0"/>
          <w:caps w:val="0"/>
          <w:noProof/>
          <w:sz w:val="22"/>
          <w:szCs w:val="22"/>
        </w:rPr>
      </w:pPr>
      <w:hyperlink w:anchor="_Toc484078194" w:history="1">
        <w:r w:rsidRPr="00003D82">
          <w:rPr>
            <w:rStyle w:val="Hyperlink"/>
            <w:noProof/>
          </w:rPr>
          <w:t>5.</w:t>
        </w:r>
        <w:r>
          <w:rPr>
            <w:rFonts w:asciiTheme="minorHAnsi" w:eastAsiaTheme="minorEastAsia" w:hAnsiTheme="minorHAnsi" w:cstheme="minorBidi"/>
            <w:b w:val="0"/>
            <w:caps w:val="0"/>
            <w:noProof/>
            <w:sz w:val="22"/>
            <w:szCs w:val="22"/>
          </w:rPr>
          <w:tab/>
        </w:r>
        <w:r w:rsidRPr="00003D82">
          <w:rPr>
            <w:rStyle w:val="Hyperlink"/>
            <w:noProof/>
          </w:rPr>
          <w:t>Review &amp; Test Draft Module functionality</w:t>
        </w:r>
        <w:r>
          <w:rPr>
            <w:noProof/>
            <w:webHidden/>
          </w:rPr>
          <w:tab/>
        </w:r>
        <w:r>
          <w:rPr>
            <w:noProof/>
            <w:webHidden/>
          </w:rPr>
          <w:fldChar w:fldCharType="begin"/>
        </w:r>
        <w:r>
          <w:rPr>
            <w:noProof/>
            <w:webHidden/>
          </w:rPr>
          <w:instrText xml:space="preserve"> PAGEREF _Toc484078194 \h </w:instrText>
        </w:r>
        <w:r>
          <w:rPr>
            <w:noProof/>
            <w:webHidden/>
          </w:rPr>
        </w:r>
        <w:r>
          <w:rPr>
            <w:noProof/>
            <w:webHidden/>
          </w:rPr>
          <w:fldChar w:fldCharType="separate"/>
        </w:r>
        <w:r>
          <w:rPr>
            <w:noProof/>
            <w:webHidden/>
          </w:rPr>
          <w:t>9</w:t>
        </w:r>
        <w:r>
          <w:rPr>
            <w:noProof/>
            <w:webHidden/>
          </w:rPr>
          <w:fldChar w:fldCharType="end"/>
        </w:r>
      </w:hyperlink>
    </w:p>
    <w:p w14:paraId="0EF3391E" w14:textId="7607579F" w:rsidR="000A3766" w:rsidRDefault="000A3766">
      <w:pPr>
        <w:pStyle w:val="TOC2"/>
        <w:rPr>
          <w:rFonts w:asciiTheme="minorHAnsi" w:eastAsiaTheme="minorEastAsia" w:hAnsiTheme="minorHAnsi" w:cstheme="minorBidi"/>
          <w:bCs w:val="0"/>
          <w:smallCaps w:val="0"/>
          <w:noProof/>
          <w:sz w:val="22"/>
          <w:szCs w:val="22"/>
        </w:rPr>
      </w:pPr>
      <w:hyperlink w:anchor="_Toc484078195" w:history="1">
        <w:r w:rsidRPr="00003D82">
          <w:rPr>
            <w:rStyle w:val="Hyperlink"/>
            <w:noProof/>
          </w:rPr>
          <w:t>5.1</w:t>
        </w:r>
        <w:r>
          <w:rPr>
            <w:rFonts w:asciiTheme="minorHAnsi" w:eastAsiaTheme="minorEastAsia" w:hAnsiTheme="minorHAnsi" w:cstheme="minorBidi"/>
            <w:bCs w:val="0"/>
            <w:smallCaps w:val="0"/>
            <w:noProof/>
            <w:sz w:val="22"/>
            <w:szCs w:val="22"/>
          </w:rPr>
          <w:tab/>
        </w:r>
        <w:r w:rsidRPr="00003D82">
          <w:rPr>
            <w:rStyle w:val="Hyperlink"/>
            <w:noProof/>
          </w:rPr>
          <w:t>Review &amp; Test Draft Module screens mockups</w:t>
        </w:r>
        <w:r>
          <w:rPr>
            <w:noProof/>
            <w:webHidden/>
          </w:rPr>
          <w:tab/>
        </w:r>
        <w:r>
          <w:rPr>
            <w:noProof/>
            <w:webHidden/>
          </w:rPr>
          <w:fldChar w:fldCharType="begin"/>
        </w:r>
        <w:r>
          <w:rPr>
            <w:noProof/>
            <w:webHidden/>
          </w:rPr>
          <w:instrText xml:space="preserve"> PAGEREF _Toc484078195 \h </w:instrText>
        </w:r>
        <w:r>
          <w:rPr>
            <w:noProof/>
            <w:webHidden/>
          </w:rPr>
        </w:r>
        <w:r>
          <w:rPr>
            <w:noProof/>
            <w:webHidden/>
          </w:rPr>
          <w:fldChar w:fldCharType="separate"/>
        </w:r>
        <w:r>
          <w:rPr>
            <w:noProof/>
            <w:webHidden/>
          </w:rPr>
          <w:t>11</w:t>
        </w:r>
        <w:r>
          <w:rPr>
            <w:noProof/>
            <w:webHidden/>
          </w:rPr>
          <w:fldChar w:fldCharType="end"/>
        </w:r>
      </w:hyperlink>
    </w:p>
    <w:p w14:paraId="23E2DBB0" w14:textId="4C601430" w:rsidR="000A3766" w:rsidRDefault="000A3766">
      <w:pPr>
        <w:pStyle w:val="TOC3"/>
        <w:rPr>
          <w:rFonts w:asciiTheme="minorHAnsi" w:eastAsiaTheme="minorEastAsia" w:hAnsiTheme="minorHAnsi" w:cstheme="minorBidi"/>
          <w:bCs w:val="0"/>
          <w:i w:val="0"/>
          <w:iCs w:val="0"/>
          <w:noProof/>
          <w:sz w:val="22"/>
          <w:szCs w:val="22"/>
        </w:rPr>
      </w:pPr>
      <w:hyperlink w:anchor="_Toc484078196" w:history="1">
        <w:r w:rsidRPr="00003D82">
          <w:rPr>
            <w:rStyle w:val="Hyperlink"/>
            <w:noProof/>
          </w:rPr>
          <w:t>5.1.1</w:t>
        </w:r>
        <w:r>
          <w:rPr>
            <w:rFonts w:asciiTheme="minorHAnsi" w:eastAsiaTheme="minorEastAsia" w:hAnsiTheme="minorHAnsi" w:cstheme="minorBidi"/>
            <w:bCs w:val="0"/>
            <w:i w:val="0"/>
            <w:iCs w:val="0"/>
            <w:noProof/>
            <w:sz w:val="22"/>
            <w:szCs w:val="22"/>
          </w:rPr>
          <w:tab/>
        </w:r>
        <w:r w:rsidRPr="00003D82">
          <w:rPr>
            <w:rStyle w:val="Hyperlink"/>
            <w:noProof/>
          </w:rPr>
          <w:t>General mockup for all modules, except Revision</w:t>
        </w:r>
        <w:r>
          <w:rPr>
            <w:noProof/>
            <w:webHidden/>
          </w:rPr>
          <w:tab/>
        </w:r>
        <w:r>
          <w:rPr>
            <w:noProof/>
            <w:webHidden/>
          </w:rPr>
          <w:fldChar w:fldCharType="begin"/>
        </w:r>
        <w:r>
          <w:rPr>
            <w:noProof/>
            <w:webHidden/>
          </w:rPr>
          <w:instrText xml:space="preserve"> PAGEREF _Toc484078196 \h </w:instrText>
        </w:r>
        <w:r>
          <w:rPr>
            <w:noProof/>
            <w:webHidden/>
          </w:rPr>
        </w:r>
        <w:r>
          <w:rPr>
            <w:noProof/>
            <w:webHidden/>
          </w:rPr>
          <w:fldChar w:fldCharType="separate"/>
        </w:r>
        <w:r>
          <w:rPr>
            <w:noProof/>
            <w:webHidden/>
          </w:rPr>
          <w:t>11</w:t>
        </w:r>
        <w:r>
          <w:rPr>
            <w:noProof/>
            <w:webHidden/>
          </w:rPr>
          <w:fldChar w:fldCharType="end"/>
        </w:r>
      </w:hyperlink>
    </w:p>
    <w:p w14:paraId="5112B3B9" w14:textId="0134FF1C" w:rsidR="000A3766" w:rsidRDefault="000A3766">
      <w:pPr>
        <w:pStyle w:val="TOC3"/>
        <w:rPr>
          <w:rFonts w:asciiTheme="minorHAnsi" w:eastAsiaTheme="minorEastAsia" w:hAnsiTheme="minorHAnsi" w:cstheme="minorBidi"/>
          <w:bCs w:val="0"/>
          <w:i w:val="0"/>
          <w:iCs w:val="0"/>
          <w:noProof/>
          <w:sz w:val="22"/>
          <w:szCs w:val="22"/>
        </w:rPr>
      </w:pPr>
      <w:hyperlink w:anchor="_Toc484078197" w:history="1">
        <w:r w:rsidRPr="00003D82">
          <w:rPr>
            <w:rStyle w:val="Hyperlink"/>
            <w:noProof/>
          </w:rPr>
          <w:t>5.1.2</w:t>
        </w:r>
        <w:r>
          <w:rPr>
            <w:rFonts w:asciiTheme="minorHAnsi" w:eastAsiaTheme="minorEastAsia" w:hAnsiTheme="minorHAnsi" w:cstheme="minorBidi"/>
            <w:bCs w:val="0"/>
            <w:i w:val="0"/>
            <w:iCs w:val="0"/>
            <w:noProof/>
            <w:sz w:val="22"/>
            <w:szCs w:val="22"/>
          </w:rPr>
          <w:tab/>
        </w:r>
        <w:r w:rsidRPr="00003D82">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_Toc484078197 \h </w:instrText>
        </w:r>
        <w:r>
          <w:rPr>
            <w:noProof/>
            <w:webHidden/>
          </w:rPr>
        </w:r>
        <w:r>
          <w:rPr>
            <w:noProof/>
            <w:webHidden/>
          </w:rPr>
          <w:fldChar w:fldCharType="separate"/>
        </w:r>
        <w:r>
          <w:rPr>
            <w:noProof/>
            <w:webHidden/>
          </w:rPr>
          <w:t>11</w:t>
        </w:r>
        <w:r>
          <w:rPr>
            <w:noProof/>
            <w:webHidden/>
          </w:rPr>
          <w:fldChar w:fldCharType="end"/>
        </w:r>
      </w:hyperlink>
    </w:p>
    <w:p w14:paraId="5585904E" w14:textId="6C2D729F" w:rsidR="000A3766" w:rsidRDefault="000A3766">
      <w:pPr>
        <w:pStyle w:val="TOC3"/>
        <w:rPr>
          <w:rFonts w:asciiTheme="minorHAnsi" w:eastAsiaTheme="minorEastAsia" w:hAnsiTheme="minorHAnsi" w:cstheme="minorBidi"/>
          <w:bCs w:val="0"/>
          <w:i w:val="0"/>
          <w:iCs w:val="0"/>
          <w:noProof/>
          <w:sz w:val="22"/>
          <w:szCs w:val="22"/>
        </w:rPr>
      </w:pPr>
      <w:hyperlink w:anchor="_Toc484078198" w:history="1">
        <w:r w:rsidRPr="00003D82">
          <w:rPr>
            <w:rStyle w:val="Hyperlink"/>
            <w:noProof/>
          </w:rPr>
          <w:t>5.1.3</w:t>
        </w:r>
        <w:r>
          <w:rPr>
            <w:rFonts w:asciiTheme="minorHAnsi" w:eastAsiaTheme="minorEastAsia" w:hAnsiTheme="minorHAnsi" w:cstheme="minorBidi"/>
            <w:bCs w:val="0"/>
            <w:i w:val="0"/>
            <w:iCs w:val="0"/>
            <w:noProof/>
            <w:sz w:val="22"/>
            <w:szCs w:val="22"/>
          </w:rPr>
          <w:tab/>
        </w:r>
        <w:r w:rsidRPr="00003D82">
          <w:rPr>
            <w:rStyle w:val="Hyperlink"/>
            <w:noProof/>
          </w:rPr>
          <w:t>Revision module mockup</w:t>
        </w:r>
        <w:r>
          <w:rPr>
            <w:noProof/>
            <w:webHidden/>
          </w:rPr>
          <w:tab/>
        </w:r>
        <w:r>
          <w:rPr>
            <w:noProof/>
            <w:webHidden/>
          </w:rPr>
          <w:fldChar w:fldCharType="begin"/>
        </w:r>
        <w:r>
          <w:rPr>
            <w:noProof/>
            <w:webHidden/>
          </w:rPr>
          <w:instrText xml:space="preserve"> PAGEREF _Toc484078198 \h </w:instrText>
        </w:r>
        <w:r>
          <w:rPr>
            <w:noProof/>
            <w:webHidden/>
          </w:rPr>
        </w:r>
        <w:r>
          <w:rPr>
            <w:noProof/>
            <w:webHidden/>
          </w:rPr>
          <w:fldChar w:fldCharType="separate"/>
        </w:r>
        <w:r>
          <w:rPr>
            <w:noProof/>
            <w:webHidden/>
          </w:rPr>
          <w:t>12</w:t>
        </w:r>
        <w:r>
          <w:rPr>
            <w:noProof/>
            <w:webHidden/>
          </w:rPr>
          <w:fldChar w:fldCharType="end"/>
        </w:r>
      </w:hyperlink>
    </w:p>
    <w:p w14:paraId="7FFDE0D7" w14:textId="5B5591D3" w:rsidR="000A3766" w:rsidRDefault="000A3766">
      <w:pPr>
        <w:pStyle w:val="TOC2"/>
        <w:rPr>
          <w:rFonts w:asciiTheme="minorHAnsi" w:eastAsiaTheme="minorEastAsia" w:hAnsiTheme="minorHAnsi" w:cstheme="minorBidi"/>
          <w:bCs w:val="0"/>
          <w:smallCaps w:val="0"/>
          <w:noProof/>
          <w:sz w:val="22"/>
          <w:szCs w:val="22"/>
        </w:rPr>
      </w:pPr>
      <w:hyperlink w:anchor="_Toc484078199" w:history="1">
        <w:r w:rsidRPr="00003D82">
          <w:rPr>
            <w:rStyle w:val="Hyperlink"/>
            <w:noProof/>
          </w:rPr>
          <w:t>5.1</w:t>
        </w:r>
        <w:r>
          <w:rPr>
            <w:rFonts w:asciiTheme="minorHAnsi" w:eastAsiaTheme="minorEastAsia" w:hAnsiTheme="minorHAnsi" w:cstheme="minorBidi"/>
            <w:bCs w:val="0"/>
            <w:smallCaps w:val="0"/>
            <w:noProof/>
            <w:sz w:val="22"/>
            <w:szCs w:val="22"/>
          </w:rPr>
          <w:tab/>
        </w:r>
        <w:r w:rsidRPr="00003D82">
          <w:rPr>
            <w:rStyle w:val="Hyperlink"/>
            <w:noProof/>
          </w:rPr>
          <w:t>Review &amp; Test Draft Module Screen Data elements</w:t>
        </w:r>
        <w:r>
          <w:rPr>
            <w:noProof/>
            <w:webHidden/>
          </w:rPr>
          <w:tab/>
        </w:r>
        <w:r>
          <w:rPr>
            <w:noProof/>
            <w:webHidden/>
          </w:rPr>
          <w:fldChar w:fldCharType="begin"/>
        </w:r>
        <w:r>
          <w:rPr>
            <w:noProof/>
            <w:webHidden/>
          </w:rPr>
          <w:instrText xml:space="preserve"> PAGEREF _Toc484078199 \h </w:instrText>
        </w:r>
        <w:r>
          <w:rPr>
            <w:noProof/>
            <w:webHidden/>
          </w:rPr>
        </w:r>
        <w:r>
          <w:rPr>
            <w:noProof/>
            <w:webHidden/>
          </w:rPr>
          <w:fldChar w:fldCharType="separate"/>
        </w:r>
        <w:r>
          <w:rPr>
            <w:noProof/>
            <w:webHidden/>
          </w:rPr>
          <w:t>12</w:t>
        </w:r>
        <w:r>
          <w:rPr>
            <w:noProof/>
            <w:webHidden/>
          </w:rPr>
          <w:fldChar w:fldCharType="end"/>
        </w:r>
      </w:hyperlink>
    </w:p>
    <w:p w14:paraId="49A79682" w14:textId="5B125B42" w:rsidR="000A3766" w:rsidRDefault="000A3766">
      <w:pPr>
        <w:pStyle w:val="TOC3"/>
        <w:rPr>
          <w:rFonts w:asciiTheme="minorHAnsi" w:eastAsiaTheme="minorEastAsia" w:hAnsiTheme="minorHAnsi" w:cstheme="minorBidi"/>
          <w:bCs w:val="0"/>
          <w:i w:val="0"/>
          <w:iCs w:val="0"/>
          <w:noProof/>
          <w:sz w:val="22"/>
          <w:szCs w:val="22"/>
        </w:rPr>
      </w:pPr>
      <w:hyperlink w:anchor="_Toc484078200" w:history="1">
        <w:r w:rsidRPr="00003D82">
          <w:rPr>
            <w:rStyle w:val="Hyperlink"/>
            <w:noProof/>
          </w:rPr>
          <w:t>5.1.1</w:t>
        </w:r>
        <w:r>
          <w:rPr>
            <w:rFonts w:asciiTheme="minorHAnsi" w:eastAsiaTheme="minorEastAsia" w:hAnsiTheme="minorHAnsi" w:cstheme="minorBidi"/>
            <w:bCs w:val="0"/>
            <w:i w:val="0"/>
            <w:iCs w:val="0"/>
            <w:noProof/>
            <w:sz w:val="22"/>
            <w:szCs w:val="22"/>
          </w:rPr>
          <w:tab/>
        </w:r>
        <w:r w:rsidRPr="00003D82">
          <w:rPr>
            <w:rStyle w:val="Hyperlink"/>
            <w:noProof/>
          </w:rPr>
          <w:t>Applicable to all modules, except Revision</w:t>
        </w:r>
        <w:r>
          <w:rPr>
            <w:noProof/>
            <w:webHidden/>
          </w:rPr>
          <w:tab/>
        </w:r>
        <w:r>
          <w:rPr>
            <w:noProof/>
            <w:webHidden/>
          </w:rPr>
          <w:fldChar w:fldCharType="begin"/>
        </w:r>
        <w:r>
          <w:rPr>
            <w:noProof/>
            <w:webHidden/>
          </w:rPr>
          <w:instrText xml:space="preserve"> PAGEREF _Toc484078200 \h </w:instrText>
        </w:r>
        <w:r>
          <w:rPr>
            <w:noProof/>
            <w:webHidden/>
          </w:rPr>
        </w:r>
        <w:r>
          <w:rPr>
            <w:noProof/>
            <w:webHidden/>
          </w:rPr>
          <w:fldChar w:fldCharType="separate"/>
        </w:r>
        <w:r>
          <w:rPr>
            <w:noProof/>
            <w:webHidden/>
          </w:rPr>
          <w:t>12</w:t>
        </w:r>
        <w:r>
          <w:rPr>
            <w:noProof/>
            <w:webHidden/>
          </w:rPr>
          <w:fldChar w:fldCharType="end"/>
        </w:r>
      </w:hyperlink>
    </w:p>
    <w:p w14:paraId="3D45E38D" w14:textId="641D2F63" w:rsidR="000A3766" w:rsidRDefault="000A3766">
      <w:pPr>
        <w:pStyle w:val="TOC3"/>
        <w:rPr>
          <w:rFonts w:asciiTheme="minorHAnsi" w:eastAsiaTheme="minorEastAsia" w:hAnsiTheme="minorHAnsi" w:cstheme="minorBidi"/>
          <w:bCs w:val="0"/>
          <w:i w:val="0"/>
          <w:iCs w:val="0"/>
          <w:noProof/>
          <w:sz w:val="22"/>
          <w:szCs w:val="22"/>
        </w:rPr>
      </w:pPr>
      <w:hyperlink w:anchor="_Toc484078201" w:history="1">
        <w:r w:rsidRPr="00003D82">
          <w:rPr>
            <w:rStyle w:val="Hyperlink"/>
            <w:noProof/>
          </w:rPr>
          <w:t>5.1.2</w:t>
        </w:r>
        <w:r>
          <w:rPr>
            <w:rFonts w:asciiTheme="minorHAnsi" w:eastAsiaTheme="minorEastAsia" w:hAnsiTheme="minorHAnsi" w:cstheme="minorBidi"/>
            <w:bCs w:val="0"/>
            <w:i w:val="0"/>
            <w:iCs w:val="0"/>
            <w:noProof/>
            <w:sz w:val="22"/>
            <w:szCs w:val="22"/>
          </w:rPr>
          <w:tab/>
        </w:r>
        <w:r w:rsidRPr="00003D82">
          <w:rPr>
            <w:rStyle w:val="Hyperlink"/>
            <w:noProof/>
          </w:rPr>
          <w:t>Applicable to Revision module</w:t>
        </w:r>
        <w:r>
          <w:rPr>
            <w:noProof/>
            <w:webHidden/>
          </w:rPr>
          <w:tab/>
        </w:r>
        <w:r>
          <w:rPr>
            <w:noProof/>
            <w:webHidden/>
          </w:rPr>
          <w:fldChar w:fldCharType="begin"/>
        </w:r>
        <w:r>
          <w:rPr>
            <w:noProof/>
            <w:webHidden/>
          </w:rPr>
          <w:instrText xml:space="preserve"> PAGEREF _Toc484078201 \h </w:instrText>
        </w:r>
        <w:r>
          <w:rPr>
            <w:noProof/>
            <w:webHidden/>
          </w:rPr>
        </w:r>
        <w:r>
          <w:rPr>
            <w:noProof/>
            <w:webHidden/>
          </w:rPr>
          <w:fldChar w:fldCharType="separate"/>
        </w:r>
        <w:r>
          <w:rPr>
            <w:noProof/>
            <w:webHidden/>
          </w:rPr>
          <w:t>14</w:t>
        </w:r>
        <w:r>
          <w:rPr>
            <w:noProof/>
            <w:webHidden/>
          </w:rPr>
          <w:fldChar w:fldCharType="end"/>
        </w:r>
      </w:hyperlink>
    </w:p>
    <w:p w14:paraId="3D376865" w14:textId="22622225" w:rsidR="000A3766" w:rsidRDefault="000A3766">
      <w:pPr>
        <w:pStyle w:val="TOC1"/>
        <w:rPr>
          <w:rFonts w:asciiTheme="minorHAnsi" w:eastAsiaTheme="minorEastAsia" w:hAnsiTheme="minorHAnsi" w:cstheme="minorBidi"/>
          <w:b w:val="0"/>
          <w:caps w:val="0"/>
          <w:noProof/>
          <w:sz w:val="22"/>
          <w:szCs w:val="22"/>
        </w:rPr>
      </w:pPr>
      <w:hyperlink w:anchor="_Toc484078202" w:history="1">
        <w:r w:rsidRPr="00003D82">
          <w:rPr>
            <w:rStyle w:val="Hyperlink"/>
            <w:noProof/>
          </w:rPr>
          <w:t>6.</w:t>
        </w:r>
        <w:r>
          <w:rPr>
            <w:rFonts w:asciiTheme="minorHAnsi" w:eastAsiaTheme="minorEastAsia" w:hAnsiTheme="minorHAnsi" w:cstheme="minorBidi"/>
            <w:b w:val="0"/>
            <w:caps w:val="0"/>
            <w:noProof/>
            <w:sz w:val="22"/>
            <w:szCs w:val="22"/>
          </w:rPr>
          <w:tab/>
        </w:r>
        <w:r w:rsidRPr="00003D82">
          <w:rPr>
            <w:rStyle w:val="Hyperlink"/>
            <w:noProof/>
          </w:rPr>
          <w:t>Test Greensheet functionality</w:t>
        </w:r>
        <w:r>
          <w:rPr>
            <w:noProof/>
            <w:webHidden/>
          </w:rPr>
          <w:tab/>
        </w:r>
        <w:r>
          <w:rPr>
            <w:noProof/>
            <w:webHidden/>
          </w:rPr>
          <w:fldChar w:fldCharType="begin"/>
        </w:r>
        <w:r>
          <w:rPr>
            <w:noProof/>
            <w:webHidden/>
          </w:rPr>
          <w:instrText xml:space="preserve"> PAGEREF _Toc484078202 \h </w:instrText>
        </w:r>
        <w:r>
          <w:rPr>
            <w:noProof/>
            <w:webHidden/>
          </w:rPr>
        </w:r>
        <w:r>
          <w:rPr>
            <w:noProof/>
            <w:webHidden/>
          </w:rPr>
          <w:fldChar w:fldCharType="separate"/>
        </w:r>
        <w:r>
          <w:rPr>
            <w:noProof/>
            <w:webHidden/>
          </w:rPr>
          <w:t>14</w:t>
        </w:r>
        <w:r>
          <w:rPr>
            <w:noProof/>
            <w:webHidden/>
          </w:rPr>
          <w:fldChar w:fldCharType="end"/>
        </w:r>
      </w:hyperlink>
    </w:p>
    <w:p w14:paraId="11ACD22C" w14:textId="4EDAAC51" w:rsidR="000A3766" w:rsidRDefault="000A3766">
      <w:pPr>
        <w:pStyle w:val="TOC2"/>
        <w:rPr>
          <w:rFonts w:asciiTheme="minorHAnsi" w:eastAsiaTheme="minorEastAsia" w:hAnsiTheme="minorHAnsi" w:cstheme="minorBidi"/>
          <w:bCs w:val="0"/>
          <w:smallCaps w:val="0"/>
          <w:noProof/>
          <w:sz w:val="22"/>
          <w:szCs w:val="22"/>
        </w:rPr>
      </w:pPr>
      <w:hyperlink w:anchor="_Toc484078203" w:history="1">
        <w:r w:rsidRPr="00003D82">
          <w:rPr>
            <w:rStyle w:val="Hyperlink"/>
            <w:noProof/>
          </w:rPr>
          <w:t>6.1</w:t>
        </w:r>
        <w:r>
          <w:rPr>
            <w:rFonts w:asciiTheme="minorHAnsi" w:eastAsiaTheme="minorEastAsia" w:hAnsiTheme="minorHAnsi" w:cstheme="minorBidi"/>
            <w:bCs w:val="0"/>
            <w:smallCaps w:val="0"/>
            <w:noProof/>
            <w:sz w:val="22"/>
            <w:szCs w:val="22"/>
          </w:rPr>
          <w:tab/>
        </w:r>
        <w:r w:rsidRPr="00003D82">
          <w:rPr>
            <w:rStyle w:val="Hyperlink"/>
            <w:noProof/>
          </w:rPr>
          <w:t>“Test” flow of events</w:t>
        </w:r>
        <w:r>
          <w:rPr>
            <w:noProof/>
            <w:webHidden/>
          </w:rPr>
          <w:tab/>
        </w:r>
        <w:r>
          <w:rPr>
            <w:noProof/>
            <w:webHidden/>
          </w:rPr>
          <w:fldChar w:fldCharType="begin"/>
        </w:r>
        <w:r>
          <w:rPr>
            <w:noProof/>
            <w:webHidden/>
          </w:rPr>
          <w:instrText xml:space="preserve"> PAGEREF _Toc484078203 \h </w:instrText>
        </w:r>
        <w:r>
          <w:rPr>
            <w:noProof/>
            <w:webHidden/>
          </w:rPr>
        </w:r>
        <w:r>
          <w:rPr>
            <w:noProof/>
            <w:webHidden/>
          </w:rPr>
          <w:fldChar w:fldCharType="separate"/>
        </w:r>
        <w:r>
          <w:rPr>
            <w:noProof/>
            <w:webHidden/>
          </w:rPr>
          <w:t>14</w:t>
        </w:r>
        <w:r>
          <w:rPr>
            <w:noProof/>
            <w:webHidden/>
          </w:rPr>
          <w:fldChar w:fldCharType="end"/>
        </w:r>
      </w:hyperlink>
    </w:p>
    <w:p w14:paraId="2E078F8B" w14:textId="2F27D757" w:rsidR="000A3766" w:rsidRDefault="000A3766">
      <w:pPr>
        <w:pStyle w:val="TOC2"/>
        <w:rPr>
          <w:rFonts w:asciiTheme="minorHAnsi" w:eastAsiaTheme="minorEastAsia" w:hAnsiTheme="minorHAnsi" w:cstheme="minorBidi"/>
          <w:bCs w:val="0"/>
          <w:smallCaps w:val="0"/>
          <w:noProof/>
          <w:sz w:val="22"/>
          <w:szCs w:val="22"/>
        </w:rPr>
      </w:pPr>
      <w:hyperlink w:anchor="_Toc484078204" w:history="1">
        <w:r w:rsidRPr="00003D82">
          <w:rPr>
            <w:rStyle w:val="Hyperlink"/>
            <w:noProof/>
          </w:rPr>
          <w:t>6.2</w:t>
        </w:r>
        <w:r>
          <w:rPr>
            <w:rFonts w:asciiTheme="minorHAnsi" w:eastAsiaTheme="minorEastAsia" w:hAnsiTheme="minorHAnsi" w:cstheme="minorBidi"/>
            <w:bCs w:val="0"/>
            <w:smallCaps w:val="0"/>
            <w:noProof/>
            <w:sz w:val="22"/>
            <w:szCs w:val="22"/>
          </w:rPr>
          <w:tab/>
        </w:r>
        <w:r w:rsidRPr="00003D82">
          <w:rPr>
            <w:rStyle w:val="Hyperlink"/>
            <w:noProof/>
          </w:rPr>
          <w:t>Review and Test Greensheet screen mockup</w:t>
        </w:r>
        <w:r>
          <w:rPr>
            <w:noProof/>
            <w:webHidden/>
          </w:rPr>
          <w:tab/>
        </w:r>
        <w:r>
          <w:rPr>
            <w:noProof/>
            <w:webHidden/>
          </w:rPr>
          <w:fldChar w:fldCharType="begin"/>
        </w:r>
        <w:r>
          <w:rPr>
            <w:noProof/>
            <w:webHidden/>
          </w:rPr>
          <w:instrText xml:space="preserve"> PAGEREF _Toc484078204 \h </w:instrText>
        </w:r>
        <w:r>
          <w:rPr>
            <w:noProof/>
            <w:webHidden/>
          </w:rPr>
        </w:r>
        <w:r>
          <w:rPr>
            <w:noProof/>
            <w:webHidden/>
          </w:rPr>
          <w:fldChar w:fldCharType="separate"/>
        </w:r>
        <w:r>
          <w:rPr>
            <w:noProof/>
            <w:webHidden/>
          </w:rPr>
          <w:t>16</w:t>
        </w:r>
        <w:r>
          <w:rPr>
            <w:noProof/>
            <w:webHidden/>
          </w:rPr>
          <w:fldChar w:fldCharType="end"/>
        </w:r>
      </w:hyperlink>
    </w:p>
    <w:p w14:paraId="731A8BC1" w14:textId="4E384D78" w:rsidR="000A3766" w:rsidRDefault="000A3766">
      <w:pPr>
        <w:pStyle w:val="TOC2"/>
        <w:rPr>
          <w:rFonts w:asciiTheme="minorHAnsi" w:eastAsiaTheme="minorEastAsia" w:hAnsiTheme="minorHAnsi" w:cstheme="minorBidi"/>
          <w:bCs w:val="0"/>
          <w:smallCaps w:val="0"/>
          <w:noProof/>
          <w:sz w:val="22"/>
          <w:szCs w:val="22"/>
        </w:rPr>
      </w:pPr>
      <w:hyperlink w:anchor="_Toc484078205" w:history="1">
        <w:r w:rsidRPr="00003D82">
          <w:rPr>
            <w:rStyle w:val="Hyperlink"/>
            <w:noProof/>
          </w:rPr>
          <w:t>6.3</w:t>
        </w:r>
        <w:r>
          <w:rPr>
            <w:rFonts w:asciiTheme="minorHAnsi" w:eastAsiaTheme="minorEastAsia" w:hAnsiTheme="minorHAnsi" w:cstheme="minorBidi"/>
            <w:bCs w:val="0"/>
            <w:smallCaps w:val="0"/>
            <w:noProof/>
            <w:sz w:val="22"/>
            <w:szCs w:val="22"/>
          </w:rPr>
          <w:tab/>
        </w:r>
        <w:r w:rsidRPr="00003D82">
          <w:rPr>
            <w:rStyle w:val="Hyperlink"/>
            <w:noProof/>
          </w:rPr>
          <w:t>Sub-questions numbering</w:t>
        </w:r>
        <w:r>
          <w:rPr>
            <w:noProof/>
            <w:webHidden/>
          </w:rPr>
          <w:tab/>
        </w:r>
        <w:r>
          <w:rPr>
            <w:noProof/>
            <w:webHidden/>
          </w:rPr>
          <w:fldChar w:fldCharType="begin"/>
        </w:r>
        <w:r>
          <w:rPr>
            <w:noProof/>
            <w:webHidden/>
          </w:rPr>
          <w:instrText xml:space="preserve"> PAGEREF _Toc484078205 \h </w:instrText>
        </w:r>
        <w:r>
          <w:rPr>
            <w:noProof/>
            <w:webHidden/>
          </w:rPr>
        </w:r>
        <w:r>
          <w:rPr>
            <w:noProof/>
            <w:webHidden/>
          </w:rPr>
          <w:fldChar w:fldCharType="separate"/>
        </w:r>
        <w:r>
          <w:rPr>
            <w:noProof/>
            <w:webHidden/>
          </w:rPr>
          <w:t>16</w:t>
        </w:r>
        <w:r>
          <w:rPr>
            <w:noProof/>
            <w:webHidden/>
          </w:rPr>
          <w:fldChar w:fldCharType="end"/>
        </w:r>
      </w:hyperlink>
    </w:p>
    <w:p w14:paraId="5C705729" w14:textId="66894BFF" w:rsidR="000A3766" w:rsidRDefault="000A3766">
      <w:pPr>
        <w:pStyle w:val="TOC2"/>
        <w:rPr>
          <w:rFonts w:asciiTheme="minorHAnsi" w:eastAsiaTheme="minorEastAsia" w:hAnsiTheme="minorHAnsi" w:cstheme="minorBidi"/>
          <w:bCs w:val="0"/>
          <w:smallCaps w:val="0"/>
          <w:noProof/>
          <w:sz w:val="22"/>
          <w:szCs w:val="22"/>
        </w:rPr>
      </w:pPr>
      <w:hyperlink w:anchor="_Toc484078206" w:history="1">
        <w:r w:rsidRPr="00003D82">
          <w:rPr>
            <w:rStyle w:val="Hyperlink"/>
            <w:noProof/>
          </w:rPr>
          <w:t>6.4</w:t>
        </w:r>
        <w:r>
          <w:rPr>
            <w:rFonts w:asciiTheme="minorHAnsi" w:eastAsiaTheme="minorEastAsia" w:hAnsiTheme="minorHAnsi" w:cstheme="minorBidi"/>
            <w:bCs w:val="0"/>
            <w:smallCaps w:val="0"/>
            <w:noProof/>
            <w:sz w:val="22"/>
            <w:szCs w:val="22"/>
          </w:rPr>
          <w:tab/>
        </w:r>
        <w:r w:rsidRPr="00003D82">
          <w:rPr>
            <w:rStyle w:val="Hyperlink"/>
            <w:noProof/>
          </w:rPr>
          <w:t>Review and Test Greensheet Screen Data elements</w:t>
        </w:r>
        <w:r>
          <w:rPr>
            <w:noProof/>
            <w:webHidden/>
          </w:rPr>
          <w:tab/>
        </w:r>
        <w:r>
          <w:rPr>
            <w:noProof/>
            <w:webHidden/>
          </w:rPr>
          <w:fldChar w:fldCharType="begin"/>
        </w:r>
        <w:r>
          <w:rPr>
            <w:noProof/>
            <w:webHidden/>
          </w:rPr>
          <w:instrText xml:space="preserve"> PAGEREF _Toc484078206 \h </w:instrText>
        </w:r>
        <w:r>
          <w:rPr>
            <w:noProof/>
            <w:webHidden/>
          </w:rPr>
        </w:r>
        <w:r>
          <w:rPr>
            <w:noProof/>
            <w:webHidden/>
          </w:rPr>
          <w:fldChar w:fldCharType="separate"/>
        </w:r>
        <w:r>
          <w:rPr>
            <w:noProof/>
            <w:webHidden/>
          </w:rPr>
          <w:t>16</w:t>
        </w:r>
        <w:r>
          <w:rPr>
            <w:noProof/>
            <w:webHidden/>
          </w:rPr>
          <w:fldChar w:fldCharType="end"/>
        </w:r>
      </w:hyperlink>
    </w:p>
    <w:p w14:paraId="5CCC9709" w14:textId="65A8583E" w:rsidR="000A3766" w:rsidRDefault="000A3766">
      <w:pPr>
        <w:pStyle w:val="TOC1"/>
        <w:rPr>
          <w:rFonts w:asciiTheme="minorHAnsi" w:eastAsiaTheme="minorEastAsia" w:hAnsiTheme="minorHAnsi" w:cstheme="minorBidi"/>
          <w:b w:val="0"/>
          <w:caps w:val="0"/>
          <w:noProof/>
          <w:sz w:val="22"/>
          <w:szCs w:val="22"/>
        </w:rPr>
      </w:pPr>
      <w:hyperlink w:anchor="_Toc484078207" w:history="1">
        <w:r w:rsidRPr="00003D82">
          <w:rPr>
            <w:rStyle w:val="Hyperlink"/>
            <w:noProof/>
          </w:rPr>
          <w:t>7.</w:t>
        </w:r>
        <w:r>
          <w:rPr>
            <w:rFonts w:asciiTheme="minorHAnsi" w:eastAsiaTheme="minorEastAsia" w:hAnsiTheme="minorHAnsi" w:cstheme="minorBidi"/>
            <w:b w:val="0"/>
            <w:caps w:val="0"/>
            <w:noProof/>
            <w:sz w:val="22"/>
            <w:szCs w:val="22"/>
          </w:rPr>
          <w:tab/>
        </w:r>
        <w:r w:rsidRPr="00003D82">
          <w:rPr>
            <w:rStyle w:val="Hyperlink"/>
            <w:noProof/>
          </w:rPr>
          <w:t>Promote or Reject the module functionality</w:t>
        </w:r>
        <w:r>
          <w:rPr>
            <w:noProof/>
            <w:webHidden/>
          </w:rPr>
          <w:tab/>
        </w:r>
        <w:r>
          <w:rPr>
            <w:noProof/>
            <w:webHidden/>
          </w:rPr>
          <w:fldChar w:fldCharType="begin"/>
        </w:r>
        <w:r>
          <w:rPr>
            <w:noProof/>
            <w:webHidden/>
          </w:rPr>
          <w:instrText xml:space="preserve"> PAGEREF _Toc484078207 \h </w:instrText>
        </w:r>
        <w:r>
          <w:rPr>
            <w:noProof/>
            <w:webHidden/>
          </w:rPr>
        </w:r>
        <w:r>
          <w:rPr>
            <w:noProof/>
            <w:webHidden/>
          </w:rPr>
          <w:fldChar w:fldCharType="separate"/>
        </w:r>
        <w:r>
          <w:rPr>
            <w:noProof/>
            <w:webHidden/>
          </w:rPr>
          <w:t>18</w:t>
        </w:r>
        <w:r>
          <w:rPr>
            <w:noProof/>
            <w:webHidden/>
          </w:rPr>
          <w:fldChar w:fldCharType="end"/>
        </w:r>
      </w:hyperlink>
    </w:p>
    <w:p w14:paraId="2FCB17A0" w14:textId="123126EC" w:rsidR="000A3766" w:rsidRDefault="000A3766">
      <w:pPr>
        <w:pStyle w:val="TOC1"/>
        <w:rPr>
          <w:rFonts w:asciiTheme="minorHAnsi" w:eastAsiaTheme="minorEastAsia" w:hAnsiTheme="minorHAnsi" w:cstheme="minorBidi"/>
          <w:b w:val="0"/>
          <w:caps w:val="0"/>
          <w:noProof/>
          <w:sz w:val="22"/>
          <w:szCs w:val="22"/>
        </w:rPr>
      </w:pPr>
      <w:hyperlink w:anchor="_Toc484078208" w:history="1">
        <w:r w:rsidRPr="00003D82">
          <w:rPr>
            <w:rStyle w:val="Hyperlink"/>
            <w:noProof/>
          </w:rPr>
          <w:t>8.</w:t>
        </w:r>
        <w:r>
          <w:rPr>
            <w:rFonts w:asciiTheme="minorHAnsi" w:eastAsiaTheme="minorEastAsia" w:hAnsiTheme="minorHAnsi" w:cstheme="minorBidi"/>
            <w:b w:val="0"/>
            <w:caps w:val="0"/>
            <w:noProof/>
            <w:sz w:val="22"/>
            <w:szCs w:val="22"/>
          </w:rPr>
          <w:tab/>
        </w:r>
        <w:r w:rsidRPr="00003D82">
          <w:rPr>
            <w:rStyle w:val="Hyperlink"/>
            <w:noProof/>
          </w:rPr>
          <w:t>Import templates from GS Form Builder</w:t>
        </w:r>
        <w:r>
          <w:rPr>
            <w:noProof/>
            <w:webHidden/>
          </w:rPr>
          <w:tab/>
        </w:r>
        <w:r>
          <w:rPr>
            <w:noProof/>
            <w:webHidden/>
          </w:rPr>
          <w:fldChar w:fldCharType="begin"/>
        </w:r>
        <w:r>
          <w:rPr>
            <w:noProof/>
            <w:webHidden/>
          </w:rPr>
          <w:instrText xml:space="preserve"> PAGEREF _Toc484078208 \h </w:instrText>
        </w:r>
        <w:r>
          <w:rPr>
            <w:noProof/>
            <w:webHidden/>
          </w:rPr>
        </w:r>
        <w:r>
          <w:rPr>
            <w:noProof/>
            <w:webHidden/>
          </w:rPr>
          <w:fldChar w:fldCharType="separate"/>
        </w:r>
        <w:r>
          <w:rPr>
            <w:noProof/>
            <w:webHidden/>
          </w:rPr>
          <w:t>18</w:t>
        </w:r>
        <w:r>
          <w:rPr>
            <w:noProof/>
            <w:webHidden/>
          </w:rPr>
          <w:fldChar w:fldCharType="end"/>
        </w:r>
      </w:hyperlink>
    </w:p>
    <w:p w14:paraId="1D56296C" w14:textId="1AC51F4A" w:rsidR="000A3766" w:rsidRDefault="000A3766">
      <w:pPr>
        <w:pStyle w:val="TOC1"/>
        <w:rPr>
          <w:rFonts w:asciiTheme="minorHAnsi" w:eastAsiaTheme="minorEastAsia" w:hAnsiTheme="minorHAnsi" w:cstheme="minorBidi"/>
          <w:b w:val="0"/>
          <w:caps w:val="0"/>
          <w:noProof/>
          <w:sz w:val="22"/>
          <w:szCs w:val="22"/>
        </w:rPr>
      </w:pPr>
      <w:hyperlink w:anchor="_Toc484078209" w:history="1">
        <w:r w:rsidRPr="00003D82">
          <w:rPr>
            <w:rStyle w:val="Hyperlink"/>
            <w:noProof/>
          </w:rPr>
          <w:t>9.</w:t>
        </w:r>
        <w:r>
          <w:rPr>
            <w:rFonts w:asciiTheme="minorHAnsi" w:eastAsiaTheme="minorEastAsia" w:hAnsiTheme="minorHAnsi" w:cstheme="minorBidi"/>
            <w:b w:val="0"/>
            <w:caps w:val="0"/>
            <w:noProof/>
            <w:sz w:val="22"/>
            <w:szCs w:val="22"/>
          </w:rPr>
          <w:tab/>
        </w:r>
        <w:r w:rsidRPr="00003D82">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_Toc484078209 \h </w:instrText>
        </w:r>
        <w:r>
          <w:rPr>
            <w:noProof/>
            <w:webHidden/>
          </w:rPr>
        </w:r>
        <w:r>
          <w:rPr>
            <w:noProof/>
            <w:webHidden/>
          </w:rPr>
          <w:fldChar w:fldCharType="separate"/>
        </w:r>
        <w:r>
          <w:rPr>
            <w:noProof/>
            <w:webHidden/>
          </w:rPr>
          <w:t>20</w:t>
        </w:r>
        <w:r>
          <w:rPr>
            <w:noProof/>
            <w:webHidden/>
          </w:rPr>
          <w:fldChar w:fldCharType="end"/>
        </w:r>
      </w:hyperlink>
    </w:p>
    <w:p w14:paraId="0D7FD4FA" w14:textId="4BD4DD16" w:rsidR="000A3766" w:rsidRDefault="000A3766">
      <w:pPr>
        <w:pStyle w:val="TOC1"/>
        <w:rPr>
          <w:rFonts w:asciiTheme="minorHAnsi" w:eastAsiaTheme="minorEastAsia" w:hAnsiTheme="minorHAnsi" w:cstheme="minorBidi"/>
          <w:b w:val="0"/>
          <w:caps w:val="0"/>
          <w:noProof/>
          <w:sz w:val="22"/>
          <w:szCs w:val="22"/>
        </w:rPr>
      </w:pPr>
      <w:hyperlink w:anchor="_Toc484078210" w:history="1">
        <w:r w:rsidRPr="00003D82">
          <w:rPr>
            <w:rStyle w:val="Hyperlink"/>
            <w:noProof/>
          </w:rPr>
          <w:t>10.</w:t>
        </w:r>
        <w:r>
          <w:rPr>
            <w:rFonts w:asciiTheme="minorHAnsi" w:eastAsiaTheme="minorEastAsia" w:hAnsiTheme="minorHAnsi" w:cstheme="minorBidi"/>
            <w:b w:val="0"/>
            <w:caps w:val="0"/>
            <w:noProof/>
            <w:sz w:val="22"/>
            <w:szCs w:val="22"/>
          </w:rPr>
          <w:tab/>
        </w:r>
        <w:r w:rsidRPr="00003D82">
          <w:rPr>
            <w:rStyle w:val="Hyperlink"/>
            <w:noProof/>
          </w:rPr>
          <w:t>Non-functional requirements</w:t>
        </w:r>
        <w:r>
          <w:rPr>
            <w:noProof/>
            <w:webHidden/>
          </w:rPr>
          <w:tab/>
        </w:r>
        <w:r>
          <w:rPr>
            <w:noProof/>
            <w:webHidden/>
          </w:rPr>
          <w:fldChar w:fldCharType="begin"/>
        </w:r>
        <w:r>
          <w:rPr>
            <w:noProof/>
            <w:webHidden/>
          </w:rPr>
          <w:instrText xml:space="preserve"> PAGEREF _Toc484078210 \h </w:instrText>
        </w:r>
        <w:r>
          <w:rPr>
            <w:noProof/>
            <w:webHidden/>
          </w:rPr>
        </w:r>
        <w:r>
          <w:rPr>
            <w:noProof/>
            <w:webHidden/>
          </w:rPr>
          <w:fldChar w:fldCharType="separate"/>
        </w:r>
        <w:r>
          <w:rPr>
            <w:noProof/>
            <w:webHidden/>
          </w:rPr>
          <w:t>22</w:t>
        </w:r>
        <w:r>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1" w:name="_Toc484078185"/>
      <w:r w:rsidR="000D5B80">
        <w:lastRenderedPageBreak/>
        <w:t>Document scope</w:t>
      </w:r>
      <w:bookmarkEnd w:id="1"/>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2" w:name="_Toc484078186"/>
      <w:r>
        <w:t>Business Need Description</w:t>
      </w:r>
      <w:bookmarkEnd w:id="2"/>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pt" o:ole="">
            <v:imagedata r:id="rId16" o:title=""/>
          </v:shape>
          <o:OLEObject Type="Embed" ProgID="Visio.Drawing.11" ShapeID="_x0000_i1025" DrawAspect="Content" ObjectID="_1557820045"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3" w:name="_Toc464140073"/>
      <w:r>
        <w:t>Dependencies with other systems</w:t>
      </w:r>
      <w:bookmarkEnd w:id="3"/>
      <w:r>
        <w:t xml:space="preserve"> =&gt; </w:t>
      </w:r>
      <w:bookmarkStart w:id="4" w:name="_Toc464140074"/>
      <w:r>
        <w:t>Significant dependencies</w:t>
      </w:r>
      <w:bookmarkEnd w:id="4"/>
      <w:r>
        <w:t xml:space="preserve"> =&gt; </w:t>
      </w:r>
      <w:bookmarkStart w:id="5" w:name="_Toc464140075"/>
      <w:r>
        <w:t>Form Builder – changes for re-design</w:t>
      </w:r>
      <w:bookmarkEnd w:id="5"/>
    </w:p>
    <w:p w14:paraId="282B2D12" w14:textId="70B6DCF0" w:rsidR="0037448A" w:rsidRDefault="0037448A" w:rsidP="00600EFC">
      <w:pPr>
        <w:pStyle w:val="Heading1"/>
      </w:pPr>
      <w:bookmarkStart w:id="6" w:name="_Toc484078187"/>
      <w:r>
        <w:t>User roles</w:t>
      </w:r>
      <w:bookmarkEnd w:id="6"/>
    </w:p>
    <w:p w14:paraId="1A73BFDC" w14:textId="62B106C1" w:rsidR="00335E7C" w:rsidRDefault="00335E7C" w:rsidP="00600EFC">
      <w:pPr>
        <w:pStyle w:val="Heading2"/>
      </w:pPr>
      <w:bookmarkStart w:id="7" w:name="_Toc484078188"/>
      <w:r>
        <w:t>Before re-design:</w:t>
      </w:r>
      <w:bookmarkEnd w:id="7"/>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8" w:name="_Toc484078189"/>
      <w:r>
        <w:t xml:space="preserve">Changes </w:t>
      </w:r>
      <w:r w:rsidR="00AE0D5F">
        <w:t>for</w:t>
      </w:r>
      <w:r>
        <w:t xml:space="preserve"> re-design:</w:t>
      </w:r>
      <w:bookmarkEnd w:id="8"/>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9" w:name="_Toc464140061"/>
      <w:r w:rsidR="00686AEF" w:rsidRPr="00686AEF">
        <w:t xml:space="preserve"> </w:t>
      </w:r>
      <w:r w:rsidR="00686AEF">
        <w:t>GreenSheets users</w:t>
      </w:r>
      <w:bookmarkEnd w:id="9"/>
      <w:r w:rsidR="00686AEF">
        <w:t xml:space="preserve"> =&gt; </w:t>
      </w:r>
      <w:bookmarkStart w:id="10" w:name="_Toc464140062"/>
      <w:r w:rsidR="00686AEF">
        <w:t>User roles</w:t>
      </w:r>
      <w:bookmarkEnd w:id="10"/>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066FB91" w14:textId="77316716" w:rsidR="002F31F9" w:rsidRDefault="00D63845" w:rsidP="00600EFC">
      <w:r>
        <w:rPr>
          <w:noProof/>
        </w:rPr>
        <w:drawing>
          <wp:inline distT="0" distB="0" distL="0" distR="0" wp14:anchorId="17D331C8" wp14:editId="7A13903A">
            <wp:extent cx="5941060" cy="2547635"/>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a:extLst>
                        <a:ext uri="{28A0092B-C50C-407E-A947-70E740481C1C}">
                          <a14:useLocalDpi xmlns:a14="http://schemas.microsoft.com/office/drawing/2010/main" val="0"/>
                        </a:ext>
                      </a:extLst>
                    </a:blip>
                    <a:srcRect b="11061"/>
                    <a:stretch/>
                  </pic:blipFill>
                  <pic:spPr bwMode="auto">
                    <a:xfrm>
                      <a:off x="0" y="0"/>
                      <a:ext cx="5941060" cy="2547635"/>
                    </a:xfrm>
                    <a:prstGeom prst="rect">
                      <a:avLst/>
                    </a:prstGeom>
                    <a:noFill/>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11" w:name="_Toc484078190"/>
      <w:r>
        <w:t>Overall business flow description</w:t>
      </w:r>
      <w:bookmarkEnd w:id="11"/>
    </w:p>
    <w:p w14:paraId="4385BAB7" w14:textId="2E2D6790" w:rsidR="008065CD" w:rsidRDefault="008065CD" w:rsidP="00600EFC">
      <w:pPr>
        <w:pStyle w:val="Heading2"/>
      </w:pPr>
      <w:bookmarkStart w:id="12"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12"/>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322406E5"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Guest (I2E user without PD or Spec role) =&gt; Guest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11A8850F"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PD/PA =&gt; PD/PA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lastRenderedPageBreak/>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13" w:name="_Toc484078192"/>
      <w:r>
        <w:t>Email to testers</w:t>
      </w:r>
      <w:bookmarkEnd w:id="13"/>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55C17F5" w:rsidR="00B00310" w:rsidRDefault="00C14916" w:rsidP="00DD68C4">
      <w:pPr>
        <w:pStyle w:val="BodyText"/>
        <w:numPr>
          <w:ilvl w:val="2"/>
          <w:numId w:val="19"/>
        </w:numPr>
      </w:pPr>
      <w:r>
        <w:t>O</w:t>
      </w:r>
      <w:r w:rsidR="00B00310">
        <w:t>pen user’s email client with pre-populated email. Something like:</w:t>
      </w:r>
    </w:p>
    <w:p w14:paraId="3111FDE7" w14:textId="08E08E40" w:rsidR="00B00310" w:rsidRDefault="00B00310" w:rsidP="00600EFC">
      <w:r w:rsidRPr="00CF260C">
        <w:t>TO:</w:t>
      </w:r>
      <w:r>
        <w:t xml:space="preserve"> </w:t>
      </w:r>
    </w:p>
    <w:p w14:paraId="1A465A51" w14:textId="78CF25FD" w:rsidR="00B00310" w:rsidRDefault="00B00310" w:rsidP="00600EFC">
      <w:r w:rsidRPr="00CF260C">
        <w:rPr>
          <w:b/>
        </w:rPr>
        <w:t>SUBJECT:</w:t>
      </w:r>
      <w:r>
        <w:t xml:space="preserve"> Request to test the new </w:t>
      </w:r>
      <w:proofErr w:type="spellStart"/>
      <w:r>
        <w:t>greensheet</w:t>
      </w:r>
      <w:proofErr w:type="spellEnd"/>
      <w:r>
        <w:t xml:space="preserve"> form</w:t>
      </w:r>
      <w:r w:rsidR="00350B08">
        <w:t>(s)</w:t>
      </w:r>
    </w:p>
    <w:p w14:paraId="18038F46" w14:textId="2BC1C484" w:rsidR="00B00310" w:rsidRDefault="00B00310" w:rsidP="00600EFC">
      <w:r w:rsidRPr="00CF260C">
        <w:rPr>
          <w:b/>
        </w:rPr>
        <w:t>BODY:</w:t>
      </w:r>
      <w:r>
        <w:t xml:space="preserve"> Please click:</w:t>
      </w:r>
    </w:p>
    <w:p w14:paraId="5B9C2C99" w14:textId="7151E258" w:rsidR="00B00310" w:rsidRDefault="00941B91" w:rsidP="00600EFC">
      <w:r>
        <w:t>T</w:t>
      </w:r>
      <w:r w:rsidR="00B00310">
        <w:t xml:space="preserve">o test </w:t>
      </w:r>
      <w:r w:rsidR="00B00310" w:rsidRPr="00947EDE">
        <w:rPr>
          <w:u w:val="single"/>
        </w:rPr>
        <w:t>&lt;</w:t>
      </w:r>
      <w:r>
        <w:rPr>
          <w:u w:val="single"/>
        </w:rPr>
        <w:t>F</w:t>
      </w:r>
      <w:r w:rsidR="00B00310" w:rsidRPr="00947EDE">
        <w:rPr>
          <w:u w:val="single"/>
        </w:rPr>
        <w:t xml:space="preserve">orm name </w:t>
      </w:r>
      <w:r>
        <w:rPr>
          <w:u w:val="single"/>
        </w:rPr>
        <w:t>X</w:t>
      </w:r>
      <w:r w:rsidR="00B00310" w:rsidRPr="00947EDE">
        <w:rPr>
          <w:u w:val="single"/>
        </w:rPr>
        <w:t>&gt;</w:t>
      </w:r>
      <w:r w:rsidR="00B00310" w:rsidRPr="00947EDE">
        <w:t xml:space="preserve"> </w:t>
      </w:r>
      <w:r w:rsidR="00B00310">
        <w:t>-</w:t>
      </w:r>
      <w:r w:rsidR="00B00310" w:rsidRPr="00947EDE">
        <w:t xml:space="preserve"> </w:t>
      </w:r>
      <w:r w:rsidR="00E132CF">
        <w:t>&lt;</w:t>
      </w:r>
      <w:r w:rsidR="00B00310">
        <w:t>form type</w:t>
      </w:r>
      <w:r w:rsidR="00E132CF">
        <w:t>&gt;</w:t>
      </w:r>
      <w:r w:rsidR="00B00310" w:rsidRPr="00947EDE">
        <w:t xml:space="preserve"> </w:t>
      </w:r>
      <w:r w:rsidR="00B00310" w:rsidRPr="00CF260C">
        <w:t xml:space="preserve">for </w:t>
      </w:r>
      <w:r w:rsidR="00E132CF">
        <w:t>&lt;list of related type/</w:t>
      </w:r>
      <w:proofErr w:type="spellStart"/>
      <w:r w:rsidR="00E132CF">
        <w:t>mech</w:t>
      </w:r>
      <w:proofErr w:type="spellEnd"/>
      <w:r w:rsidR="00E132CF">
        <w:t xml:space="preserve"> combination(s)&gt;</w:t>
      </w:r>
      <w:r w:rsidR="00B00310">
        <w:t xml:space="preserve"> </w:t>
      </w:r>
    </w:p>
    <w:p w14:paraId="1167BDF4" w14:textId="138DD651" w:rsidR="00B00310" w:rsidRDefault="00941B91" w:rsidP="00600EFC">
      <w:r w:rsidRPr="00941B91">
        <w:t>T</w:t>
      </w:r>
      <w:r w:rsidR="00B00310" w:rsidRPr="00941B91">
        <w:t>o</w:t>
      </w:r>
      <w:r w:rsidR="00B00310">
        <w:t xml:space="preserve"> test </w:t>
      </w:r>
      <w:r w:rsidR="00B00310" w:rsidRPr="00947EDE">
        <w:rPr>
          <w:u w:val="single"/>
        </w:rPr>
        <w:t>&lt;</w:t>
      </w:r>
      <w:r>
        <w:rPr>
          <w:u w:val="single"/>
        </w:rPr>
        <w:t>F</w:t>
      </w:r>
      <w:r w:rsidR="00B00310" w:rsidRPr="00947EDE">
        <w:rPr>
          <w:u w:val="single"/>
        </w:rPr>
        <w:t xml:space="preserve">orm name </w:t>
      </w:r>
      <w:r>
        <w:rPr>
          <w:u w:val="single"/>
        </w:rPr>
        <w:t>Y</w:t>
      </w:r>
      <w:r w:rsidR="00B00310" w:rsidRPr="00947EDE">
        <w:rPr>
          <w:u w:val="single"/>
        </w:rPr>
        <w:t>&gt;</w:t>
      </w:r>
      <w:r w:rsidR="00B00310" w:rsidRPr="00947EDE">
        <w:t xml:space="preserve"> </w:t>
      </w:r>
      <w:r w:rsidR="00B00310">
        <w:t>-</w:t>
      </w:r>
      <w:r w:rsidR="00B00310" w:rsidRPr="00947EDE">
        <w:t xml:space="preserve"> </w:t>
      </w:r>
      <w:r w:rsidR="00E132CF">
        <w:t>&lt;form type&gt;</w:t>
      </w:r>
      <w:r w:rsidR="00E132CF" w:rsidRPr="00947EDE">
        <w:t xml:space="preserve"> </w:t>
      </w:r>
      <w:r w:rsidR="00E132CF" w:rsidRPr="00CF260C">
        <w:t xml:space="preserve">for </w:t>
      </w:r>
      <w:r w:rsidR="00E132CF">
        <w:t>&lt;list of related type/</w:t>
      </w:r>
      <w:proofErr w:type="spellStart"/>
      <w:r w:rsidR="00E132CF">
        <w:t>mech</w:t>
      </w:r>
      <w:proofErr w:type="spellEnd"/>
      <w:r w:rsidR="00E132CF">
        <w:t xml:space="preserve"> combination(s)&gt;</w:t>
      </w:r>
    </w:p>
    <w:p w14:paraId="4A10C177" w14:textId="6290DD56" w:rsidR="00B00310" w:rsidRDefault="00B00310" w:rsidP="00600EFC">
      <w:pPr>
        <w:pStyle w:val="BodyText"/>
      </w:pPr>
      <w:r>
        <w:t xml:space="preserve"> and provide a feedback in a separate email to &lt;email of OGA user&gt;</w:t>
      </w:r>
    </w:p>
    <w:p w14:paraId="0BDD406F" w14:textId="560331BD" w:rsidR="00B00310" w:rsidRDefault="00EB3FC5" w:rsidP="00600EFC">
      <w:pPr>
        <w:pStyle w:val="BodyText"/>
      </w:pPr>
      <w:r w:rsidRPr="00F4592E">
        <w:rPr>
          <w:highlight w:val="lightGray"/>
        </w:rPr>
        <w:t>NOTE</w:t>
      </w:r>
      <w:r>
        <w:t xml:space="preserve">: </w:t>
      </w:r>
      <w:r w:rsidR="00B00310">
        <w:t xml:space="preserve">OGA will provide a boilerplate. </w:t>
      </w:r>
    </w:p>
    <w:p w14:paraId="6E9C6227" w14:textId="5944F26F" w:rsidR="00941B91" w:rsidRDefault="00941B91" w:rsidP="00600EFC">
      <w:pPr>
        <w:pStyle w:val="BodyText"/>
        <w:rPr>
          <w:noProof/>
        </w:rPr>
      </w:pPr>
    </w:p>
    <w:p w14:paraId="0CDD3B0E" w14:textId="451578AC" w:rsidR="002C33B9" w:rsidRPr="00B00310" w:rsidRDefault="00E40714" w:rsidP="00600EFC">
      <w:pPr>
        <w:pStyle w:val="BodyText"/>
      </w:pPr>
      <w:r w:rsidRPr="00F4592E">
        <w:rPr>
          <w:noProof/>
          <w:highlight w:val="lightGray"/>
        </w:rPr>
        <w:lastRenderedPageBreak/>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B8300"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14" w:name="_Toc484078193"/>
      <w:r>
        <w:t>For a Tester</w:t>
      </w:r>
      <w:bookmarkEnd w:id="14"/>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0FDF3826" w:rsidR="008B64E5" w:rsidRDefault="006C5BAF" w:rsidP="00600EFC">
      <w:pPr>
        <w:pStyle w:val="BodyText"/>
      </w:pPr>
      <w:r>
        <w:rPr>
          <w:noProof/>
        </w:rPr>
        <w:drawing>
          <wp:inline distT="0" distB="0" distL="0" distR="0" wp14:anchorId="0179C00F" wp14:editId="53D6BB7E">
            <wp:extent cx="5943600" cy="3324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lastRenderedPageBreak/>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15" w:name="_Toc484078194"/>
      <w:r>
        <w:rPr>
          <w:noProof/>
        </w:rPr>
        <w:t>Review &amp; Test Draft Module functionality</w:t>
      </w:r>
      <w:bookmarkEnd w:id="15"/>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navigates to DRAFT area by clicking Admin 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lastRenderedPageBreak/>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16" w:name="_Toc484078195"/>
      <w:r>
        <w:rPr>
          <w:noProof/>
        </w:rPr>
        <w:lastRenderedPageBreak/>
        <w:t xml:space="preserve">Review </w:t>
      </w:r>
      <w:r w:rsidR="00A623DB">
        <w:rPr>
          <w:noProof/>
        </w:rPr>
        <w:t>&amp; Test Draft</w:t>
      </w:r>
      <w:r>
        <w:rPr>
          <w:noProof/>
        </w:rPr>
        <w:t xml:space="preserve"> Module screens mockup</w:t>
      </w:r>
      <w:r w:rsidR="00434DFA">
        <w:rPr>
          <w:noProof/>
        </w:rPr>
        <w:t>s</w:t>
      </w:r>
      <w:bookmarkEnd w:id="16"/>
    </w:p>
    <w:p w14:paraId="1E2B125F" w14:textId="16855D4D" w:rsidR="00A20307" w:rsidRDefault="00A20307" w:rsidP="00600EFC">
      <w:pPr>
        <w:pStyle w:val="Heading3"/>
      </w:pPr>
      <w:bookmarkStart w:id="17" w:name="_Toc484078196"/>
      <w:r>
        <w:t>General mockup for all modules, except Revision</w:t>
      </w:r>
      <w:bookmarkEnd w:id="17"/>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18" w:name="_Toc484078197"/>
      <w:r>
        <w:t>“Existing Type/Mechanism combinations with no changes” section mockup</w:t>
      </w:r>
      <w:bookmarkEnd w:id="18"/>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19" w:name="_Toc484078198"/>
      <w:r>
        <w:lastRenderedPageBreak/>
        <w:t>Revision module mockup</w:t>
      </w:r>
      <w:bookmarkEnd w:id="19"/>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20" w:name="_Toc484078199"/>
      <w:r>
        <w:t xml:space="preserve">Review </w:t>
      </w:r>
      <w:r w:rsidR="00E73E07">
        <w:t>&amp;</w:t>
      </w:r>
      <w:r>
        <w:t xml:space="preserve"> Test </w:t>
      </w:r>
      <w:r w:rsidR="00E73E07">
        <w:t xml:space="preserve">Draft </w:t>
      </w:r>
      <w:r>
        <w:t>Module Screen Data elements</w:t>
      </w:r>
      <w:bookmarkEnd w:id="20"/>
    </w:p>
    <w:p w14:paraId="0C7915AF" w14:textId="1BD0343E" w:rsidR="00D42244" w:rsidRPr="00D42244" w:rsidRDefault="00D42244" w:rsidP="00D42244">
      <w:pPr>
        <w:pStyle w:val="Heading3"/>
      </w:pPr>
      <w:bookmarkStart w:id="21" w:name="_Toc484078200"/>
      <w:r>
        <w:t>Applicable to all modules, except Revision</w:t>
      </w:r>
      <w:bookmarkEnd w:id="21"/>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 xml:space="preserve">Section: Existing Type/Mechanism Combinations </w:t>
            </w:r>
            <w:proofErr w:type="gramStart"/>
            <w:r>
              <w:t>With</w:t>
            </w:r>
            <w:proofErr w:type="gramEnd"/>
            <w:r>
              <w:t xml:space="preserve">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w:t>
            </w:r>
            <w:r>
              <w:lastRenderedPageBreak/>
              <w:t xml:space="preserve">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22" w:name="_Toc484078201"/>
      <w:r>
        <w:t>Applicable to Revision module</w:t>
      </w:r>
      <w:bookmarkEnd w:id="22"/>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w:t>
            </w:r>
            <w:proofErr w:type="spellStart"/>
            <w:r>
              <w:t>Greensheet</w:t>
            </w:r>
            <w:proofErr w:type="spellEnd"/>
            <w:r>
              <w:t xml:space="preserve">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23" w:name="_Toc484078202"/>
      <w:r>
        <w:rPr>
          <w:noProof/>
        </w:rPr>
        <w:t>Test Greensheet functionality</w:t>
      </w:r>
      <w:bookmarkEnd w:id="23"/>
    </w:p>
    <w:p w14:paraId="26A5C7D7" w14:textId="57D289B5" w:rsidR="00EC5443" w:rsidRDefault="00EC5443" w:rsidP="00600EFC">
      <w:pPr>
        <w:pStyle w:val="Heading2"/>
      </w:pPr>
      <w:bookmarkStart w:id="24" w:name="_Toc484078203"/>
      <w:r>
        <w:t>“Test” flow of events</w:t>
      </w:r>
      <w:bookmarkEnd w:id="24"/>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25" w:name="_Toc481661897"/>
      <w:r w:rsidRPr="004A5C0B">
        <w:t>BUSINESS RULES and Corresponding Errors</w:t>
      </w:r>
      <w:bookmarkEnd w:id="25"/>
      <w:r>
        <w:t xml:space="preserve"> =&gt; </w:t>
      </w:r>
      <w:bookmarkStart w:id="26" w:name="_Toc481661898"/>
      <w:r>
        <w:t>Display rules</w:t>
      </w:r>
      <w:bookmarkEnd w:id="26"/>
      <w:r>
        <w:t xml:space="preserve"> =&gt; </w:t>
      </w:r>
      <w:r>
        <w:t>Expand/Collapse questions</w:t>
      </w:r>
    </w:p>
    <w:p w14:paraId="7B7DF798" w14:textId="6D3FA063"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In this case the system d</w:t>
      </w:r>
      <w:r w:rsidR="00A966E1" w:rsidRPr="00A966E1">
        <w:rPr>
          <w:rFonts w:ascii="Arial" w:hAnsi="Arial"/>
          <w:sz w:val="20"/>
          <w:szCs w:val="20"/>
        </w:rPr>
        <w:t>eletes all existing answers</w:t>
      </w:r>
      <w:r w:rsidRPr="00855463">
        <w:rPr>
          <w:rFonts w:ascii="Arial" w:hAnsi="Arial"/>
          <w:sz w:val="20"/>
          <w:szCs w:val="20"/>
        </w:rPr>
        <w:t xml:space="preserve"> </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 xml:space="preserve">If Actor navigated from “Existing Type/Mechanism Combinations </w:t>
      </w:r>
      <w:proofErr w:type="gramStart"/>
      <w:r w:rsidRPr="00F011FB">
        <w:t>With</w:t>
      </w:r>
      <w:proofErr w:type="gramEnd"/>
      <w:r w:rsidRPr="00F011FB">
        <w:t xml:space="preserve">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27" w:name="_Toc484078204"/>
      <w:r>
        <w:lastRenderedPageBreak/>
        <w:t xml:space="preserve">Review and Test </w:t>
      </w:r>
      <w:proofErr w:type="spellStart"/>
      <w:r>
        <w:t>Greensheet</w:t>
      </w:r>
      <w:proofErr w:type="spellEnd"/>
      <w:r>
        <w:t xml:space="preserve"> </w:t>
      </w:r>
      <w:r w:rsidR="002010FD">
        <w:t>s</w:t>
      </w:r>
      <w:r w:rsidR="00EC5443">
        <w:t>creen mockup</w:t>
      </w:r>
      <w:bookmarkEnd w:id="27"/>
    </w:p>
    <w:p w14:paraId="25C8D3A0" w14:textId="53A36344" w:rsidR="002010FD" w:rsidRPr="002010FD" w:rsidRDefault="00BB38A3" w:rsidP="00600EFC">
      <w:r>
        <w:rPr>
          <w:noProof/>
        </w:rPr>
        <w:drawing>
          <wp:inline distT="0" distB="0" distL="0" distR="0" wp14:anchorId="61D3B866" wp14:editId="2B6B6F8E">
            <wp:extent cx="5937250" cy="30988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28" w:name="_Toc484078205"/>
      <w:r>
        <w:t>Sub-questions</w:t>
      </w:r>
      <w:r w:rsidR="00A966E1">
        <w:t xml:space="preserve"> numbering</w:t>
      </w:r>
      <w:bookmarkEnd w:id="28"/>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29" w:name="_Toc484078206"/>
      <w:r>
        <w:t xml:space="preserve">Review and Test </w:t>
      </w:r>
      <w:proofErr w:type="spellStart"/>
      <w:r>
        <w:t>Greensheet</w:t>
      </w:r>
      <w:proofErr w:type="spellEnd"/>
      <w:r>
        <w:t xml:space="preserve"> </w:t>
      </w:r>
      <w:r w:rsidR="00EC5443">
        <w:t>Screen Data elements</w:t>
      </w:r>
      <w:bookmarkEnd w:id="29"/>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Back to Review &amp; Test Module</w:t>
            </w:r>
          </w:p>
        </w:tc>
        <w:tc>
          <w:tcPr>
            <w:tcW w:w="3690" w:type="dxa"/>
          </w:tcPr>
          <w:p w14:paraId="4E295063" w14:textId="36733F08" w:rsidR="00A966E1" w:rsidRDefault="00A966E1" w:rsidP="00600EFC">
            <w:r>
              <w:t xml:space="preserve">Allows to return to Review &amp; Test Module screen </w:t>
            </w:r>
          </w:p>
        </w:tc>
        <w:tc>
          <w:tcPr>
            <w:tcW w:w="1440" w:type="dxa"/>
          </w:tcPr>
          <w:p w14:paraId="21FDCA85" w14:textId="572E0DC9" w:rsidR="00A966E1" w:rsidRDefault="00A966E1" w:rsidP="00600EFC">
            <w:r>
              <w:t>Button</w:t>
            </w:r>
          </w:p>
        </w:tc>
        <w:tc>
          <w:tcPr>
            <w:tcW w:w="2268" w:type="dxa"/>
          </w:tcPr>
          <w:p w14:paraId="204F2104" w14:textId="3595AC91" w:rsidR="00A966E1" w:rsidRPr="00DE06BD" w:rsidRDefault="00A966E1" w:rsidP="00600EFC">
            <w:r>
              <w:t xml:space="preserve">Provided only to the users with Draft Viewer and/or Draft </w:t>
            </w:r>
            <w:r>
              <w:lastRenderedPageBreak/>
              <w:t>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77777777"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Pr="007C0448">
              <w:rPr>
                <w:rFonts w:ascii="Arial" w:eastAsia="Calibri" w:hAnsi="Arial"/>
                <w:sz w:val="20"/>
                <w:szCs w:val="20"/>
              </w:rPr>
              <w:object w:dxaOrig="400" w:dyaOrig="290" w14:anchorId="1F20FCD9">
                <v:shape id="_x0000_i1026" type="#_x0000_t75" style="width:20pt;height:14.5pt" o:ole="">
                  <v:imagedata r:id="rId35" o:title=""/>
                </v:shape>
                <o:OLEObject Type="Embed" ProgID="PBrush" ShapeID="_x0000_i1026" DrawAspect="Content" ObjectID="_1557820046" r:id="rId36"/>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Pr="007C0448">
              <w:rPr>
                <w:rFonts w:ascii="Arial" w:hAnsi="Arial"/>
                <w:noProof/>
                <w:sz w:val="20"/>
                <w:szCs w:val="20"/>
              </w:rPr>
              <w:drawing>
                <wp:inline distT="0" distB="0" distL="0" distR="0" wp14:anchorId="298255CD" wp14:editId="3874EE8F">
                  <wp:extent cx="190500" cy="21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216535"/>
                          </a:xfrm>
                          <a:prstGeom prst="rect">
                            <a:avLst/>
                          </a:prstGeom>
                          <a:noFill/>
                          <a:ln>
                            <a:noFill/>
                          </a:ln>
                        </pic:spPr>
                      </pic:pic>
                    </a:graphicData>
                  </a:graphic>
                </wp:inline>
              </w:drawing>
            </w:r>
            <w:r w:rsidRPr="007C0448">
              <w:rPr>
                <w:rFonts w:ascii="Arial" w:hAnsi="Arial"/>
                <w:sz w:val="20"/>
                <w:szCs w:val="20"/>
              </w:rPr>
              <w:t>. Comments are NOT expandable on the screen</w:t>
            </w:r>
          </w:p>
          <w:p w14:paraId="1D65DD83" w14:textId="77777777" w:rsidR="00BB38A3" w:rsidRPr="00BB38A3" w:rsidRDefault="00BB38A3" w:rsidP="00DD68C4">
            <w:pPr>
              <w:pStyle w:val="ListParagraph"/>
              <w:numPr>
                <w:ilvl w:val="0"/>
                <w:numId w:val="30"/>
              </w:numPr>
            </w:pPr>
            <w:r>
              <w:lastRenderedPageBreak/>
              <w:t xml:space="preserve">Tool tip text for </w:t>
            </w:r>
            <w:r w:rsidRPr="007C0448">
              <w:rPr>
                <w:rFonts w:ascii="Arial" w:eastAsia="Calibri" w:hAnsi="Arial"/>
                <w:sz w:val="20"/>
                <w:szCs w:val="20"/>
              </w:rPr>
              <w:object w:dxaOrig="400" w:dyaOrig="290" w14:anchorId="5A05249B">
                <v:shape id="_x0000_i1029" type="#_x0000_t75" style="width:20pt;height:14.5pt" o:ole="">
                  <v:imagedata r:id="rId35" o:title=""/>
                </v:shape>
                <o:OLEObject Type="Embed" ProgID="PBrush" ShapeID="_x0000_i1029" DrawAspect="Content" ObjectID="_1557820047" r:id="rId38"/>
              </w:object>
            </w:r>
            <w:r>
              <w:rPr>
                <w:rFonts w:ascii="Arial" w:eastAsia="Calibri" w:hAnsi="Arial"/>
                <w:sz w:val="20"/>
                <w:szCs w:val="20"/>
              </w:rPr>
              <w:t xml:space="preserve"> is “</w:t>
            </w:r>
            <w:r>
              <w:rPr>
                <w:rFonts w:ascii="Arial Narrow" w:hAnsi="Arial Narrow"/>
              </w:rPr>
              <w:t>Comments for Test Mode are Disabled”</w:t>
            </w:r>
          </w:p>
          <w:p w14:paraId="2BCB3548" w14:textId="6B71940D" w:rsidR="00BB38A3" w:rsidRPr="00DE06BD" w:rsidRDefault="00BB38A3" w:rsidP="00DD68C4">
            <w:pPr>
              <w:pStyle w:val="ListParagraph"/>
              <w:numPr>
                <w:ilvl w:val="0"/>
                <w:numId w:val="30"/>
              </w:numPr>
            </w:pPr>
            <w:r>
              <w:t>Tool tip text for</w:t>
            </w:r>
            <w:r>
              <w:t xml:space="preserve"> </w:t>
            </w:r>
            <w:r w:rsidRPr="007C0448">
              <w:rPr>
                <w:rFonts w:ascii="Arial" w:hAnsi="Arial"/>
                <w:noProof/>
                <w:sz w:val="20"/>
                <w:szCs w:val="20"/>
              </w:rPr>
              <w:drawing>
                <wp:inline distT="0" distB="0" distL="0" distR="0" wp14:anchorId="7AFCEF73" wp14:editId="547B12E0">
                  <wp:extent cx="190500" cy="21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216535"/>
                          </a:xfrm>
                          <a:prstGeom prst="rect">
                            <a:avLst/>
                          </a:prstGeom>
                          <a:noFill/>
                          <a:ln>
                            <a:noFill/>
                          </a:ln>
                        </pic:spPr>
                      </pic:pic>
                    </a:graphicData>
                  </a:graphic>
                </wp:inline>
              </w:drawing>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30" w:name="_Toc484078207"/>
      <w:r>
        <w:rPr>
          <w:noProof/>
        </w:rPr>
        <w:lastRenderedPageBreak/>
        <w:t>Promote or Reject the module functionality</w:t>
      </w:r>
      <w:bookmarkEnd w:id="30"/>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w:t>
      </w:r>
      <w:proofErr w:type="gramStart"/>
      <w:r>
        <w:t>clicks</w:t>
      </w:r>
      <w:proofErr w:type="gramEnd"/>
      <w:r>
        <w:t xml:space="preserve">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31" w:name="_Toc484078208"/>
      <w:r w:rsidRPr="00A65F80">
        <w:t>Import templates from GS Form Builder</w:t>
      </w:r>
      <w:bookmarkEnd w:id="31"/>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lastRenderedPageBreak/>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Form Builder </w:t>
            </w:r>
            <w:r w:rsidRPr="00E432B9">
              <w:lastRenderedPageBreak/>
              <w:t xml:space="preserve">to </w:t>
            </w:r>
            <w:proofErr w:type="spellStart"/>
            <w:r w:rsidRPr="00E432B9">
              <w:t>Greensheets</w:t>
            </w:r>
            <w:proofErr w:type="spellEnd"/>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lastRenderedPageBreak/>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1"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32" w:name="_Toc484078209"/>
      <w:r>
        <w:t xml:space="preserve">Email Notifications about </w:t>
      </w:r>
      <w:proofErr w:type="spellStart"/>
      <w:r>
        <w:t>greensheets</w:t>
      </w:r>
      <w:proofErr w:type="spellEnd"/>
      <w:r>
        <w:t xml:space="preserve"> module deployment process.</w:t>
      </w:r>
      <w:bookmarkEnd w:id="32"/>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B75CC6" w:rsidRDefault="007C2E9F" w:rsidP="00600EFC">
            <w:r w:rsidRPr="00B75CC6">
              <w:t xml:space="preserve">The recipient list for all GS messages is set in a property </w:t>
            </w:r>
            <w:r w:rsidRPr="00B75CC6">
              <w:lastRenderedPageBreak/>
              <w:t>file.  It is not dynamically generated in the code. </w:t>
            </w:r>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Confirmation of Successful </w:t>
            </w:r>
            <w:r w:rsidRPr="00B75CC6">
              <w:lastRenderedPageBreak/>
              <w:t xml:space="preserve">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33"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you to review.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w:t>
            </w:r>
            <w:r w:rsidRPr="00B75CC6">
              <w:rPr>
                <w:rFonts w:ascii="Arial" w:hAnsi="Arial"/>
                <w:sz w:val="20"/>
                <w:szCs w:val="20"/>
              </w:rPr>
              <w:lastRenderedPageBreak/>
              <w:t>URL given below</w:t>
            </w:r>
            <w:ins w:id="34" w:author="Polonsky, Yakov (NIH/NCI) [C]" w:date="2017-02-10T11:36:00Z">
              <w:r w:rsidR="00F240E9" w:rsidRPr="00B75CC6">
                <w:rPr>
                  <w:rFonts w:ascii="Arial" w:hAnsi="Arial"/>
                  <w:sz w:val="20"/>
                  <w:szCs w:val="20"/>
                </w:rPr>
                <w:t xml:space="preserve"> and</w:t>
              </w:r>
            </w:ins>
            <w:del w:id="35"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36" w:author="Tulchinskaya, Gaby (NIH/NCI) [C]" w:date="2017-02-10T10:59:00Z">
              <w:r w:rsidR="009B1C1D" w:rsidRPr="00B75CC6">
                <w:rPr>
                  <w:rFonts w:ascii="Arial" w:hAnsi="Arial"/>
                  <w:sz w:val="20"/>
                  <w:szCs w:val="20"/>
                </w:rPr>
                <w:t>select th</w:t>
              </w:r>
            </w:ins>
            <w:ins w:id="37" w:author="Tulchinskaya, Gaby (NIH/NCI) [C]" w:date="2017-02-10T11:01:00Z">
              <w:r w:rsidR="009B1C1D" w:rsidRPr="00B75CC6">
                <w:rPr>
                  <w:rFonts w:ascii="Arial" w:hAnsi="Arial"/>
                  <w:sz w:val="20"/>
                  <w:szCs w:val="20"/>
                </w:rPr>
                <w:t>is</w:t>
              </w:r>
            </w:ins>
            <w:ins w:id="38" w:author="Tulchinskaya, Gaby (NIH/NCI) [C]" w:date="2017-02-10T10:59:00Z">
              <w:r w:rsidR="009B1C1D" w:rsidRPr="00B75CC6">
                <w:rPr>
                  <w:rFonts w:ascii="Arial" w:hAnsi="Arial"/>
                  <w:sz w:val="20"/>
                  <w:szCs w:val="20"/>
                </w:rPr>
                <w:t xml:space="preserve"> module in the </w:t>
              </w:r>
            </w:ins>
            <w:ins w:id="39" w:author="Tulchinskaya, Gaby (NIH/NCI) [C]" w:date="2017-02-10T11:00:00Z">
              <w:r w:rsidR="009B1C1D" w:rsidRPr="00B75CC6">
                <w:rPr>
                  <w:rFonts w:ascii="Arial" w:hAnsi="Arial"/>
                  <w:sz w:val="20"/>
                  <w:szCs w:val="20"/>
                </w:rPr>
                <w:t xml:space="preserve">Review DRAFT </w:t>
              </w:r>
              <w:proofErr w:type="spellStart"/>
              <w:r w:rsidR="009B1C1D" w:rsidRPr="00B75CC6">
                <w:rPr>
                  <w:rFonts w:ascii="Arial" w:hAnsi="Arial"/>
                  <w:sz w:val="20"/>
                  <w:szCs w:val="20"/>
                </w:rPr>
                <w:t>Greensheets</w:t>
              </w:r>
              <w:proofErr w:type="spellEnd"/>
              <w:r w:rsidR="009B1C1D" w:rsidRPr="00B75CC6">
                <w:rPr>
                  <w:rFonts w:ascii="Arial" w:hAnsi="Arial"/>
                  <w:sz w:val="20"/>
                  <w:szCs w:val="20"/>
                </w:rPr>
                <w:t xml:space="preserve"> screen</w:t>
              </w:r>
            </w:ins>
            <w:ins w:id="40" w:author="Tulchinskaya, Gaby (NIH/NCI) [C]" w:date="2017-02-10T10:59:00Z">
              <w:r w:rsidR="009B1C1D" w:rsidRPr="00B75CC6">
                <w:rPr>
                  <w:rFonts w:ascii="Arial" w:hAnsi="Arial"/>
                  <w:sz w:val="20"/>
                  <w:szCs w:val="20"/>
                </w:rPr>
                <w:t xml:space="preserve"> </w:t>
              </w:r>
            </w:ins>
            <w:del w:id="41" w:author="Polonsky, Yakov (NIH/NCI) [C]" w:date="2017-02-10T11:36:00Z">
              <w:r w:rsidRPr="00B75CC6" w:rsidDel="00F240E9">
                <w:rPr>
                  <w:rFonts w:ascii="Arial" w:hAnsi="Arial"/>
                  <w:sz w:val="20"/>
                  <w:szCs w:val="20"/>
                </w:rPr>
                <w:delText>and click</w:delText>
              </w:r>
            </w:del>
            <w:ins w:id="42" w:author="Tulchinskaya, Gaby (NIH/NCI) [C]" w:date="2017-02-10T10:56:00Z">
              <w:del w:id="43" w:author="Polonsky, Yakov (NIH/NCI) [C]" w:date="2017-02-10T11:36:00Z">
                <w:r w:rsidR="00017227" w:rsidRPr="00B75CC6" w:rsidDel="00F240E9">
                  <w:rPr>
                    <w:rFonts w:ascii="Arial" w:hAnsi="Arial"/>
                    <w:sz w:val="20"/>
                    <w:szCs w:val="20"/>
                  </w:rPr>
                  <w:delText xml:space="preserve"> “Review and Test Greensheets” button</w:delText>
                </w:r>
              </w:del>
            </w:ins>
            <w:ins w:id="44" w:author="Tulchinskaya, Gaby (NIH/NCI) [C]" w:date="2017-02-10T10:59:00Z">
              <w:del w:id="45" w:author="Polonsky, Yakov (NIH/NCI) [C]" w:date="2017-02-10T11:36:00Z">
                <w:r w:rsidR="009B1C1D" w:rsidRPr="00B75CC6" w:rsidDel="00F240E9">
                  <w:rPr>
                    <w:rFonts w:ascii="Arial" w:hAnsi="Arial"/>
                    <w:sz w:val="20"/>
                    <w:szCs w:val="20"/>
                  </w:rPr>
                  <w:delText xml:space="preserve"> to </w:delText>
                </w:r>
              </w:del>
            </w:ins>
            <w:ins w:id="46" w:author="Tulchinskaya, Gaby (NIH/NCI) [C]" w:date="2017-02-10T11:01:00Z">
              <w:del w:id="47" w:author="Polonsky, Yakov (NIH/NCI) [C]" w:date="2017-02-10T11:36:00Z">
                <w:r w:rsidR="009B1C1D" w:rsidRPr="00B75CC6" w:rsidDel="00F240E9">
                  <w:rPr>
                    <w:rFonts w:ascii="Arial" w:hAnsi="Arial"/>
                    <w:sz w:val="20"/>
                    <w:szCs w:val="20"/>
                  </w:rPr>
                  <w:delText>process the module.</w:delText>
                </w:r>
              </w:del>
            </w:ins>
            <w:ins w:id="48" w:author="Polonsky, Yakov (NIH/NCI) [C]" w:date="2017-02-10T11:36:00Z">
              <w:r w:rsidR="00F240E9" w:rsidRPr="00B75CC6">
                <w:rPr>
                  <w:rFonts w:ascii="Arial" w:hAnsi="Arial"/>
                  <w:sz w:val="20"/>
                  <w:szCs w:val="20"/>
                </w:rPr>
                <w:t xml:space="preserve">to review and test </w:t>
              </w:r>
              <w:proofErr w:type="spellStart"/>
              <w:r w:rsidR="00F240E9" w:rsidRPr="00B75CC6">
                <w:rPr>
                  <w:rFonts w:ascii="Arial" w:hAnsi="Arial"/>
                  <w:sz w:val="20"/>
                  <w:szCs w:val="20"/>
                </w:rPr>
                <w:t>Greensheets</w:t>
              </w:r>
              <w:proofErr w:type="spellEnd"/>
              <w:r w:rsidR="00F240E9" w:rsidRPr="00B75CC6">
                <w:rPr>
                  <w:rFonts w:ascii="Arial" w:hAnsi="Arial"/>
                  <w:sz w:val="20"/>
                  <w:szCs w:val="20"/>
                </w:rPr>
                <w:t xml:space="preserve"> Forms of the module. </w:t>
              </w:r>
            </w:ins>
            <w:ins w:id="49"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w:t>
            </w:r>
            <w:del w:id="50" w:author="Tulchinskaya, Gaby (NIH/NCI) [C]" w:date="2017-02-10T10:56:00Z">
              <w:r w:rsidRPr="00B75CC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51"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52" w:author="Tulchinskaya, Gaby (NIH/NCI) [C]" w:date="2017-02-10T10:58:00Z"/>
                <w:rFonts w:ascii="Arial" w:hAnsi="Arial"/>
                <w:sz w:val="20"/>
                <w:szCs w:val="20"/>
              </w:rPr>
            </w:pPr>
            <w:del w:id="53"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54" w:author="Tulchinskaya, Gaby (NIH/NCI) [C]" w:date="2017-02-10T10:58:00Z"/>
                <w:rFonts w:ascii="Arial" w:hAnsi="Arial"/>
                <w:sz w:val="20"/>
                <w:szCs w:val="20"/>
              </w:rPr>
            </w:pPr>
            <w:del w:id="55"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2" w:history="1">
              <w:r w:rsidRPr="00B75CC6">
                <w:rPr>
                  <w:rStyle w:val="Hyperlink"/>
                  <w:rFonts w:ascii="Arial" w:hAnsi="Arial"/>
                  <w:sz w:val="20"/>
                  <w:szCs w:val="20"/>
                </w:rPr>
                <w:t>https://i2e-test.nci.nih.gov/greensheets/</w:t>
              </w:r>
            </w:hyperlink>
          </w:p>
          <w:p w14:paraId="2C737D34" w14:textId="3C39812D" w:rsidR="007C2E9F" w:rsidRPr="00B75CC6" w:rsidRDefault="007C2E9F" w:rsidP="00600EFC">
            <w:r w:rsidRPr="00B75CC6">
              <w:t> </w:t>
            </w:r>
            <w:ins w:id="56" w:author="Polonsky, Yakov (NIH/NCI) [C]" w:date="2017-02-10T11:38:00Z">
              <w:r w:rsidR="00F240E9" w:rsidRPr="00B75CC6">
                <w:t>(URL should be customized to open GS page with imported draft module</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3" w:history="1">
              <w:r w:rsidRPr="00B75CC6">
                <w:rPr>
                  <w:rStyle w:val="Hyperlink"/>
                  <w:rFonts w:ascii="Arial" w:hAnsi="Arial"/>
                  <w:sz w:val="20"/>
                  <w:szCs w:val="20"/>
                </w:rPr>
                <w:t>https://i2e-test.nci.nih.gov/greensheets/</w:t>
              </w:r>
            </w:hyperlink>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57"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4" w:history="1">
              <w:r w:rsidRPr="00B75CC6">
                <w:rPr>
                  <w:rStyle w:val="Hyperlink"/>
                  <w:rFonts w:ascii="Arial" w:hAnsi="Arial"/>
                  <w:sz w:val="20"/>
                  <w:szCs w:val="20"/>
                </w:rPr>
                <w:t>https://i2e-test.nci.nih.gov/greensheets/</w:t>
              </w:r>
            </w:hyperlink>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proofErr w:type="gramStart"/>
      <w:r w:rsidRPr="00B75CC6">
        <w:rPr>
          <w:rFonts w:ascii="Arial" w:hAnsi="Arial"/>
          <w:sz w:val="20"/>
          <w:szCs w:val="20"/>
        </w:rPr>
        <w:t>greensheetconfig.properties</w:t>
      </w:r>
      <w:proofErr w:type="spellEnd"/>
      <w:proofErr w:type="gram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proofErr w:type="gramStart"/>
      <w:r w:rsidRPr="00B75CC6">
        <w:rPr>
          <w:rFonts w:ascii="Arial" w:hAnsi="Arial"/>
          <w:sz w:val="20"/>
          <w:szCs w:val="20"/>
        </w:rPr>
        <w:t>greensheetconfig.properties</w:t>
      </w:r>
      <w:proofErr w:type="spellEnd"/>
      <w:proofErr w:type="gram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58" w:name="_Toc484078210"/>
      <w:r>
        <w:t>Non-functional requirements</w:t>
      </w:r>
      <w:bookmarkEnd w:id="58"/>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9577B8" w14:textId="77777777" w:rsidR="00894211" w:rsidRDefault="00894211" w:rsidP="00600EFC">
      <w:r>
        <w:separator/>
      </w:r>
    </w:p>
    <w:p w14:paraId="721E8EE1" w14:textId="77777777" w:rsidR="00894211" w:rsidRDefault="00894211" w:rsidP="00600EFC"/>
    <w:p w14:paraId="195C410E" w14:textId="77777777" w:rsidR="00894211" w:rsidRDefault="00894211" w:rsidP="00600EFC"/>
    <w:p w14:paraId="03387E8C" w14:textId="77777777" w:rsidR="00894211" w:rsidRDefault="00894211" w:rsidP="00600EFC"/>
    <w:p w14:paraId="295B66C6" w14:textId="77777777" w:rsidR="00894211" w:rsidRDefault="00894211" w:rsidP="00600EFC"/>
    <w:p w14:paraId="32829053" w14:textId="77777777" w:rsidR="00894211" w:rsidRDefault="00894211" w:rsidP="00600EFC"/>
    <w:p w14:paraId="55E79B30" w14:textId="77777777" w:rsidR="00894211" w:rsidRDefault="00894211" w:rsidP="00600EFC"/>
    <w:p w14:paraId="313974E1" w14:textId="77777777" w:rsidR="00894211" w:rsidRDefault="00894211" w:rsidP="00600EFC"/>
    <w:p w14:paraId="0445998F" w14:textId="77777777" w:rsidR="00894211" w:rsidRDefault="00894211" w:rsidP="00600EFC"/>
    <w:p w14:paraId="7D20B0CD" w14:textId="77777777" w:rsidR="00894211" w:rsidRDefault="00894211" w:rsidP="00600EFC"/>
    <w:p w14:paraId="6A2BAEF7" w14:textId="77777777" w:rsidR="00894211" w:rsidRDefault="00894211" w:rsidP="00600EFC"/>
    <w:p w14:paraId="28E43BBC" w14:textId="77777777" w:rsidR="00894211" w:rsidRDefault="00894211" w:rsidP="00600EFC"/>
    <w:p w14:paraId="56D45464" w14:textId="77777777" w:rsidR="00894211" w:rsidRDefault="00894211" w:rsidP="00600EFC"/>
    <w:p w14:paraId="2AB669E7" w14:textId="77777777" w:rsidR="00894211" w:rsidRDefault="00894211" w:rsidP="00600EFC"/>
    <w:p w14:paraId="33099A23" w14:textId="77777777" w:rsidR="00894211" w:rsidRDefault="00894211" w:rsidP="00600EFC"/>
    <w:p w14:paraId="126AF4AE" w14:textId="77777777" w:rsidR="00894211" w:rsidRDefault="00894211" w:rsidP="00600EFC"/>
    <w:p w14:paraId="2C396106" w14:textId="77777777" w:rsidR="00894211" w:rsidRDefault="00894211" w:rsidP="00600EFC"/>
    <w:p w14:paraId="304BE44B" w14:textId="77777777" w:rsidR="00894211" w:rsidRDefault="00894211" w:rsidP="00600EFC"/>
    <w:p w14:paraId="6A81E52A" w14:textId="77777777" w:rsidR="00894211" w:rsidRDefault="00894211" w:rsidP="00600EFC"/>
    <w:p w14:paraId="144166E2" w14:textId="77777777" w:rsidR="00894211" w:rsidRDefault="00894211" w:rsidP="00600EFC"/>
    <w:p w14:paraId="2C14B1C9" w14:textId="77777777" w:rsidR="00894211" w:rsidRDefault="00894211" w:rsidP="00600EFC"/>
    <w:p w14:paraId="30F54303" w14:textId="77777777" w:rsidR="00894211" w:rsidRDefault="00894211" w:rsidP="00600EFC"/>
    <w:p w14:paraId="4C189F82" w14:textId="77777777" w:rsidR="00894211" w:rsidRDefault="00894211" w:rsidP="00600EFC"/>
    <w:p w14:paraId="67AC1AC3" w14:textId="77777777" w:rsidR="00894211" w:rsidRDefault="00894211" w:rsidP="00600EFC"/>
    <w:p w14:paraId="508B9131" w14:textId="77777777" w:rsidR="00894211" w:rsidRDefault="00894211" w:rsidP="00600EFC"/>
    <w:p w14:paraId="154DE34A" w14:textId="77777777" w:rsidR="00894211" w:rsidRDefault="00894211" w:rsidP="00600EFC"/>
    <w:p w14:paraId="6815433B" w14:textId="77777777" w:rsidR="00894211" w:rsidRDefault="00894211" w:rsidP="00600EFC"/>
    <w:p w14:paraId="12C114DD" w14:textId="77777777" w:rsidR="00894211" w:rsidRDefault="00894211" w:rsidP="00600EFC"/>
    <w:p w14:paraId="144A2161" w14:textId="77777777" w:rsidR="00894211" w:rsidRDefault="00894211" w:rsidP="00600EFC"/>
  </w:endnote>
  <w:endnote w:type="continuationSeparator" w:id="0">
    <w:p w14:paraId="462FB708" w14:textId="77777777" w:rsidR="00894211" w:rsidRDefault="00894211" w:rsidP="00600EFC">
      <w:r>
        <w:continuationSeparator/>
      </w:r>
    </w:p>
    <w:p w14:paraId="2F8D8FD7" w14:textId="77777777" w:rsidR="00894211" w:rsidRDefault="00894211" w:rsidP="00600EFC"/>
    <w:p w14:paraId="64D3EE17" w14:textId="77777777" w:rsidR="00894211" w:rsidRDefault="00894211" w:rsidP="00600EFC"/>
    <w:p w14:paraId="3161D108" w14:textId="77777777" w:rsidR="00894211" w:rsidRDefault="00894211" w:rsidP="00600EFC"/>
    <w:p w14:paraId="109CF03C" w14:textId="77777777" w:rsidR="00894211" w:rsidRDefault="00894211" w:rsidP="00600EFC"/>
    <w:p w14:paraId="6FB8D67B" w14:textId="77777777" w:rsidR="00894211" w:rsidRDefault="00894211" w:rsidP="00600EFC"/>
    <w:p w14:paraId="21091EBA" w14:textId="77777777" w:rsidR="00894211" w:rsidRDefault="00894211" w:rsidP="00600EFC"/>
    <w:p w14:paraId="75EC8ABA" w14:textId="77777777" w:rsidR="00894211" w:rsidRDefault="00894211" w:rsidP="00600EFC"/>
    <w:p w14:paraId="0E92F483" w14:textId="77777777" w:rsidR="00894211" w:rsidRDefault="00894211" w:rsidP="00600EFC"/>
    <w:p w14:paraId="36BB11A5" w14:textId="77777777" w:rsidR="00894211" w:rsidRDefault="00894211" w:rsidP="00600EFC"/>
    <w:p w14:paraId="41A0A86E" w14:textId="77777777" w:rsidR="00894211" w:rsidRDefault="00894211" w:rsidP="00600EFC"/>
    <w:p w14:paraId="4B6A545C" w14:textId="77777777" w:rsidR="00894211" w:rsidRDefault="00894211" w:rsidP="00600EFC"/>
    <w:p w14:paraId="49332370" w14:textId="77777777" w:rsidR="00894211" w:rsidRDefault="00894211" w:rsidP="00600EFC"/>
    <w:p w14:paraId="49E36D9B" w14:textId="77777777" w:rsidR="00894211" w:rsidRDefault="00894211" w:rsidP="00600EFC"/>
    <w:p w14:paraId="34F0BF0E" w14:textId="77777777" w:rsidR="00894211" w:rsidRDefault="00894211" w:rsidP="00600EFC"/>
    <w:p w14:paraId="12DE5D92" w14:textId="77777777" w:rsidR="00894211" w:rsidRDefault="00894211" w:rsidP="00600EFC"/>
    <w:p w14:paraId="77B86993" w14:textId="77777777" w:rsidR="00894211" w:rsidRDefault="00894211" w:rsidP="00600EFC"/>
    <w:p w14:paraId="78B72DCD" w14:textId="77777777" w:rsidR="00894211" w:rsidRDefault="00894211" w:rsidP="00600EFC"/>
    <w:p w14:paraId="266505FD" w14:textId="77777777" w:rsidR="00894211" w:rsidRDefault="00894211" w:rsidP="00600EFC"/>
    <w:p w14:paraId="0CA37FC6" w14:textId="77777777" w:rsidR="00894211" w:rsidRDefault="00894211" w:rsidP="00600EFC"/>
    <w:p w14:paraId="77697FA1" w14:textId="77777777" w:rsidR="00894211" w:rsidRDefault="00894211" w:rsidP="00600EFC"/>
    <w:p w14:paraId="2552463D" w14:textId="77777777" w:rsidR="00894211" w:rsidRDefault="00894211" w:rsidP="00600EFC"/>
    <w:p w14:paraId="605D6AA6" w14:textId="77777777" w:rsidR="00894211" w:rsidRDefault="00894211" w:rsidP="00600EFC"/>
    <w:p w14:paraId="7AD14FFF" w14:textId="77777777" w:rsidR="00894211" w:rsidRDefault="00894211" w:rsidP="00600EFC"/>
    <w:p w14:paraId="4AF6E6D7" w14:textId="77777777" w:rsidR="00894211" w:rsidRDefault="00894211" w:rsidP="00600EFC"/>
    <w:p w14:paraId="7D02B406" w14:textId="77777777" w:rsidR="00894211" w:rsidRDefault="00894211" w:rsidP="00600EFC"/>
    <w:p w14:paraId="6BC135ED" w14:textId="77777777" w:rsidR="00894211" w:rsidRDefault="00894211" w:rsidP="00600EFC"/>
    <w:p w14:paraId="6E3EA6BA" w14:textId="77777777" w:rsidR="00894211" w:rsidRDefault="00894211" w:rsidP="00600EFC"/>
    <w:p w14:paraId="748F217B" w14:textId="77777777" w:rsidR="00894211" w:rsidRDefault="00894211"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7806EED3" w:rsidR="00FA0566" w:rsidRDefault="00FA0566" w:rsidP="00600EFC">
        <w:pPr>
          <w:pStyle w:val="Footer"/>
        </w:pPr>
        <w:r>
          <w:fldChar w:fldCharType="begin"/>
        </w:r>
        <w:r>
          <w:instrText xml:space="preserve"> PAGE   \* MERGEFORMAT </w:instrText>
        </w:r>
        <w:r>
          <w:fldChar w:fldCharType="separate"/>
        </w:r>
        <w:r w:rsidR="000A3766">
          <w:rPr>
            <w:noProof/>
          </w:rPr>
          <w:t>20</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48059163" w:rsidR="00FA0566" w:rsidRDefault="00FA0566"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0A3766">
      <w:rPr>
        <w:rStyle w:val="PageNumber"/>
        <w:noProof/>
      </w:rPr>
      <w:t>1</w:t>
    </w:r>
    <w:r w:rsidRPr="00045429">
      <w:rPr>
        <w:rStyle w:val="PageNumber"/>
      </w:rPr>
      <w:fldChar w:fldCharType="end"/>
    </w:r>
    <w:r w:rsidRPr="00045429">
      <w:rPr>
        <w:rStyle w:val="PageNumber"/>
      </w:rPr>
      <w:t xml:space="preserve"> of </w:t>
    </w:r>
    <w:fldSimple w:instr=" SECTIONPAGES  \* Arabic  \* MERGEFORMAT ">
      <w:r w:rsidR="000A3766" w:rsidRPr="000A3766">
        <w:rPr>
          <w:rStyle w:val="PageNumber"/>
          <w:noProof/>
        </w:rPr>
        <w:t>22</w:t>
      </w:r>
    </w:fldSimple>
  </w:p>
  <w:p w14:paraId="7D3C4884" w14:textId="77777777" w:rsidR="00FA0566" w:rsidRDefault="00FA0566"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6B9EB" w14:textId="77777777" w:rsidR="00894211" w:rsidRDefault="00894211" w:rsidP="00600EFC">
      <w:r>
        <w:separator/>
      </w:r>
    </w:p>
    <w:p w14:paraId="0FB743AA" w14:textId="77777777" w:rsidR="00894211" w:rsidRDefault="00894211" w:rsidP="00600EFC"/>
    <w:p w14:paraId="04AB9BB1" w14:textId="77777777" w:rsidR="00894211" w:rsidRDefault="00894211" w:rsidP="00600EFC"/>
    <w:p w14:paraId="46807AFD" w14:textId="77777777" w:rsidR="00894211" w:rsidRDefault="00894211" w:rsidP="00600EFC"/>
    <w:p w14:paraId="49FB23C3" w14:textId="77777777" w:rsidR="00894211" w:rsidRDefault="00894211" w:rsidP="00600EFC"/>
    <w:p w14:paraId="4297C03D" w14:textId="77777777" w:rsidR="00894211" w:rsidRDefault="00894211" w:rsidP="00600EFC"/>
    <w:p w14:paraId="52B6BA2D" w14:textId="77777777" w:rsidR="00894211" w:rsidRDefault="00894211" w:rsidP="00600EFC"/>
    <w:p w14:paraId="47113E44" w14:textId="77777777" w:rsidR="00894211" w:rsidRDefault="00894211" w:rsidP="00600EFC"/>
    <w:p w14:paraId="7B8EA272" w14:textId="77777777" w:rsidR="00894211" w:rsidRDefault="00894211" w:rsidP="00600EFC"/>
    <w:p w14:paraId="29FAF743" w14:textId="77777777" w:rsidR="00894211" w:rsidRDefault="00894211" w:rsidP="00600EFC"/>
    <w:p w14:paraId="1BEC84F5" w14:textId="77777777" w:rsidR="00894211" w:rsidRDefault="00894211" w:rsidP="00600EFC"/>
    <w:p w14:paraId="5BB566A5" w14:textId="77777777" w:rsidR="00894211" w:rsidRDefault="00894211" w:rsidP="00600EFC"/>
    <w:p w14:paraId="592FB842" w14:textId="77777777" w:rsidR="00894211" w:rsidRDefault="00894211" w:rsidP="00600EFC"/>
    <w:p w14:paraId="16BCA088" w14:textId="77777777" w:rsidR="00894211" w:rsidRDefault="00894211" w:rsidP="00600EFC"/>
    <w:p w14:paraId="5D67521A" w14:textId="77777777" w:rsidR="00894211" w:rsidRDefault="00894211" w:rsidP="00600EFC"/>
    <w:p w14:paraId="5FC5A156" w14:textId="77777777" w:rsidR="00894211" w:rsidRDefault="00894211" w:rsidP="00600EFC"/>
    <w:p w14:paraId="3BCB3DAE" w14:textId="77777777" w:rsidR="00894211" w:rsidRDefault="00894211" w:rsidP="00600EFC"/>
    <w:p w14:paraId="7F0A0317" w14:textId="77777777" w:rsidR="00894211" w:rsidRDefault="00894211" w:rsidP="00600EFC"/>
    <w:p w14:paraId="3E25831D" w14:textId="77777777" w:rsidR="00894211" w:rsidRDefault="00894211" w:rsidP="00600EFC"/>
    <w:p w14:paraId="4023CFD1" w14:textId="77777777" w:rsidR="00894211" w:rsidRDefault="00894211" w:rsidP="00600EFC"/>
    <w:p w14:paraId="38E86E6D" w14:textId="77777777" w:rsidR="00894211" w:rsidRDefault="00894211" w:rsidP="00600EFC"/>
    <w:p w14:paraId="47E11BD8" w14:textId="77777777" w:rsidR="00894211" w:rsidRDefault="00894211" w:rsidP="00600EFC"/>
    <w:p w14:paraId="21F61BEA" w14:textId="77777777" w:rsidR="00894211" w:rsidRDefault="00894211" w:rsidP="00600EFC"/>
    <w:p w14:paraId="7999AFCE" w14:textId="77777777" w:rsidR="00894211" w:rsidRDefault="00894211" w:rsidP="00600EFC"/>
    <w:p w14:paraId="17FA5CD6" w14:textId="77777777" w:rsidR="00894211" w:rsidRDefault="00894211" w:rsidP="00600EFC"/>
    <w:p w14:paraId="7AC83FE7" w14:textId="77777777" w:rsidR="00894211" w:rsidRDefault="00894211" w:rsidP="00600EFC"/>
    <w:p w14:paraId="6F4869AA" w14:textId="77777777" w:rsidR="00894211" w:rsidRDefault="00894211" w:rsidP="00600EFC"/>
    <w:p w14:paraId="480A9C90" w14:textId="77777777" w:rsidR="00894211" w:rsidRDefault="00894211" w:rsidP="00600EFC"/>
    <w:p w14:paraId="5A251940" w14:textId="77777777" w:rsidR="00894211" w:rsidRDefault="00894211" w:rsidP="00600EFC"/>
  </w:footnote>
  <w:footnote w:type="continuationSeparator" w:id="0">
    <w:p w14:paraId="1C10E9CF" w14:textId="77777777" w:rsidR="00894211" w:rsidRDefault="00894211" w:rsidP="00600EFC">
      <w:r>
        <w:continuationSeparator/>
      </w:r>
    </w:p>
    <w:p w14:paraId="4FE673EE" w14:textId="77777777" w:rsidR="00894211" w:rsidRDefault="00894211" w:rsidP="00600EFC"/>
    <w:p w14:paraId="56FA411C" w14:textId="77777777" w:rsidR="00894211" w:rsidRDefault="00894211" w:rsidP="00600EFC"/>
    <w:p w14:paraId="59A0AC3B" w14:textId="77777777" w:rsidR="00894211" w:rsidRDefault="00894211" w:rsidP="00600EFC"/>
    <w:p w14:paraId="03FC4434" w14:textId="77777777" w:rsidR="00894211" w:rsidRDefault="00894211" w:rsidP="00600EFC"/>
    <w:p w14:paraId="7FD14086" w14:textId="77777777" w:rsidR="00894211" w:rsidRDefault="00894211" w:rsidP="00600EFC"/>
    <w:p w14:paraId="19A55961" w14:textId="77777777" w:rsidR="00894211" w:rsidRDefault="00894211" w:rsidP="00600EFC"/>
    <w:p w14:paraId="7762AC16" w14:textId="77777777" w:rsidR="00894211" w:rsidRDefault="00894211" w:rsidP="00600EFC"/>
    <w:p w14:paraId="1F70BDA2" w14:textId="77777777" w:rsidR="00894211" w:rsidRDefault="00894211" w:rsidP="00600EFC"/>
    <w:p w14:paraId="4327AA39" w14:textId="77777777" w:rsidR="00894211" w:rsidRDefault="00894211" w:rsidP="00600EFC"/>
    <w:p w14:paraId="63BA134A" w14:textId="77777777" w:rsidR="00894211" w:rsidRDefault="00894211" w:rsidP="00600EFC"/>
    <w:p w14:paraId="7482DBC4" w14:textId="77777777" w:rsidR="00894211" w:rsidRDefault="00894211" w:rsidP="00600EFC"/>
    <w:p w14:paraId="5B35DEE5" w14:textId="77777777" w:rsidR="00894211" w:rsidRDefault="00894211" w:rsidP="00600EFC"/>
    <w:p w14:paraId="3CB4D839" w14:textId="77777777" w:rsidR="00894211" w:rsidRDefault="00894211" w:rsidP="00600EFC"/>
    <w:p w14:paraId="00D7E52B" w14:textId="77777777" w:rsidR="00894211" w:rsidRDefault="00894211" w:rsidP="00600EFC"/>
    <w:p w14:paraId="757F49A8" w14:textId="77777777" w:rsidR="00894211" w:rsidRDefault="00894211" w:rsidP="00600EFC"/>
    <w:p w14:paraId="2F39A439" w14:textId="77777777" w:rsidR="00894211" w:rsidRDefault="00894211" w:rsidP="00600EFC"/>
    <w:p w14:paraId="515DFD31" w14:textId="77777777" w:rsidR="00894211" w:rsidRDefault="00894211" w:rsidP="00600EFC"/>
    <w:p w14:paraId="1DC71C84" w14:textId="77777777" w:rsidR="00894211" w:rsidRDefault="00894211" w:rsidP="00600EFC"/>
    <w:p w14:paraId="7A9DB403" w14:textId="77777777" w:rsidR="00894211" w:rsidRDefault="00894211" w:rsidP="00600EFC"/>
    <w:p w14:paraId="0F0FE2E9" w14:textId="77777777" w:rsidR="00894211" w:rsidRDefault="00894211" w:rsidP="00600EFC"/>
    <w:p w14:paraId="6F80B605" w14:textId="77777777" w:rsidR="00894211" w:rsidRDefault="00894211" w:rsidP="00600EFC"/>
    <w:p w14:paraId="37D3D28E" w14:textId="77777777" w:rsidR="00894211" w:rsidRDefault="00894211" w:rsidP="00600EFC"/>
    <w:p w14:paraId="54416B6D" w14:textId="77777777" w:rsidR="00894211" w:rsidRDefault="00894211" w:rsidP="00600EFC"/>
    <w:p w14:paraId="6CC30644" w14:textId="77777777" w:rsidR="00894211" w:rsidRDefault="00894211" w:rsidP="00600EFC"/>
    <w:p w14:paraId="10D45E76" w14:textId="77777777" w:rsidR="00894211" w:rsidRDefault="00894211" w:rsidP="00600EFC"/>
    <w:p w14:paraId="3E387CCE" w14:textId="77777777" w:rsidR="00894211" w:rsidRDefault="00894211" w:rsidP="00600EFC"/>
    <w:p w14:paraId="1818BD8F" w14:textId="77777777" w:rsidR="00894211" w:rsidRDefault="00894211" w:rsidP="00600EFC"/>
    <w:p w14:paraId="082CDECF" w14:textId="77777777" w:rsidR="00894211" w:rsidRDefault="00894211"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FA0566" w:rsidRDefault="00FA0566" w:rsidP="00600EFC">
    <w:pPr>
      <w:pStyle w:val="Header"/>
    </w:pPr>
    <w:r>
      <w:t>High Level Scope</w:t>
    </w:r>
    <w:r w:rsidRPr="00045429">
      <w:t xml:space="preserve">:  </w:t>
    </w:r>
    <w:r>
      <w:t>GreenSheets System – Draft Area Scope</w:t>
    </w:r>
    <w:r w:rsidRPr="00045429">
      <w:tab/>
    </w:r>
  </w:p>
  <w:p w14:paraId="53C1CFFA" w14:textId="77777777" w:rsidR="00FA0566" w:rsidRDefault="00FA0566"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FA0566" w:rsidRDefault="00FA0566" w:rsidP="00600EFC">
    <w:pPr>
      <w:pStyle w:val="Header"/>
    </w:pPr>
    <w:r>
      <w:t>High Level Scope</w:t>
    </w:r>
    <w:r w:rsidRPr="00045429">
      <w:t xml:space="preserve">:  </w:t>
    </w:r>
    <w:r>
      <w:t>GreenSheets System – Draft Area Scope</w:t>
    </w:r>
    <w:r w:rsidRPr="00045429">
      <w:tab/>
    </w:r>
  </w:p>
  <w:p w14:paraId="50C8DAFB" w14:textId="77777777" w:rsidR="00FA0566" w:rsidRDefault="00FA0566"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lonsky, Yakov (NIH/NCI) [C]">
    <w15:presenceInfo w15:providerId="None" w15:userId="Polonsky, Yakov (NIH/NCI) [C]"/>
  </w15:person>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FD8"/>
    <w:rsid w:val="00820196"/>
    <w:rsid w:val="008208AA"/>
    <w:rsid w:val="00821A6D"/>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7.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hyperlink" Target="https://i2e-test.nci.nih.gov/greensheet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2.png"/><Relationship Id="rId38" Type="http://schemas.openxmlformats.org/officeDocument/2006/relationships/oleObject" Target="embeddings/oleObject3.bin"/><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10.png"/><Relationship Id="rId41" Type="http://schemas.openxmlformats.org/officeDocument/2006/relationships/hyperlink" Target="https://ncisvn.nci.nih.gov/svn/iscs/greensheets/Requirements/Specs/GreenSheets%20Redesign%20Project%20Scop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yperlink" Target="https://i2e-test.nci.nih.gov/greensheet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3.png"/><Relationship Id="rId43" Type="http://schemas.openxmlformats.org/officeDocument/2006/relationships/hyperlink" Target="https://i2e-test.nci.nih.gov/greensheets/" TargetMode="External"/><Relationship Id="rId48"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E6B12-3FD2-41C7-A6CE-EC8693E7F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23</Pages>
  <Words>5179</Words>
  <Characters>29525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34635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134</cp:revision>
  <cp:lastPrinted>2017-02-13T18:22:00Z</cp:lastPrinted>
  <dcterms:created xsi:type="dcterms:W3CDTF">2016-10-25T18:33:00Z</dcterms:created>
  <dcterms:modified xsi:type="dcterms:W3CDTF">2017-06-01T15:01:00Z</dcterms:modified>
</cp:coreProperties>
</file>