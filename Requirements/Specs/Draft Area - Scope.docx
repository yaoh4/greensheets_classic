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350B08"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350B08"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350B08"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350B08" w:rsidP="00320F9D">
            <w:pPr>
              <w:pStyle w:val="Cell"/>
              <w:widowControl w:val="0"/>
            </w:pPr>
            <w:hyperlink r:id="rId13"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3D8C9DC1" w14:textId="320950F9" w:rsidR="00555A94"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74487020" w:history="1">
        <w:r w:rsidR="00555A94" w:rsidRPr="00570EE2">
          <w:rPr>
            <w:rStyle w:val="Hyperlink"/>
            <w:noProof/>
          </w:rPr>
          <w:t>1.</w:t>
        </w:r>
        <w:r w:rsidR="00555A94">
          <w:rPr>
            <w:rFonts w:asciiTheme="minorHAnsi" w:eastAsiaTheme="minorEastAsia" w:hAnsiTheme="minorHAnsi" w:cstheme="minorBidi"/>
            <w:b w:val="0"/>
            <w:caps w:val="0"/>
            <w:noProof/>
            <w:sz w:val="22"/>
            <w:szCs w:val="22"/>
          </w:rPr>
          <w:tab/>
        </w:r>
        <w:r w:rsidR="00555A94" w:rsidRPr="00570EE2">
          <w:rPr>
            <w:rStyle w:val="Hyperlink"/>
            <w:noProof/>
          </w:rPr>
          <w:t>Document scope</w:t>
        </w:r>
        <w:r w:rsidR="00555A94">
          <w:rPr>
            <w:noProof/>
            <w:webHidden/>
          </w:rPr>
          <w:tab/>
        </w:r>
        <w:r w:rsidR="00555A94">
          <w:rPr>
            <w:noProof/>
            <w:webHidden/>
          </w:rPr>
          <w:fldChar w:fldCharType="begin"/>
        </w:r>
        <w:r w:rsidR="00555A94">
          <w:rPr>
            <w:noProof/>
            <w:webHidden/>
          </w:rPr>
          <w:instrText xml:space="preserve"> PAGEREF _Toc474487020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568CCA4E" w14:textId="0009E4B0" w:rsidR="00555A94" w:rsidRDefault="00555A94">
      <w:pPr>
        <w:pStyle w:val="TOC1"/>
        <w:rPr>
          <w:rFonts w:asciiTheme="minorHAnsi" w:eastAsiaTheme="minorEastAsia" w:hAnsiTheme="minorHAnsi" w:cstheme="minorBidi"/>
          <w:b w:val="0"/>
          <w:caps w:val="0"/>
          <w:noProof/>
          <w:sz w:val="22"/>
          <w:szCs w:val="22"/>
        </w:rPr>
      </w:pPr>
      <w:hyperlink w:anchor="_Toc474487021" w:history="1">
        <w:r w:rsidRPr="00570EE2">
          <w:rPr>
            <w:rStyle w:val="Hyperlink"/>
            <w:noProof/>
          </w:rPr>
          <w:t>2.</w:t>
        </w:r>
        <w:r>
          <w:rPr>
            <w:rFonts w:asciiTheme="minorHAnsi" w:eastAsiaTheme="minorEastAsia" w:hAnsiTheme="minorHAnsi" w:cstheme="minorBidi"/>
            <w:b w:val="0"/>
            <w:caps w:val="0"/>
            <w:noProof/>
            <w:sz w:val="22"/>
            <w:szCs w:val="22"/>
          </w:rPr>
          <w:tab/>
        </w:r>
        <w:r w:rsidRPr="00570EE2">
          <w:rPr>
            <w:rStyle w:val="Hyperlink"/>
            <w:noProof/>
          </w:rPr>
          <w:t>Business Need Description</w:t>
        </w:r>
        <w:r>
          <w:rPr>
            <w:noProof/>
            <w:webHidden/>
          </w:rPr>
          <w:tab/>
        </w:r>
        <w:r>
          <w:rPr>
            <w:noProof/>
            <w:webHidden/>
          </w:rPr>
          <w:fldChar w:fldCharType="begin"/>
        </w:r>
        <w:r>
          <w:rPr>
            <w:noProof/>
            <w:webHidden/>
          </w:rPr>
          <w:instrText xml:space="preserve"> PAGEREF _Toc474487021 \h </w:instrText>
        </w:r>
        <w:r>
          <w:rPr>
            <w:noProof/>
            <w:webHidden/>
          </w:rPr>
        </w:r>
        <w:r>
          <w:rPr>
            <w:noProof/>
            <w:webHidden/>
          </w:rPr>
          <w:fldChar w:fldCharType="separate"/>
        </w:r>
        <w:r>
          <w:rPr>
            <w:noProof/>
            <w:webHidden/>
          </w:rPr>
          <w:t>3</w:t>
        </w:r>
        <w:r>
          <w:rPr>
            <w:noProof/>
            <w:webHidden/>
          </w:rPr>
          <w:fldChar w:fldCharType="end"/>
        </w:r>
      </w:hyperlink>
    </w:p>
    <w:p w14:paraId="723A0054" w14:textId="4D0D652C" w:rsidR="00555A94" w:rsidRDefault="00555A94">
      <w:pPr>
        <w:pStyle w:val="TOC1"/>
        <w:rPr>
          <w:rFonts w:asciiTheme="minorHAnsi" w:eastAsiaTheme="minorEastAsia" w:hAnsiTheme="minorHAnsi" w:cstheme="minorBidi"/>
          <w:b w:val="0"/>
          <w:caps w:val="0"/>
          <w:noProof/>
          <w:sz w:val="22"/>
          <w:szCs w:val="22"/>
        </w:rPr>
      </w:pPr>
      <w:hyperlink w:anchor="_Toc474487022" w:history="1">
        <w:r w:rsidRPr="00570EE2">
          <w:rPr>
            <w:rStyle w:val="Hyperlink"/>
            <w:noProof/>
          </w:rPr>
          <w:t>3.</w:t>
        </w:r>
        <w:r>
          <w:rPr>
            <w:rFonts w:asciiTheme="minorHAnsi" w:eastAsiaTheme="minorEastAsia" w:hAnsiTheme="minorHAnsi" w:cstheme="minorBidi"/>
            <w:b w:val="0"/>
            <w:caps w:val="0"/>
            <w:noProof/>
            <w:sz w:val="22"/>
            <w:szCs w:val="22"/>
          </w:rPr>
          <w:tab/>
        </w:r>
        <w:r w:rsidRPr="00570EE2">
          <w:rPr>
            <w:rStyle w:val="Hyperlink"/>
            <w:noProof/>
          </w:rPr>
          <w:t>User roles</w:t>
        </w:r>
        <w:r>
          <w:rPr>
            <w:noProof/>
            <w:webHidden/>
          </w:rPr>
          <w:tab/>
        </w:r>
        <w:r>
          <w:rPr>
            <w:noProof/>
            <w:webHidden/>
          </w:rPr>
          <w:fldChar w:fldCharType="begin"/>
        </w:r>
        <w:r>
          <w:rPr>
            <w:noProof/>
            <w:webHidden/>
          </w:rPr>
          <w:instrText xml:space="preserve"> PAGEREF _Toc474487022 \h </w:instrText>
        </w:r>
        <w:r>
          <w:rPr>
            <w:noProof/>
            <w:webHidden/>
          </w:rPr>
        </w:r>
        <w:r>
          <w:rPr>
            <w:noProof/>
            <w:webHidden/>
          </w:rPr>
          <w:fldChar w:fldCharType="separate"/>
        </w:r>
        <w:r>
          <w:rPr>
            <w:noProof/>
            <w:webHidden/>
          </w:rPr>
          <w:t>3</w:t>
        </w:r>
        <w:r>
          <w:rPr>
            <w:noProof/>
            <w:webHidden/>
          </w:rPr>
          <w:fldChar w:fldCharType="end"/>
        </w:r>
      </w:hyperlink>
    </w:p>
    <w:p w14:paraId="362B893B" w14:textId="7D16F6B7" w:rsidR="00555A94" w:rsidRDefault="00555A94">
      <w:pPr>
        <w:pStyle w:val="TOC2"/>
        <w:rPr>
          <w:rFonts w:asciiTheme="minorHAnsi" w:eastAsiaTheme="minorEastAsia" w:hAnsiTheme="minorHAnsi" w:cstheme="minorBidi"/>
          <w:bCs w:val="0"/>
          <w:smallCaps w:val="0"/>
          <w:noProof/>
          <w:sz w:val="22"/>
          <w:szCs w:val="22"/>
        </w:rPr>
      </w:pPr>
      <w:hyperlink w:anchor="_Toc474487023" w:history="1">
        <w:r w:rsidRPr="00570EE2">
          <w:rPr>
            <w:rStyle w:val="Hyperlink"/>
            <w:noProof/>
          </w:rPr>
          <w:t>3.1</w:t>
        </w:r>
        <w:r>
          <w:rPr>
            <w:rFonts w:asciiTheme="minorHAnsi" w:eastAsiaTheme="minorEastAsia" w:hAnsiTheme="minorHAnsi" w:cstheme="minorBidi"/>
            <w:bCs w:val="0"/>
            <w:smallCaps w:val="0"/>
            <w:noProof/>
            <w:sz w:val="22"/>
            <w:szCs w:val="22"/>
          </w:rPr>
          <w:tab/>
        </w:r>
        <w:r w:rsidRPr="00570EE2">
          <w:rPr>
            <w:rStyle w:val="Hyperlink"/>
            <w:noProof/>
          </w:rPr>
          <w:t>Before re-design:</w:t>
        </w:r>
        <w:r>
          <w:rPr>
            <w:noProof/>
            <w:webHidden/>
          </w:rPr>
          <w:tab/>
        </w:r>
        <w:r>
          <w:rPr>
            <w:noProof/>
            <w:webHidden/>
          </w:rPr>
          <w:fldChar w:fldCharType="begin"/>
        </w:r>
        <w:r>
          <w:rPr>
            <w:noProof/>
            <w:webHidden/>
          </w:rPr>
          <w:instrText xml:space="preserve"> PAGEREF _Toc474487023 \h </w:instrText>
        </w:r>
        <w:r>
          <w:rPr>
            <w:noProof/>
            <w:webHidden/>
          </w:rPr>
        </w:r>
        <w:r>
          <w:rPr>
            <w:noProof/>
            <w:webHidden/>
          </w:rPr>
          <w:fldChar w:fldCharType="separate"/>
        </w:r>
        <w:r>
          <w:rPr>
            <w:noProof/>
            <w:webHidden/>
          </w:rPr>
          <w:t>3</w:t>
        </w:r>
        <w:r>
          <w:rPr>
            <w:noProof/>
            <w:webHidden/>
          </w:rPr>
          <w:fldChar w:fldCharType="end"/>
        </w:r>
      </w:hyperlink>
    </w:p>
    <w:p w14:paraId="3F3C79DF" w14:textId="533CEDE9" w:rsidR="00555A94" w:rsidRDefault="00555A94">
      <w:pPr>
        <w:pStyle w:val="TOC2"/>
        <w:rPr>
          <w:rFonts w:asciiTheme="minorHAnsi" w:eastAsiaTheme="minorEastAsia" w:hAnsiTheme="minorHAnsi" w:cstheme="minorBidi"/>
          <w:bCs w:val="0"/>
          <w:smallCaps w:val="0"/>
          <w:noProof/>
          <w:sz w:val="22"/>
          <w:szCs w:val="22"/>
        </w:rPr>
      </w:pPr>
      <w:hyperlink w:anchor="_Toc474487024" w:history="1">
        <w:r w:rsidRPr="00570EE2">
          <w:rPr>
            <w:rStyle w:val="Hyperlink"/>
            <w:noProof/>
          </w:rPr>
          <w:t>3.2</w:t>
        </w:r>
        <w:r>
          <w:rPr>
            <w:rFonts w:asciiTheme="minorHAnsi" w:eastAsiaTheme="minorEastAsia" w:hAnsiTheme="minorHAnsi" w:cstheme="minorBidi"/>
            <w:bCs w:val="0"/>
            <w:smallCaps w:val="0"/>
            <w:noProof/>
            <w:sz w:val="22"/>
            <w:szCs w:val="22"/>
          </w:rPr>
          <w:tab/>
        </w:r>
        <w:r w:rsidRPr="00570EE2">
          <w:rPr>
            <w:rStyle w:val="Hyperlink"/>
            <w:noProof/>
          </w:rPr>
          <w:t>Changes for re-design:</w:t>
        </w:r>
        <w:r>
          <w:rPr>
            <w:noProof/>
            <w:webHidden/>
          </w:rPr>
          <w:tab/>
        </w:r>
        <w:r>
          <w:rPr>
            <w:noProof/>
            <w:webHidden/>
          </w:rPr>
          <w:fldChar w:fldCharType="begin"/>
        </w:r>
        <w:r>
          <w:rPr>
            <w:noProof/>
            <w:webHidden/>
          </w:rPr>
          <w:instrText xml:space="preserve"> PAGEREF _Toc474487024 \h </w:instrText>
        </w:r>
        <w:r>
          <w:rPr>
            <w:noProof/>
            <w:webHidden/>
          </w:rPr>
        </w:r>
        <w:r>
          <w:rPr>
            <w:noProof/>
            <w:webHidden/>
          </w:rPr>
          <w:fldChar w:fldCharType="separate"/>
        </w:r>
        <w:r>
          <w:rPr>
            <w:noProof/>
            <w:webHidden/>
          </w:rPr>
          <w:t>4</w:t>
        </w:r>
        <w:r>
          <w:rPr>
            <w:noProof/>
            <w:webHidden/>
          </w:rPr>
          <w:fldChar w:fldCharType="end"/>
        </w:r>
      </w:hyperlink>
    </w:p>
    <w:p w14:paraId="0E1C26E6" w14:textId="01EBA3F7" w:rsidR="00555A94" w:rsidRDefault="00555A94">
      <w:pPr>
        <w:pStyle w:val="TOC1"/>
        <w:rPr>
          <w:rFonts w:asciiTheme="minorHAnsi" w:eastAsiaTheme="minorEastAsia" w:hAnsiTheme="minorHAnsi" w:cstheme="minorBidi"/>
          <w:b w:val="0"/>
          <w:caps w:val="0"/>
          <w:noProof/>
          <w:sz w:val="22"/>
          <w:szCs w:val="22"/>
        </w:rPr>
      </w:pPr>
      <w:hyperlink w:anchor="_Toc474487025" w:history="1">
        <w:r w:rsidRPr="00570EE2">
          <w:rPr>
            <w:rStyle w:val="Hyperlink"/>
            <w:noProof/>
          </w:rPr>
          <w:t>4.</w:t>
        </w:r>
        <w:r>
          <w:rPr>
            <w:rFonts w:asciiTheme="minorHAnsi" w:eastAsiaTheme="minorEastAsia" w:hAnsiTheme="minorHAnsi" w:cstheme="minorBidi"/>
            <w:b w:val="0"/>
            <w:caps w:val="0"/>
            <w:noProof/>
            <w:sz w:val="22"/>
            <w:szCs w:val="22"/>
          </w:rPr>
          <w:tab/>
        </w:r>
        <w:r w:rsidRPr="00570EE2">
          <w:rPr>
            <w:rStyle w:val="Hyperlink"/>
            <w:noProof/>
          </w:rPr>
          <w:t>Diagrams</w:t>
        </w:r>
        <w:r>
          <w:rPr>
            <w:noProof/>
            <w:webHidden/>
          </w:rPr>
          <w:tab/>
        </w:r>
        <w:r>
          <w:rPr>
            <w:noProof/>
            <w:webHidden/>
          </w:rPr>
          <w:fldChar w:fldCharType="begin"/>
        </w:r>
        <w:r>
          <w:rPr>
            <w:noProof/>
            <w:webHidden/>
          </w:rPr>
          <w:instrText xml:space="preserve"> PAGEREF _Toc474487025 \h </w:instrText>
        </w:r>
        <w:r>
          <w:rPr>
            <w:noProof/>
            <w:webHidden/>
          </w:rPr>
        </w:r>
        <w:r>
          <w:rPr>
            <w:noProof/>
            <w:webHidden/>
          </w:rPr>
          <w:fldChar w:fldCharType="separate"/>
        </w:r>
        <w:r>
          <w:rPr>
            <w:noProof/>
            <w:webHidden/>
          </w:rPr>
          <w:t>6</w:t>
        </w:r>
        <w:r>
          <w:rPr>
            <w:noProof/>
            <w:webHidden/>
          </w:rPr>
          <w:fldChar w:fldCharType="end"/>
        </w:r>
      </w:hyperlink>
    </w:p>
    <w:p w14:paraId="690CF296" w14:textId="6AE3B5B0" w:rsidR="00555A94" w:rsidRDefault="00555A94">
      <w:pPr>
        <w:pStyle w:val="TOC1"/>
        <w:rPr>
          <w:rFonts w:asciiTheme="minorHAnsi" w:eastAsiaTheme="minorEastAsia" w:hAnsiTheme="minorHAnsi" w:cstheme="minorBidi"/>
          <w:b w:val="0"/>
          <w:caps w:val="0"/>
          <w:noProof/>
          <w:sz w:val="22"/>
          <w:szCs w:val="22"/>
        </w:rPr>
      </w:pPr>
      <w:hyperlink w:anchor="_Toc474487026" w:history="1">
        <w:r w:rsidRPr="00570EE2">
          <w:rPr>
            <w:rStyle w:val="Hyperlink"/>
            <w:noProof/>
          </w:rPr>
          <w:t>5.</w:t>
        </w:r>
        <w:r>
          <w:rPr>
            <w:rFonts w:asciiTheme="minorHAnsi" w:eastAsiaTheme="minorEastAsia" w:hAnsiTheme="minorHAnsi" w:cstheme="minorBidi"/>
            <w:b w:val="0"/>
            <w:caps w:val="0"/>
            <w:noProof/>
            <w:sz w:val="22"/>
            <w:szCs w:val="22"/>
          </w:rPr>
          <w:tab/>
        </w:r>
        <w:r w:rsidRPr="00570EE2">
          <w:rPr>
            <w:rStyle w:val="Hyperlink"/>
            <w:noProof/>
          </w:rPr>
          <w:t>Overall business flow description</w:t>
        </w:r>
        <w:r>
          <w:rPr>
            <w:noProof/>
            <w:webHidden/>
          </w:rPr>
          <w:tab/>
        </w:r>
        <w:r>
          <w:rPr>
            <w:noProof/>
            <w:webHidden/>
          </w:rPr>
          <w:fldChar w:fldCharType="begin"/>
        </w:r>
        <w:r>
          <w:rPr>
            <w:noProof/>
            <w:webHidden/>
          </w:rPr>
          <w:instrText xml:space="preserve"> PAGEREF _Toc474487026 \h </w:instrText>
        </w:r>
        <w:r>
          <w:rPr>
            <w:noProof/>
            <w:webHidden/>
          </w:rPr>
        </w:r>
        <w:r>
          <w:rPr>
            <w:noProof/>
            <w:webHidden/>
          </w:rPr>
          <w:fldChar w:fldCharType="separate"/>
        </w:r>
        <w:r>
          <w:rPr>
            <w:noProof/>
            <w:webHidden/>
          </w:rPr>
          <w:t>6</w:t>
        </w:r>
        <w:r>
          <w:rPr>
            <w:noProof/>
            <w:webHidden/>
          </w:rPr>
          <w:fldChar w:fldCharType="end"/>
        </w:r>
      </w:hyperlink>
    </w:p>
    <w:p w14:paraId="30C344B4" w14:textId="19747568" w:rsidR="00555A94" w:rsidRDefault="00555A94">
      <w:pPr>
        <w:pStyle w:val="TOC2"/>
        <w:rPr>
          <w:rFonts w:asciiTheme="minorHAnsi" w:eastAsiaTheme="minorEastAsia" w:hAnsiTheme="minorHAnsi" w:cstheme="minorBidi"/>
          <w:bCs w:val="0"/>
          <w:smallCaps w:val="0"/>
          <w:noProof/>
          <w:sz w:val="22"/>
          <w:szCs w:val="22"/>
        </w:rPr>
      </w:pPr>
      <w:hyperlink w:anchor="_Toc474487027" w:history="1">
        <w:r w:rsidRPr="00570EE2">
          <w:rPr>
            <w:rStyle w:val="Hyperlink"/>
            <w:noProof/>
          </w:rPr>
          <w:t>5.1</w:t>
        </w:r>
        <w:r>
          <w:rPr>
            <w:rFonts w:asciiTheme="minorHAnsi" w:eastAsiaTheme="minorEastAsia" w:hAnsiTheme="minorHAnsi" w:cstheme="minorBidi"/>
            <w:bCs w:val="0"/>
            <w:smallCaps w:val="0"/>
            <w:noProof/>
            <w:sz w:val="22"/>
            <w:szCs w:val="22"/>
          </w:rPr>
          <w:tab/>
        </w:r>
        <w:r w:rsidRPr="00570EE2">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_Toc474487027 \h </w:instrText>
        </w:r>
        <w:r>
          <w:rPr>
            <w:noProof/>
            <w:webHidden/>
          </w:rPr>
        </w:r>
        <w:r>
          <w:rPr>
            <w:noProof/>
            <w:webHidden/>
          </w:rPr>
          <w:fldChar w:fldCharType="separate"/>
        </w:r>
        <w:r>
          <w:rPr>
            <w:noProof/>
            <w:webHidden/>
          </w:rPr>
          <w:t>6</w:t>
        </w:r>
        <w:r>
          <w:rPr>
            <w:noProof/>
            <w:webHidden/>
          </w:rPr>
          <w:fldChar w:fldCharType="end"/>
        </w:r>
      </w:hyperlink>
    </w:p>
    <w:p w14:paraId="4E2F698F" w14:textId="2915065D" w:rsidR="00555A94" w:rsidRDefault="00555A94">
      <w:pPr>
        <w:pStyle w:val="TOC3"/>
        <w:rPr>
          <w:rFonts w:asciiTheme="minorHAnsi" w:eastAsiaTheme="minorEastAsia" w:hAnsiTheme="minorHAnsi" w:cstheme="minorBidi"/>
          <w:bCs w:val="0"/>
          <w:i w:val="0"/>
          <w:iCs w:val="0"/>
          <w:noProof/>
          <w:sz w:val="22"/>
          <w:szCs w:val="22"/>
        </w:rPr>
      </w:pPr>
      <w:hyperlink w:anchor="_Toc474487028" w:history="1">
        <w:r w:rsidRPr="00570EE2">
          <w:rPr>
            <w:rStyle w:val="Hyperlink"/>
            <w:noProof/>
          </w:rPr>
          <w:t>5.1.1</w:t>
        </w:r>
        <w:r>
          <w:rPr>
            <w:rFonts w:asciiTheme="minorHAnsi" w:eastAsiaTheme="minorEastAsia" w:hAnsiTheme="minorHAnsi" w:cstheme="minorBidi"/>
            <w:bCs w:val="0"/>
            <w:i w:val="0"/>
            <w:iCs w:val="0"/>
            <w:noProof/>
            <w:sz w:val="22"/>
            <w:szCs w:val="22"/>
          </w:rPr>
          <w:tab/>
        </w:r>
        <w:r w:rsidRPr="00570EE2">
          <w:rPr>
            <w:rStyle w:val="Hyperlink"/>
            <w:noProof/>
          </w:rPr>
          <w:t>Email to testers</w:t>
        </w:r>
        <w:r>
          <w:rPr>
            <w:noProof/>
            <w:webHidden/>
          </w:rPr>
          <w:tab/>
        </w:r>
        <w:r>
          <w:rPr>
            <w:noProof/>
            <w:webHidden/>
          </w:rPr>
          <w:fldChar w:fldCharType="begin"/>
        </w:r>
        <w:r>
          <w:rPr>
            <w:noProof/>
            <w:webHidden/>
          </w:rPr>
          <w:instrText xml:space="preserve"> PAGEREF _Toc474487028 \h </w:instrText>
        </w:r>
        <w:r>
          <w:rPr>
            <w:noProof/>
            <w:webHidden/>
          </w:rPr>
        </w:r>
        <w:r>
          <w:rPr>
            <w:noProof/>
            <w:webHidden/>
          </w:rPr>
          <w:fldChar w:fldCharType="separate"/>
        </w:r>
        <w:r>
          <w:rPr>
            <w:noProof/>
            <w:webHidden/>
          </w:rPr>
          <w:t>8</w:t>
        </w:r>
        <w:r>
          <w:rPr>
            <w:noProof/>
            <w:webHidden/>
          </w:rPr>
          <w:fldChar w:fldCharType="end"/>
        </w:r>
      </w:hyperlink>
    </w:p>
    <w:p w14:paraId="0BF16752" w14:textId="2EFF6D67" w:rsidR="00555A94" w:rsidRDefault="00555A94">
      <w:pPr>
        <w:pStyle w:val="TOC2"/>
        <w:rPr>
          <w:rFonts w:asciiTheme="minorHAnsi" w:eastAsiaTheme="minorEastAsia" w:hAnsiTheme="minorHAnsi" w:cstheme="minorBidi"/>
          <w:bCs w:val="0"/>
          <w:smallCaps w:val="0"/>
          <w:noProof/>
          <w:sz w:val="22"/>
          <w:szCs w:val="22"/>
        </w:rPr>
      </w:pPr>
      <w:hyperlink w:anchor="_Toc474487029" w:history="1">
        <w:r w:rsidRPr="00570EE2">
          <w:rPr>
            <w:rStyle w:val="Hyperlink"/>
            <w:noProof/>
          </w:rPr>
          <w:t>5.2</w:t>
        </w:r>
        <w:r>
          <w:rPr>
            <w:rFonts w:asciiTheme="minorHAnsi" w:eastAsiaTheme="minorEastAsia" w:hAnsiTheme="minorHAnsi" w:cstheme="minorBidi"/>
            <w:bCs w:val="0"/>
            <w:smallCaps w:val="0"/>
            <w:noProof/>
            <w:sz w:val="22"/>
            <w:szCs w:val="22"/>
          </w:rPr>
          <w:tab/>
        </w:r>
        <w:r w:rsidRPr="00570EE2">
          <w:rPr>
            <w:rStyle w:val="Hyperlink"/>
            <w:noProof/>
          </w:rPr>
          <w:t>For a Tester</w:t>
        </w:r>
        <w:r>
          <w:rPr>
            <w:noProof/>
            <w:webHidden/>
          </w:rPr>
          <w:tab/>
        </w:r>
        <w:r>
          <w:rPr>
            <w:noProof/>
            <w:webHidden/>
          </w:rPr>
          <w:fldChar w:fldCharType="begin"/>
        </w:r>
        <w:r>
          <w:rPr>
            <w:noProof/>
            <w:webHidden/>
          </w:rPr>
          <w:instrText xml:space="preserve"> PAGEREF _Toc474487029 \h </w:instrText>
        </w:r>
        <w:r>
          <w:rPr>
            <w:noProof/>
            <w:webHidden/>
          </w:rPr>
        </w:r>
        <w:r>
          <w:rPr>
            <w:noProof/>
            <w:webHidden/>
          </w:rPr>
          <w:fldChar w:fldCharType="separate"/>
        </w:r>
        <w:r>
          <w:rPr>
            <w:noProof/>
            <w:webHidden/>
          </w:rPr>
          <w:t>9</w:t>
        </w:r>
        <w:r>
          <w:rPr>
            <w:noProof/>
            <w:webHidden/>
          </w:rPr>
          <w:fldChar w:fldCharType="end"/>
        </w:r>
      </w:hyperlink>
    </w:p>
    <w:p w14:paraId="47157C7F" w14:textId="2C13872A" w:rsidR="00555A94" w:rsidRDefault="00555A94">
      <w:pPr>
        <w:pStyle w:val="TOC1"/>
        <w:rPr>
          <w:rFonts w:asciiTheme="minorHAnsi" w:eastAsiaTheme="minorEastAsia" w:hAnsiTheme="minorHAnsi" w:cstheme="minorBidi"/>
          <w:b w:val="0"/>
          <w:caps w:val="0"/>
          <w:noProof/>
          <w:sz w:val="22"/>
          <w:szCs w:val="22"/>
        </w:rPr>
      </w:pPr>
      <w:hyperlink w:anchor="_Toc474487030" w:history="1">
        <w:r w:rsidRPr="00570EE2">
          <w:rPr>
            <w:rStyle w:val="Hyperlink"/>
            <w:noProof/>
          </w:rPr>
          <w:t>6.</w:t>
        </w:r>
        <w:r>
          <w:rPr>
            <w:rFonts w:asciiTheme="minorHAnsi" w:eastAsiaTheme="minorEastAsia" w:hAnsiTheme="minorHAnsi" w:cstheme="minorBidi"/>
            <w:b w:val="0"/>
            <w:caps w:val="0"/>
            <w:noProof/>
            <w:sz w:val="22"/>
            <w:szCs w:val="22"/>
          </w:rPr>
          <w:tab/>
        </w:r>
        <w:r w:rsidRPr="00570EE2">
          <w:rPr>
            <w:rStyle w:val="Hyperlink"/>
            <w:noProof/>
          </w:rPr>
          <w:t>Accessing review functionality</w:t>
        </w:r>
        <w:r>
          <w:rPr>
            <w:noProof/>
            <w:webHidden/>
          </w:rPr>
          <w:tab/>
        </w:r>
        <w:r>
          <w:rPr>
            <w:noProof/>
            <w:webHidden/>
          </w:rPr>
          <w:fldChar w:fldCharType="begin"/>
        </w:r>
        <w:r>
          <w:rPr>
            <w:noProof/>
            <w:webHidden/>
          </w:rPr>
          <w:instrText xml:space="preserve"> PAGEREF _Toc474487030 \h </w:instrText>
        </w:r>
        <w:r>
          <w:rPr>
            <w:noProof/>
            <w:webHidden/>
          </w:rPr>
        </w:r>
        <w:r>
          <w:rPr>
            <w:noProof/>
            <w:webHidden/>
          </w:rPr>
          <w:fldChar w:fldCharType="separate"/>
        </w:r>
        <w:r>
          <w:rPr>
            <w:noProof/>
            <w:webHidden/>
          </w:rPr>
          <w:t>10</w:t>
        </w:r>
        <w:r>
          <w:rPr>
            <w:noProof/>
            <w:webHidden/>
          </w:rPr>
          <w:fldChar w:fldCharType="end"/>
        </w:r>
      </w:hyperlink>
    </w:p>
    <w:p w14:paraId="1E55E776" w14:textId="0D4EF2E1" w:rsidR="00555A94" w:rsidRDefault="00555A94">
      <w:pPr>
        <w:pStyle w:val="TOC2"/>
        <w:rPr>
          <w:rFonts w:asciiTheme="minorHAnsi" w:eastAsiaTheme="minorEastAsia" w:hAnsiTheme="minorHAnsi" w:cstheme="minorBidi"/>
          <w:bCs w:val="0"/>
          <w:smallCaps w:val="0"/>
          <w:noProof/>
          <w:sz w:val="22"/>
          <w:szCs w:val="22"/>
        </w:rPr>
      </w:pPr>
      <w:hyperlink w:anchor="_Toc474487031" w:history="1">
        <w:r w:rsidRPr="00570EE2">
          <w:rPr>
            <w:rStyle w:val="Hyperlink"/>
            <w:noProof/>
          </w:rPr>
          <w:t>6.1</w:t>
        </w:r>
        <w:r>
          <w:rPr>
            <w:rFonts w:asciiTheme="minorHAnsi" w:eastAsiaTheme="minorEastAsia" w:hAnsiTheme="minorHAnsi" w:cstheme="minorBidi"/>
            <w:bCs w:val="0"/>
            <w:smallCaps w:val="0"/>
            <w:noProof/>
            <w:sz w:val="22"/>
            <w:szCs w:val="22"/>
          </w:rPr>
          <w:tab/>
        </w:r>
        <w:r w:rsidRPr="00570EE2">
          <w:rPr>
            <w:rStyle w:val="Hyperlink"/>
            <w:noProof/>
          </w:rPr>
          <w:t>Flow of events</w:t>
        </w:r>
        <w:r>
          <w:rPr>
            <w:noProof/>
            <w:webHidden/>
          </w:rPr>
          <w:tab/>
        </w:r>
        <w:r>
          <w:rPr>
            <w:noProof/>
            <w:webHidden/>
          </w:rPr>
          <w:fldChar w:fldCharType="begin"/>
        </w:r>
        <w:r>
          <w:rPr>
            <w:noProof/>
            <w:webHidden/>
          </w:rPr>
          <w:instrText xml:space="preserve"> PAGEREF _Toc474487031 \h </w:instrText>
        </w:r>
        <w:r>
          <w:rPr>
            <w:noProof/>
            <w:webHidden/>
          </w:rPr>
        </w:r>
        <w:r>
          <w:rPr>
            <w:noProof/>
            <w:webHidden/>
          </w:rPr>
          <w:fldChar w:fldCharType="separate"/>
        </w:r>
        <w:r>
          <w:rPr>
            <w:noProof/>
            <w:webHidden/>
          </w:rPr>
          <w:t>10</w:t>
        </w:r>
        <w:r>
          <w:rPr>
            <w:noProof/>
            <w:webHidden/>
          </w:rPr>
          <w:fldChar w:fldCharType="end"/>
        </w:r>
      </w:hyperlink>
    </w:p>
    <w:p w14:paraId="609D4CBE" w14:textId="17926C08" w:rsidR="00555A94" w:rsidRDefault="00555A94">
      <w:pPr>
        <w:pStyle w:val="TOC2"/>
        <w:rPr>
          <w:rFonts w:asciiTheme="minorHAnsi" w:eastAsiaTheme="minorEastAsia" w:hAnsiTheme="minorHAnsi" w:cstheme="minorBidi"/>
          <w:bCs w:val="0"/>
          <w:smallCaps w:val="0"/>
          <w:noProof/>
          <w:sz w:val="22"/>
          <w:szCs w:val="22"/>
        </w:rPr>
      </w:pPr>
      <w:hyperlink w:anchor="_Toc474487032" w:history="1">
        <w:r w:rsidRPr="00570EE2">
          <w:rPr>
            <w:rStyle w:val="Hyperlink"/>
            <w:noProof/>
          </w:rPr>
          <w:t>6.2</w:t>
        </w:r>
        <w:r>
          <w:rPr>
            <w:rFonts w:asciiTheme="minorHAnsi" w:eastAsiaTheme="minorEastAsia" w:hAnsiTheme="minorHAnsi" w:cstheme="minorBidi"/>
            <w:bCs w:val="0"/>
            <w:smallCaps w:val="0"/>
            <w:noProof/>
            <w:sz w:val="22"/>
            <w:szCs w:val="22"/>
          </w:rPr>
          <w:tab/>
        </w:r>
        <w:r w:rsidRPr="00570EE2">
          <w:rPr>
            <w:rStyle w:val="Hyperlink"/>
            <w:noProof/>
          </w:rPr>
          <w:t>Mockup</w:t>
        </w:r>
        <w:r>
          <w:rPr>
            <w:noProof/>
            <w:webHidden/>
          </w:rPr>
          <w:tab/>
        </w:r>
        <w:r>
          <w:rPr>
            <w:noProof/>
            <w:webHidden/>
          </w:rPr>
          <w:fldChar w:fldCharType="begin"/>
        </w:r>
        <w:r>
          <w:rPr>
            <w:noProof/>
            <w:webHidden/>
          </w:rPr>
          <w:instrText xml:space="preserve"> PAGEREF _Toc474487032 \h </w:instrText>
        </w:r>
        <w:r>
          <w:rPr>
            <w:noProof/>
            <w:webHidden/>
          </w:rPr>
        </w:r>
        <w:r>
          <w:rPr>
            <w:noProof/>
            <w:webHidden/>
          </w:rPr>
          <w:fldChar w:fldCharType="separate"/>
        </w:r>
        <w:r>
          <w:rPr>
            <w:noProof/>
            <w:webHidden/>
          </w:rPr>
          <w:t>11</w:t>
        </w:r>
        <w:r>
          <w:rPr>
            <w:noProof/>
            <w:webHidden/>
          </w:rPr>
          <w:fldChar w:fldCharType="end"/>
        </w:r>
      </w:hyperlink>
    </w:p>
    <w:p w14:paraId="0D95FBAE" w14:textId="3C018B23" w:rsidR="00555A94" w:rsidRDefault="00555A94">
      <w:pPr>
        <w:pStyle w:val="TOC2"/>
        <w:rPr>
          <w:rFonts w:asciiTheme="minorHAnsi" w:eastAsiaTheme="minorEastAsia" w:hAnsiTheme="minorHAnsi" w:cstheme="minorBidi"/>
          <w:bCs w:val="0"/>
          <w:smallCaps w:val="0"/>
          <w:noProof/>
          <w:sz w:val="22"/>
          <w:szCs w:val="22"/>
        </w:rPr>
      </w:pPr>
      <w:hyperlink w:anchor="_Toc474487033" w:history="1">
        <w:r w:rsidRPr="00570EE2">
          <w:rPr>
            <w:rStyle w:val="Hyperlink"/>
            <w:noProof/>
          </w:rPr>
          <w:t>6.3</w:t>
        </w:r>
        <w:r>
          <w:rPr>
            <w:rFonts w:asciiTheme="minorHAnsi" w:eastAsiaTheme="minorEastAsia" w:hAnsiTheme="minorHAnsi" w:cstheme="minorBidi"/>
            <w:bCs w:val="0"/>
            <w:smallCaps w:val="0"/>
            <w:noProof/>
            <w:sz w:val="22"/>
            <w:szCs w:val="22"/>
          </w:rPr>
          <w:tab/>
        </w:r>
        <w:r w:rsidRPr="00570EE2">
          <w:rPr>
            <w:rStyle w:val="Hyperlink"/>
            <w:noProof/>
          </w:rPr>
          <w:t>Data elements</w:t>
        </w:r>
        <w:r>
          <w:rPr>
            <w:noProof/>
            <w:webHidden/>
          </w:rPr>
          <w:tab/>
        </w:r>
        <w:r>
          <w:rPr>
            <w:noProof/>
            <w:webHidden/>
          </w:rPr>
          <w:fldChar w:fldCharType="begin"/>
        </w:r>
        <w:r>
          <w:rPr>
            <w:noProof/>
            <w:webHidden/>
          </w:rPr>
          <w:instrText xml:space="preserve"> PAGEREF _Toc474487033 \h </w:instrText>
        </w:r>
        <w:r>
          <w:rPr>
            <w:noProof/>
            <w:webHidden/>
          </w:rPr>
        </w:r>
        <w:r>
          <w:rPr>
            <w:noProof/>
            <w:webHidden/>
          </w:rPr>
          <w:fldChar w:fldCharType="separate"/>
        </w:r>
        <w:r>
          <w:rPr>
            <w:noProof/>
            <w:webHidden/>
          </w:rPr>
          <w:t>11</w:t>
        </w:r>
        <w:r>
          <w:rPr>
            <w:noProof/>
            <w:webHidden/>
          </w:rPr>
          <w:fldChar w:fldCharType="end"/>
        </w:r>
      </w:hyperlink>
    </w:p>
    <w:p w14:paraId="4DE4EFD7" w14:textId="7F649E08" w:rsidR="00555A94" w:rsidRDefault="00555A94">
      <w:pPr>
        <w:pStyle w:val="TOC1"/>
        <w:rPr>
          <w:rFonts w:asciiTheme="minorHAnsi" w:eastAsiaTheme="minorEastAsia" w:hAnsiTheme="minorHAnsi" w:cstheme="minorBidi"/>
          <w:b w:val="0"/>
          <w:caps w:val="0"/>
          <w:noProof/>
          <w:sz w:val="22"/>
          <w:szCs w:val="22"/>
        </w:rPr>
      </w:pPr>
      <w:hyperlink w:anchor="_Toc474487034" w:history="1">
        <w:r w:rsidRPr="00570EE2">
          <w:rPr>
            <w:rStyle w:val="Hyperlink"/>
            <w:noProof/>
          </w:rPr>
          <w:t>7.</w:t>
        </w:r>
        <w:r>
          <w:rPr>
            <w:rFonts w:asciiTheme="minorHAnsi" w:eastAsiaTheme="minorEastAsia" w:hAnsiTheme="minorHAnsi" w:cstheme="minorBidi"/>
            <w:b w:val="0"/>
            <w:caps w:val="0"/>
            <w:noProof/>
            <w:sz w:val="22"/>
            <w:szCs w:val="22"/>
          </w:rPr>
          <w:tab/>
        </w:r>
        <w:r w:rsidRPr="00570EE2">
          <w:rPr>
            <w:rStyle w:val="Hyperlink"/>
            <w:noProof/>
          </w:rPr>
          <w:t>Review and Manage Module functionality</w:t>
        </w:r>
        <w:r>
          <w:rPr>
            <w:noProof/>
            <w:webHidden/>
          </w:rPr>
          <w:tab/>
        </w:r>
        <w:r>
          <w:rPr>
            <w:noProof/>
            <w:webHidden/>
          </w:rPr>
          <w:fldChar w:fldCharType="begin"/>
        </w:r>
        <w:r>
          <w:rPr>
            <w:noProof/>
            <w:webHidden/>
          </w:rPr>
          <w:instrText xml:space="preserve"> PAGEREF _Toc474487034 \h </w:instrText>
        </w:r>
        <w:r>
          <w:rPr>
            <w:noProof/>
            <w:webHidden/>
          </w:rPr>
        </w:r>
        <w:r>
          <w:rPr>
            <w:noProof/>
            <w:webHidden/>
          </w:rPr>
          <w:fldChar w:fldCharType="separate"/>
        </w:r>
        <w:r>
          <w:rPr>
            <w:noProof/>
            <w:webHidden/>
          </w:rPr>
          <w:t>12</w:t>
        </w:r>
        <w:r>
          <w:rPr>
            <w:noProof/>
            <w:webHidden/>
          </w:rPr>
          <w:fldChar w:fldCharType="end"/>
        </w:r>
      </w:hyperlink>
    </w:p>
    <w:p w14:paraId="62D1FCB2" w14:textId="673D8DC1" w:rsidR="00555A94" w:rsidRDefault="00555A94">
      <w:pPr>
        <w:pStyle w:val="TOC2"/>
        <w:rPr>
          <w:rFonts w:asciiTheme="minorHAnsi" w:eastAsiaTheme="minorEastAsia" w:hAnsiTheme="minorHAnsi" w:cstheme="minorBidi"/>
          <w:bCs w:val="0"/>
          <w:smallCaps w:val="0"/>
          <w:noProof/>
          <w:sz w:val="22"/>
          <w:szCs w:val="22"/>
        </w:rPr>
      </w:pPr>
      <w:hyperlink w:anchor="_Toc474487035" w:history="1">
        <w:r w:rsidRPr="00570EE2">
          <w:rPr>
            <w:rStyle w:val="Hyperlink"/>
            <w:noProof/>
          </w:rPr>
          <w:t>7.1</w:t>
        </w:r>
        <w:r>
          <w:rPr>
            <w:rFonts w:asciiTheme="minorHAnsi" w:eastAsiaTheme="minorEastAsia" w:hAnsiTheme="minorHAnsi" w:cstheme="minorBidi"/>
            <w:bCs w:val="0"/>
            <w:smallCaps w:val="0"/>
            <w:noProof/>
            <w:sz w:val="22"/>
            <w:szCs w:val="22"/>
          </w:rPr>
          <w:tab/>
        </w:r>
        <w:r w:rsidRPr="00570EE2">
          <w:rPr>
            <w:rStyle w:val="Hyperlink"/>
            <w:noProof/>
          </w:rPr>
          <w:t>“Review and Manage Module” flow of events</w:t>
        </w:r>
        <w:r>
          <w:rPr>
            <w:noProof/>
            <w:webHidden/>
          </w:rPr>
          <w:tab/>
        </w:r>
        <w:r>
          <w:rPr>
            <w:noProof/>
            <w:webHidden/>
          </w:rPr>
          <w:fldChar w:fldCharType="begin"/>
        </w:r>
        <w:r>
          <w:rPr>
            <w:noProof/>
            <w:webHidden/>
          </w:rPr>
          <w:instrText xml:space="preserve"> PAGEREF _Toc474487035 \h </w:instrText>
        </w:r>
        <w:r>
          <w:rPr>
            <w:noProof/>
            <w:webHidden/>
          </w:rPr>
        </w:r>
        <w:r>
          <w:rPr>
            <w:noProof/>
            <w:webHidden/>
          </w:rPr>
          <w:fldChar w:fldCharType="separate"/>
        </w:r>
        <w:r>
          <w:rPr>
            <w:noProof/>
            <w:webHidden/>
          </w:rPr>
          <w:t>12</w:t>
        </w:r>
        <w:r>
          <w:rPr>
            <w:noProof/>
            <w:webHidden/>
          </w:rPr>
          <w:fldChar w:fldCharType="end"/>
        </w:r>
      </w:hyperlink>
    </w:p>
    <w:p w14:paraId="2CD82097" w14:textId="0454B515" w:rsidR="00555A94" w:rsidRDefault="00555A94">
      <w:pPr>
        <w:pStyle w:val="TOC2"/>
        <w:rPr>
          <w:rFonts w:asciiTheme="minorHAnsi" w:eastAsiaTheme="minorEastAsia" w:hAnsiTheme="minorHAnsi" w:cstheme="minorBidi"/>
          <w:bCs w:val="0"/>
          <w:smallCaps w:val="0"/>
          <w:noProof/>
          <w:sz w:val="22"/>
          <w:szCs w:val="22"/>
        </w:rPr>
      </w:pPr>
      <w:hyperlink w:anchor="_Toc474487036" w:history="1">
        <w:r w:rsidRPr="00570EE2">
          <w:rPr>
            <w:rStyle w:val="Hyperlink"/>
            <w:noProof/>
          </w:rPr>
          <w:t>7.2</w:t>
        </w:r>
        <w:r>
          <w:rPr>
            <w:rFonts w:asciiTheme="minorHAnsi" w:eastAsiaTheme="minorEastAsia" w:hAnsiTheme="minorHAnsi" w:cstheme="minorBidi"/>
            <w:bCs w:val="0"/>
            <w:smallCaps w:val="0"/>
            <w:noProof/>
            <w:sz w:val="22"/>
            <w:szCs w:val="22"/>
          </w:rPr>
          <w:tab/>
        </w:r>
        <w:r w:rsidRPr="00570EE2">
          <w:rPr>
            <w:rStyle w:val="Hyperlink"/>
            <w:noProof/>
          </w:rPr>
          <w:t>Review and Manage Module screens mockups</w:t>
        </w:r>
        <w:r>
          <w:rPr>
            <w:noProof/>
            <w:webHidden/>
          </w:rPr>
          <w:tab/>
        </w:r>
        <w:r>
          <w:rPr>
            <w:noProof/>
            <w:webHidden/>
          </w:rPr>
          <w:fldChar w:fldCharType="begin"/>
        </w:r>
        <w:r>
          <w:rPr>
            <w:noProof/>
            <w:webHidden/>
          </w:rPr>
          <w:instrText xml:space="preserve"> PAGEREF _Toc474487036 \h </w:instrText>
        </w:r>
        <w:r>
          <w:rPr>
            <w:noProof/>
            <w:webHidden/>
          </w:rPr>
        </w:r>
        <w:r>
          <w:rPr>
            <w:noProof/>
            <w:webHidden/>
          </w:rPr>
          <w:fldChar w:fldCharType="separate"/>
        </w:r>
        <w:r>
          <w:rPr>
            <w:noProof/>
            <w:webHidden/>
          </w:rPr>
          <w:t>12</w:t>
        </w:r>
        <w:r>
          <w:rPr>
            <w:noProof/>
            <w:webHidden/>
          </w:rPr>
          <w:fldChar w:fldCharType="end"/>
        </w:r>
      </w:hyperlink>
    </w:p>
    <w:p w14:paraId="7A671838" w14:textId="59826A68" w:rsidR="00555A94" w:rsidRDefault="00555A94">
      <w:pPr>
        <w:pStyle w:val="TOC3"/>
        <w:rPr>
          <w:rFonts w:asciiTheme="minorHAnsi" w:eastAsiaTheme="minorEastAsia" w:hAnsiTheme="minorHAnsi" w:cstheme="minorBidi"/>
          <w:bCs w:val="0"/>
          <w:i w:val="0"/>
          <w:iCs w:val="0"/>
          <w:noProof/>
          <w:sz w:val="22"/>
          <w:szCs w:val="22"/>
        </w:rPr>
      </w:pPr>
      <w:hyperlink w:anchor="_Toc474487037" w:history="1">
        <w:r w:rsidRPr="00570EE2">
          <w:rPr>
            <w:rStyle w:val="Hyperlink"/>
            <w:noProof/>
          </w:rPr>
          <w:t>7.2.1</w:t>
        </w:r>
        <w:r>
          <w:rPr>
            <w:rFonts w:asciiTheme="minorHAnsi" w:eastAsiaTheme="minorEastAsia" w:hAnsiTheme="minorHAnsi" w:cstheme="minorBidi"/>
            <w:bCs w:val="0"/>
            <w:i w:val="0"/>
            <w:iCs w:val="0"/>
            <w:noProof/>
            <w:sz w:val="22"/>
            <w:szCs w:val="22"/>
          </w:rPr>
          <w:tab/>
        </w:r>
        <w:r w:rsidRPr="00570EE2">
          <w:rPr>
            <w:rStyle w:val="Hyperlink"/>
            <w:noProof/>
          </w:rPr>
          <w:t>General mockup for all modules, except Revision</w:t>
        </w:r>
        <w:r>
          <w:rPr>
            <w:noProof/>
            <w:webHidden/>
          </w:rPr>
          <w:tab/>
        </w:r>
        <w:r>
          <w:rPr>
            <w:noProof/>
            <w:webHidden/>
          </w:rPr>
          <w:fldChar w:fldCharType="begin"/>
        </w:r>
        <w:r>
          <w:rPr>
            <w:noProof/>
            <w:webHidden/>
          </w:rPr>
          <w:instrText xml:space="preserve"> PAGEREF _Toc474487037 \h </w:instrText>
        </w:r>
        <w:r>
          <w:rPr>
            <w:noProof/>
            <w:webHidden/>
          </w:rPr>
        </w:r>
        <w:r>
          <w:rPr>
            <w:noProof/>
            <w:webHidden/>
          </w:rPr>
          <w:fldChar w:fldCharType="separate"/>
        </w:r>
        <w:r>
          <w:rPr>
            <w:noProof/>
            <w:webHidden/>
          </w:rPr>
          <w:t>12</w:t>
        </w:r>
        <w:r>
          <w:rPr>
            <w:noProof/>
            <w:webHidden/>
          </w:rPr>
          <w:fldChar w:fldCharType="end"/>
        </w:r>
      </w:hyperlink>
    </w:p>
    <w:p w14:paraId="6019149A" w14:textId="295CB363" w:rsidR="00555A94" w:rsidRDefault="00555A94">
      <w:pPr>
        <w:pStyle w:val="TOC3"/>
        <w:rPr>
          <w:rFonts w:asciiTheme="minorHAnsi" w:eastAsiaTheme="minorEastAsia" w:hAnsiTheme="minorHAnsi" w:cstheme="minorBidi"/>
          <w:bCs w:val="0"/>
          <w:i w:val="0"/>
          <w:iCs w:val="0"/>
          <w:noProof/>
          <w:sz w:val="22"/>
          <w:szCs w:val="22"/>
        </w:rPr>
      </w:pPr>
      <w:hyperlink w:anchor="_Toc474487038" w:history="1">
        <w:r w:rsidRPr="00570EE2">
          <w:rPr>
            <w:rStyle w:val="Hyperlink"/>
            <w:noProof/>
          </w:rPr>
          <w:t>7.2.2</w:t>
        </w:r>
        <w:r>
          <w:rPr>
            <w:rFonts w:asciiTheme="minorHAnsi" w:eastAsiaTheme="minorEastAsia" w:hAnsiTheme="minorHAnsi" w:cstheme="minorBidi"/>
            <w:bCs w:val="0"/>
            <w:i w:val="0"/>
            <w:iCs w:val="0"/>
            <w:noProof/>
            <w:sz w:val="22"/>
            <w:szCs w:val="22"/>
          </w:rPr>
          <w:tab/>
        </w:r>
        <w:r w:rsidRPr="00570EE2">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_Toc474487038 \h </w:instrText>
        </w:r>
        <w:r>
          <w:rPr>
            <w:noProof/>
            <w:webHidden/>
          </w:rPr>
        </w:r>
        <w:r>
          <w:rPr>
            <w:noProof/>
            <w:webHidden/>
          </w:rPr>
          <w:fldChar w:fldCharType="separate"/>
        </w:r>
        <w:r>
          <w:rPr>
            <w:noProof/>
            <w:webHidden/>
          </w:rPr>
          <w:t>13</w:t>
        </w:r>
        <w:r>
          <w:rPr>
            <w:noProof/>
            <w:webHidden/>
          </w:rPr>
          <w:fldChar w:fldCharType="end"/>
        </w:r>
      </w:hyperlink>
    </w:p>
    <w:p w14:paraId="3D384651" w14:textId="57B353CA" w:rsidR="00555A94" w:rsidRDefault="00555A94">
      <w:pPr>
        <w:pStyle w:val="TOC3"/>
        <w:rPr>
          <w:rFonts w:asciiTheme="minorHAnsi" w:eastAsiaTheme="minorEastAsia" w:hAnsiTheme="minorHAnsi" w:cstheme="minorBidi"/>
          <w:bCs w:val="0"/>
          <w:i w:val="0"/>
          <w:iCs w:val="0"/>
          <w:noProof/>
          <w:sz w:val="22"/>
          <w:szCs w:val="22"/>
        </w:rPr>
      </w:pPr>
      <w:hyperlink w:anchor="_Toc474487039" w:history="1">
        <w:r w:rsidRPr="00570EE2">
          <w:rPr>
            <w:rStyle w:val="Hyperlink"/>
            <w:noProof/>
          </w:rPr>
          <w:t>7.2.3</w:t>
        </w:r>
        <w:r>
          <w:rPr>
            <w:rFonts w:asciiTheme="minorHAnsi" w:eastAsiaTheme="minorEastAsia" w:hAnsiTheme="minorHAnsi" w:cstheme="minorBidi"/>
            <w:bCs w:val="0"/>
            <w:i w:val="0"/>
            <w:iCs w:val="0"/>
            <w:noProof/>
            <w:sz w:val="22"/>
            <w:szCs w:val="22"/>
          </w:rPr>
          <w:tab/>
        </w:r>
        <w:r w:rsidRPr="00570EE2">
          <w:rPr>
            <w:rStyle w:val="Hyperlink"/>
            <w:noProof/>
          </w:rPr>
          <w:t>Revision module mockup</w:t>
        </w:r>
        <w:r>
          <w:rPr>
            <w:noProof/>
            <w:webHidden/>
          </w:rPr>
          <w:tab/>
        </w:r>
        <w:r>
          <w:rPr>
            <w:noProof/>
            <w:webHidden/>
          </w:rPr>
          <w:fldChar w:fldCharType="begin"/>
        </w:r>
        <w:r>
          <w:rPr>
            <w:noProof/>
            <w:webHidden/>
          </w:rPr>
          <w:instrText xml:space="preserve"> PAGEREF _Toc474487039 \h </w:instrText>
        </w:r>
        <w:r>
          <w:rPr>
            <w:noProof/>
            <w:webHidden/>
          </w:rPr>
        </w:r>
        <w:r>
          <w:rPr>
            <w:noProof/>
            <w:webHidden/>
          </w:rPr>
          <w:fldChar w:fldCharType="separate"/>
        </w:r>
        <w:r>
          <w:rPr>
            <w:noProof/>
            <w:webHidden/>
          </w:rPr>
          <w:t>13</w:t>
        </w:r>
        <w:r>
          <w:rPr>
            <w:noProof/>
            <w:webHidden/>
          </w:rPr>
          <w:fldChar w:fldCharType="end"/>
        </w:r>
      </w:hyperlink>
    </w:p>
    <w:p w14:paraId="32EE5A42" w14:textId="34E05E60" w:rsidR="00555A94" w:rsidRDefault="00555A94">
      <w:pPr>
        <w:pStyle w:val="TOC2"/>
        <w:rPr>
          <w:rFonts w:asciiTheme="minorHAnsi" w:eastAsiaTheme="minorEastAsia" w:hAnsiTheme="minorHAnsi" w:cstheme="minorBidi"/>
          <w:bCs w:val="0"/>
          <w:smallCaps w:val="0"/>
          <w:noProof/>
          <w:sz w:val="22"/>
          <w:szCs w:val="22"/>
        </w:rPr>
      </w:pPr>
      <w:hyperlink w:anchor="_Toc474487040" w:history="1">
        <w:r w:rsidRPr="00570EE2">
          <w:rPr>
            <w:rStyle w:val="Hyperlink"/>
            <w:noProof/>
          </w:rPr>
          <w:t>7.1</w:t>
        </w:r>
        <w:r>
          <w:rPr>
            <w:rFonts w:asciiTheme="minorHAnsi" w:eastAsiaTheme="minorEastAsia" w:hAnsiTheme="minorHAnsi" w:cstheme="minorBidi"/>
            <w:bCs w:val="0"/>
            <w:smallCaps w:val="0"/>
            <w:noProof/>
            <w:sz w:val="22"/>
            <w:szCs w:val="22"/>
          </w:rPr>
          <w:tab/>
        </w:r>
        <w:r w:rsidRPr="00570EE2">
          <w:rPr>
            <w:rStyle w:val="Hyperlink"/>
            <w:noProof/>
          </w:rPr>
          <w:t>Review and Test Module Screen Data elements</w:t>
        </w:r>
        <w:r>
          <w:rPr>
            <w:noProof/>
            <w:webHidden/>
          </w:rPr>
          <w:tab/>
        </w:r>
        <w:r>
          <w:rPr>
            <w:noProof/>
            <w:webHidden/>
          </w:rPr>
          <w:fldChar w:fldCharType="begin"/>
        </w:r>
        <w:r>
          <w:rPr>
            <w:noProof/>
            <w:webHidden/>
          </w:rPr>
          <w:instrText xml:space="preserve"> PAGEREF _Toc474487040 \h </w:instrText>
        </w:r>
        <w:r>
          <w:rPr>
            <w:noProof/>
            <w:webHidden/>
          </w:rPr>
        </w:r>
        <w:r>
          <w:rPr>
            <w:noProof/>
            <w:webHidden/>
          </w:rPr>
          <w:fldChar w:fldCharType="separate"/>
        </w:r>
        <w:r>
          <w:rPr>
            <w:noProof/>
            <w:webHidden/>
          </w:rPr>
          <w:t>13</w:t>
        </w:r>
        <w:r>
          <w:rPr>
            <w:noProof/>
            <w:webHidden/>
          </w:rPr>
          <w:fldChar w:fldCharType="end"/>
        </w:r>
      </w:hyperlink>
    </w:p>
    <w:p w14:paraId="7D095EBB" w14:textId="1151BFF0" w:rsidR="00555A94" w:rsidRDefault="00555A94">
      <w:pPr>
        <w:pStyle w:val="TOC1"/>
        <w:rPr>
          <w:rFonts w:asciiTheme="minorHAnsi" w:eastAsiaTheme="minorEastAsia" w:hAnsiTheme="minorHAnsi" w:cstheme="minorBidi"/>
          <w:b w:val="0"/>
          <w:caps w:val="0"/>
          <w:noProof/>
          <w:sz w:val="22"/>
          <w:szCs w:val="22"/>
        </w:rPr>
      </w:pPr>
      <w:hyperlink w:anchor="_Toc474487041" w:history="1">
        <w:r w:rsidRPr="00570EE2">
          <w:rPr>
            <w:rStyle w:val="Hyperlink"/>
            <w:noProof/>
          </w:rPr>
          <w:t>8.</w:t>
        </w:r>
        <w:r>
          <w:rPr>
            <w:rFonts w:asciiTheme="minorHAnsi" w:eastAsiaTheme="minorEastAsia" w:hAnsiTheme="minorHAnsi" w:cstheme="minorBidi"/>
            <w:b w:val="0"/>
            <w:caps w:val="0"/>
            <w:noProof/>
            <w:sz w:val="22"/>
            <w:szCs w:val="22"/>
          </w:rPr>
          <w:tab/>
        </w:r>
        <w:r w:rsidRPr="00570EE2">
          <w:rPr>
            <w:rStyle w:val="Hyperlink"/>
            <w:noProof/>
          </w:rPr>
          <w:t>Test Greensheet functionality</w:t>
        </w:r>
        <w:r>
          <w:rPr>
            <w:noProof/>
            <w:webHidden/>
          </w:rPr>
          <w:tab/>
        </w:r>
        <w:r>
          <w:rPr>
            <w:noProof/>
            <w:webHidden/>
          </w:rPr>
          <w:fldChar w:fldCharType="begin"/>
        </w:r>
        <w:r>
          <w:rPr>
            <w:noProof/>
            <w:webHidden/>
          </w:rPr>
          <w:instrText xml:space="preserve"> PAGEREF _Toc474487041 \h </w:instrText>
        </w:r>
        <w:r>
          <w:rPr>
            <w:noProof/>
            <w:webHidden/>
          </w:rPr>
        </w:r>
        <w:r>
          <w:rPr>
            <w:noProof/>
            <w:webHidden/>
          </w:rPr>
          <w:fldChar w:fldCharType="separate"/>
        </w:r>
        <w:r>
          <w:rPr>
            <w:noProof/>
            <w:webHidden/>
          </w:rPr>
          <w:t>16</w:t>
        </w:r>
        <w:r>
          <w:rPr>
            <w:noProof/>
            <w:webHidden/>
          </w:rPr>
          <w:fldChar w:fldCharType="end"/>
        </w:r>
      </w:hyperlink>
    </w:p>
    <w:p w14:paraId="6B841415" w14:textId="7DD0015F" w:rsidR="00555A94" w:rsidRDefault="00555A94">
      <w:pPr>
        <w:pStyle w:val="TOC2"/>
        <w:rPr>
          <w:rFonts w:asciiTheme="minorHAnsi" w:eastAsiaTheme="minorEastAsia" w:hAnsiTheme="minorHAnsi" w:cstheme="minorBidi"/>
          <w:bCs w:val="0"/>
          <w:smallCaps w:val="0"/>
          <w:noProof/>
          <w:sz w:val="22"/>
          <w:szCs w:val="22"/>
        </w:rPr>
      </w:pPr>
      <w:hyperlink w:anchor="_Toc474487042" w:history="1">
        <w:r w:rsidRPr="00570EE2">
          <w:rPr>
            <w:rStyle w:val="Hyperlink"/>
            <w:noProof/>
          </w:rPr>
          <w:t>8.1</w:t>
        </w:r>
        <w:r>
          <w:rPr>
            <w:rFonts w:asciiTheme="minorHAnsi" w:eastAsiaTheme="minorEastAsia" w:hAnsiTheme="minorHAnsi" w:cstheme="minorBidi"/>
            <w:bCs w:val="0"/>
            <w:smallCaps w:val="0"/>
            <w:noProof/>
            <w:sz w:val="22"/>
            <w:szCs w:val="22"/>
          </w:rPr>
          <w:tab/>
        </w:r>
        <w:r w:rsidRPr="00570EE2">
          <w:rPr>
            <w:rStyle w:val="Hyperlink"/>
            <w:noProof/>
          </w:rPr>
          <w:t>“Test” flow of events</w:t>
        </w:r>
        <w:r>
          <w:rPr>
            <w:noProof/>
            <w:webHidden/>
          </w:rPr>
          <w:tab/>
        </w:r>
        <w:r>
          <w:rPr>
            <w:noProof/>
            <w:webHidden/>
          </w:rPr>
          <w:fldChar w:fldCharType="begin"/>
        </w:r>
        <w:r>
          <w:rPr>
            <w:noProof/>
            <w:webHidden/>
          </w:rPr>
          <w:instrText xml:space="preserve"> PAGEREF _Toc474487042 \h </w:instrText>
        </w:r>
        <w:r>
          <w:rPr>
            <w:noProof/>
            <w:webHidden/>
          </w:rPr>
        </w:r>
        <w:r>
          <w:rPr>
            <w:noProof/>
            <w:webHidden/>
          </w:rPr>
          <w:fldChar w:fldCharType="separate"/>
        </w:r>
        <w:r>
          <w:rPr>
            <w:noProof/>
            <w:webHidden/>
          </w:rPr>
          <w:t>16</w:t>
        </w:r>
        <w:r>
          <w:rPr>
            <w:noProof/>
            <w:webHidden/>
          </w:rPr>
          <w:fldChar w:fldCharType="end"/>
        </w:r>
      </w:hyperlink>
    </w:p>
    <w:p w14:paraId="4503560D" w14:textId="7FB0F364" w:rsidR="00555A94" w:rsidRDefault="00555A94">
      <w:pPr>
        <w:pStyle w:val="TOC2"/>
        <w:rPr>
          <w:rFonts w:asciiTheme="minorHAnsi" w:eastAsiaTheme="minorEastAsia" w:hAnsiTheme="minorHAnsi" w:cstheme="minorBidi"/>
          <w:bCs w:val="0"/>
          <w:smallCaps w:val="0"/>
          <w:noProof/>
          <w:sz w:val="22"/>
          <w:szCs w:val="22"/>
        </w:rPr>
      </w:pPr>
      <w:hyperlink w:anchor="_Toc474487043" w:history="1">
        <w:r w:rsidRPr="00570EE2">
          <w:rPr>
            <w:rStyle w:val="Hyperlink"/>
            <w:noProof/>
          </w:rPr>
          <w:t>8.2</w:t>
        </w:r>
        <w:r>
          <w:rPr>
            <w:rFonts w:asciiTheme="minorHAnsi" w:eastAsiaTheme="minorEastAsia" w:hAnsiTheme="minorHAnsi" w:cstheme="minorBidi"/>
            <w:bCs w:val="0"/>
            <w:smallCaps w:val="0"/>
            <w:noProof/>
            <w:sz w:val="22"/>
            <w:szCs w:val="22"/>
          </w:rPr>
          <w:tab/>
        </w:r>
        <w:r w:rsidRPr="00570EE2">
          <w:rPr>
            <w:rStyle w:val="Hyperlink"/>
            <w:noProof/>
          </w:rPr>
          <w:t>Review and Test Greensheet Screen mockup</w:t>
        </w:r>
        <w:r>
          <w:rPr>
            <w:noProof/>
            <w:webHidden/>
          </w:rPr>
          <w:tab/>
        </w:r>
        <w:r>
          <w:rPr>
            <w:noProof/>
            <w:webHidden/>
          </w:rPr>
          <w:fldChar w:fldCharType="begin"/>
        </w:r>
        <w:r>
          <w:rPr>
            <w:noProof/>
            <w:webHidden/>
          </w:rPr>
          <w:instrText xml:space="preserve"> PAGEREF _Toc474487043 \h </w:instrText>
        </w:r>
        <w:r>
          <w:rPr>
            <w:noProof/>
            <w:webHidden/>
          </w:rPr>
        </w:r>
        <w:r>
          <w:rPr>
            <w:noProof/>
            <w:webHidden/>
          </w:rPr>
          <w:fldChar w:fldCharType="separate"/>
        </w:r>
        <w:r>
          <w:rPr>
            <w:noProof/>
            <w:webHidden/>
          </w:rPr>
          <w:t>17</w:t>
        </w:r>
        <w:r>
          <w:rPr>
            <w:noProof/>
            <w:webHidden/>
          </w:rPr>
          <w:fldChar w:fldCharType="end"/>
        </w:r>
      </w:hyperlink>
    </w:p>
    <w:p w14:paraId="2C090445" w14:textId="3FE3915C" w:rsidR="00555A94" w:rsidRDefault="00555A94">
      <w:pPr>
        <w:pStyle w:val="TOC2"/>
        <w:rPr>
          <w:rFonts w:asciiTheme="minorHAnsi" w:eastAsiaTheme="minorEastAsia" w:hAnsiTheme="minorHAnsi" w:cstheme="minorBidi"/>
          <w:bCs w:val="0"/>
          <w:smallCaps w:val="0"/>
          <w:noProof/>
          <w:sz w:val="22"/>
          <w:szCs w:val="22"/>
        </w:rPr>
      </w:pPr>
      <w:hyperlink w:anchor="_Toc474487044" w:history="1">
        <w:r w:rsidRPr="00570EE2">
          <w:rPr>
            <w:rStyle w:val="Hyperlink"/>
            <w:noProof/>
          </w:rPr>
          <w:t>8.3</w:t>
        </w:r>
        <w:r>
          <w:rPr>
            <w:rFonts w:asciiTheme="minorHAnsi" w:eastAsiaTheme="minorEastAsia" w:hAnsiTheme="minorHAnsi" w:cstheme="minorBidi"/>
            <w:bCs w:val="0"/>
            <w:smallCaps w:val="0"/>
            <w:noProof/>
            <w:sz w:val="22"/>
            <w:szCs w:val="22"/>
          </w:rPr>
          <w:tab/>
        </w:r>
        <w:r w:rsidRPr="00570EE2">
          <w:rPr>
            <w:rStyle w:val="Hyperlink"/>
            <w:noProof/>
          </w:rPr>
          <w:t>Sub-questions</w:t>
        </w:r>
        <w:r>
          <w:rPr>
            <w:noProof/>
            <w:webHidden/>
          </w:rPr>
          <w:tab/>
        </w:r>
        <w:r>
          <w:rPr>
            <w:noProof/>
            <w:webHidden/>
          </w:rPr>
          <w:fldChar w:fldCharType="begin"/>
        </w:r>
        <w:r>
          <w:rPr>
            <w:noProof/>
            <w:webHidden/>
          </w:rPr>
          <w:instrText xml:space="preserve"> PAGEREF _Toc474487044 \h </w:instrText>
        </w:r>
        <w:r>
          <w:rPr>
            <w:noProof/>
            <w:webHidden/>
          </w:rPr>
        </w:r>
        <w:r>
          <w:rPr>
            <w:noProof/>
            <w:webHidden/>
          </w:rPr>
          <w:fldChar w:fldCharType="separate"/>
        </w:r>
        <w:r>
          <w:rPr>
            <w:noProof/>
            <w:webHidden/>
          </w:rPr>
          <w:t>17</w:t>
        </w:r>
        <w:r>
          <w:rPr>
            <w:noProof/>
            <w:webHidden/>
          </w:rPr>
          <w:fldChar w:fldCharType="end"/>
        </w:r>
      </w:hyperlink>
    </w:p>
    <w:p w14:paraId="70F592D8" w14:textId="75788995" w:rsidR="00555A94" w:rsidRDefault="00555A94">
      <w:pPr>
        <w:pStyle w:val="TOC2"/>
        <w:rPr>
          <w:rFonts w:asciiTheme="minorHAnsi" w:eastAsiaTheme="minorEastAsia" w:hAnsiTheme="minorHAnsi" w:cstheme="minorBidi"/>
          <w:bCs w:val="0"/>
          <w:smallCaps w:val="0"/>
          <w:noProof/>
          <w:sz w:val="22"/>
          <w:szCs w:val="22"/>
        </w:rPr>
      </w:pPr>
      <w:hyperlink w:anchor="_Toc474487045" w:history="1">
        <w:r w:rsidRPr="00570EE2">
          <w:rPr>
            <w:rStyle w:val="Hyperlink"/>
            <w:noProof/>
          </w:rPr>
          <w:t>8.4</w:t>
        </w:r>
        <w:r>
          <w:rPr>
            <w:rFonts w:asciiTheme="minorHAnsi" w:eastAsiaTheme="minorEastAsia" w:hAnsiTheme="minorHAnsi" w:cstheme="minorBidi"/>
            <w:bCs w:val="0"/>
            <w:smallCaps w:val="0"/>
            <w:noProof/>
            <w:sz w:val="22"/>
            <w:szCs w:val="22"/>
          </w:rPr>
          <w:tab/>
        </w:r>
        <w:r w:rsidRPr="00570EE2">
          <w:rPr>
            <w:rStyle w:val="Hyperlink"/>
            <w:noProof/>
          </w:rPr>
          <w:t>Review and Test Greensheet Screen Data elements</w:t>
        </w:r>
        <w:r>
          <w:rPr>
            <w:noProof/>
            <w:webHidden/>
          </w:rPr>
          <w:tab/>
        </w:r>
        <w:r>
          <w:rPr>
            <w:noProof/>
            <w:webHidden/>
          </w:rPr>
          <w:fldChar w:fldCharType="begin"/>
        </w:r>
        <w:r>
          <w:rPr>
            <w:noProof/>
            <w:webHidden/>
          </w:rPr>
          <w:instrText xml:space="preserve"> PAGEREF _Toc474487045 \h </w:instrText>
        </w:r>
        <w:r>
          <w:rPr>
            <w:noProof/>
            <w:webHidden/>
          </w:rPr>
        </w:r>
        <w:r>
          <w:rPr>
            <w:noProof/>
            <w:webHidden/>
          </w:rPr>
          <w:fldChar w:fldCharType="separate"/>
        </w:r>
        <w:r>
          <w:rPr>
            <w:noProof/>
            <w:webHidden/>
          </w:rPr>
          <w:t>17</w:t>
        </w:r>
        <w:r>
          <w:rPr>
            <w:noProof/>
            <w:webHidden/>
          </w:rPr>
          <w:fldChar w:fldCharType="end"/>
        </w:r>
      </w:hyperlink>
    </w:p>
    <w:p w14:paraId="180F6920" w14:textId="3A687685" w:rsidR="00555A94" w:rsidRDefault="00555A94">
      <w:pPr>
        <w:pStyle w:val="TOC1"/>
        <w:rPr>
          <w:rFonts w:asciiTheme="minorHAnsi" w:eastAsiaTheme="minorEastAsia" w:hAnsiTheme="minorHAnsi" w:cstheme="minorBidi"/>
          <w:b w:val="0"/>
          <w:caps w:val="0"/>
          <w:noProof/>
          <w:sz w:val="22"/>
          <w:szCs w:val="22"/>
        </w:rPr>
      </w:pPr>
      <w:hyperlink w:anchor="_Toc474487046" w:history="1">
        <w:r w:rsidRPr="00570EE2">
          <w:rPr>
            <w:rStyle w:val="Hyperlink"/>
            <w:noProof/>
          </w:rPr>
          <w:t>9.</w:t>
        </w:r>
        <w:r>
          <w:rPr>
            <w:rFonts w:asciiTheme="minorHAnsi" w:eastAsiaTheme="minorEastAsia" w:hAnsiTheme="minorHAnsi" w:cstheme="minorBidi"/>
            <w:b w:val="0"/>
            <w:caps w:val="0"/>
            <w:noProof/>
            <w:sz w:val="22"/>
            <w:szCs w:val="22"/>
          </w:rPr>
          <w:tab/>
        </w:r>
        <w:r w:rsidRPr="00570EE2">
          <w:rPr>
            <w:rStyle w:val="Hyperlink"/>
            <w:noProof/>
          </w:rPr>
          <w:t>Promote or Reject the module functionality</w:t>
        </w:r>
        <w:r>
          <w:rPr>
            <w:noProof/>
            <w:webHidden/>
          </w:rPr>
          <w:tab/>
        </w:r>
        <w:r>
          <w:rPr>
            <w:noProof/>
            <w:webHidden/>
          </w:rPr>
          <w:fldChar w:fldCharType="begin"/>
        </w:r>
        <w:r>
          <w:rPr>
            <w:noProof/>
            <w:webHidden/>
          </w:rPr>
          <w:instrText xml:space="preserve"> PAGEREF _Toc474487046 \h </w:instrText>
        </w:r>
        <w:r>
          <w:rPr>
            <w:noProof/>
            <w:webHidden/>
          </w:rPr>
        </w:r>
        <w:r>
          <w:rPr>
            <w:noProof/>
            <w:webHidden/>
          </w:rPr>
          <w:fldChar w:fldCharType="separate"/>
        </w:r>
        <w:r>
          <w:rPr>
            <w:noProof/>
            <w:webHidden/>
          </w:rPr>
          <w:t>20</w:t>
        </w:r>
        <w:r>
          <w:rPr>
            <w:noProof/>
            <w:webHidden/>
          </w:rPr>
          <w:fldChar w:fldCharType="end"/>
        </w:r>
      </w:hyperlink>
    </w:p>
    <w:p w14:paraId="22409F75" w14:textId="73E082C3" w:rsidR="00555A94" w:rsidRDefault="00555A94">
      <w:pPr>
        <w:pStyle w:val="TOC1"/>
        <w:rPr>
          <w:rFonts w:asciiTheme="minorHAnsi" w:eastAsiaTheme="minorEastAsia" w:hAnsiTheme="minorHAnsi" w:cstheme="minorBidi"/>
          <w:b w:val="0"/>
          <w:caps w:val="0"/>
          <w:noProof/>
          <w:sz w:val="22"/>
          <w:szCs w:val="22"/>
        </w:rPr>
      </w:pPr>
      <w:hyperlink w:anchor="_Toc474487047" w:history="1">
        <w:r w:rsidRPr="00570EE2">
          <w:rPr>
            <w:rStyle w:val="Hyperlink"/>
            <w:noProof/>
          </w:rPr>
          <w:t>10.</w:t>
        </w:r>
        <w:r>
          <w:rPr>
            <w:rFonts w:asciiTheme="minorHAnsi" w:eastAsiaTheme="minorEastAsia" w:hAnsiTheme="minorHAnsi" w:cstheme="minorBidi"/>
            <w:b w:val="0"/>
            <w:caps w:val="0"/>
            <w:noProof/>
            <w:sz w:val="22"/>
            <w:szCs w:val="22"/>
          </w:rPr>
          <w:tab/>
        </w:r>
        <w:r w:rsidRPr="00570EE2">
          <w:rPr>
            <w:rStyle w:val="Hyperlink"/>
            <w:noProof/>
          </w:rPr>
          <w:t>Import templates from GS Form Builder</w:t>
        </w:r>
        <w:r>
          <w:rPr>
            <w:noProof/>
            <w:webHidden/>
          </w:rPr>
          <w:tab/>
        </w:r>
        <w:r>
          <w:rPr>
            <w:noProof/>
            <w:webHidden/>
          </w:rPr>
          <w:fldChar w:fldCharType="begin"/>
        </w:r>
        <w:r>
          <w:rPr>
            <w:noProof/>
            <w:webHidden/>
          </w:rPr>
          <w:instrText xml:space="preserve"> PAGEREF _Toc474487047 \h </w:instrText>
        </w:r>
        <w:r>
          <w:rPr>
            <w:noProof/>
            <w:webHidden/>
          </w:rPr>
        </w:r>
        <w:r>
          <w:rPr>
            <w:noProof/>
            <w:webHidden/>
          </w:rPr>
          <w:fldChar w:fldCharType="separate"/>
        </w:r>
        <w:r>
          <w:rPr>
            <w:noProof/>
            <w:webHidden/>
          </w:rPr>
          <w:t>21</w:t>
        </w:r>
        <w:r>
          <w:rPr>
            <w:noProof/>
            <w:webHidden/>
          </w:rPr>
          <w:fldChar w:fldCharType="end"/>
        </w:r>
      </w:hyperlink>
    </w:p>
    <w:p w14:paraId="24321323" w14:textId="481E19A7" w:rsidR="00555A94" w:rsidRDefault="00555A94">
      <w:pPr>
        <w:pStyle w:val="TOC1"/>
        <w:rPr>
          <w:rFonts w:asciiTheme="minorHAnsi" w:eastAsiaTheme="minorEastAsia" w:hAnsiTheme="minorHAnsi" w:cstheme="minorBidi"/>
          <w:b w:val="0"/>
          <w:caps w:val="0"/>
          <w:noProof/>
          <w:sz w:val="22"/>
          <w:szCs w:val="22"/>
        </w:rPr>
      </w:pPr>
      <w:hyperlink w:anchor="_Toc474487048" w:history="1">
        <w:r w:rsidRPr="00570EE2">
          <w:rPr>
            <w:rStyle w:val="Hyperlink"/>
            <w:noProof/>
          </w:rPr>
          <w:t>11.</w:t>
        </w:r>
        <w:r>
          <w:rPr>
            <w:rFonts w:asciiTheme="minorHAnsi" w:eastAsiaTheme="minorEastAsia" w:hAnsiTheme="minorHAnsi" w:cstheme="minorBidi"/>
            <w:b w:val="0"/>
            <w:caps w:val="0"/>
            <w:noProof/>
            <w:sz w:val="22"/>
            <w:szCs w:val="22"/>
          </w:rPr>
          <w:tab/>
        </w:r>
        <w:r w:rsidRPr="00570EE2">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_Toc474487048 \h </w:instrText>
        </w:r>
        <w:r>
          <w:rPr>
            <w:noProof/>
            <w:webHidden/>
          </w:rPr>
        </w:r>
        <w:r>
          <w:rPr>
            <w:noProof/>
            <w:webHidden/>
          </w:rPr>
          <w:fldChar w:fldCharType="separate"/>
        </w:r>
        <w:r>
          <w:rPr>
            <w:noProof/>
            <w:webHidden/>
          </w:rPr>
          <w:t>23</w:t>
        </w:r>
        <w:r>
          <w:rPr>
            <w:noProof/>
            <w:webHidden/>
          </w:rPr>
          <w:fldChar w:fldCharType="end"/>
        </w:r>
      </w:hyperlink>
    </w:p>
    <w:p w14:paraId="3F9C9883" w14:textId="53C4BCD2" w:rsidR="007B2D8F" w:rsidRDefault="007D18F9" w:rsidP="002409CD">
      <w:pPr>
        <w:pStyle w:val="BodyText"/>
      </w:pPr>
      <w:r>
        <w:fldChar w:fldCharType="end"/>
      </w:r>
    </w:p>
    <w:p w14:paraId="7593BB85" w14:textId="77777777" w:rsidR="006768A5" w:rsidRDefault="00320F9D" w:rsidP="002409CD">
      <w:pPr>
        <w:pStyle w:val="Heading1"/>
      </w:pPr>
      <w:r>
        <w:br w:type="page"/>
      </w:r>
      <w:bookmarkStart w:id="0" w:name="_Toc474487020"/>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 w:name="_Toc474487021"/>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17.65pt" o:ole="">
            <v:imagedata r:id="rId15" o:title=""/>
          </v:shape>
          <o:OLEObject Type="Embed" ProgID="Visio.Drawing.11" ShapeID="_x0000_i1025" DrawAspect="Content" ObjectID="_1548230141"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5" w:name="_Toc474487022"/>
      <w:r>
        <w:t>User roles</w:t>
      </w:r>
      <w:bookmarkEnd w:id="5"/>
    </w:p>
    <w:p w14:paraId="1A73BFDC" w14:textId="0128B547" w:rsidR="00335E7C" w:rsidRDefault="00335E7C" w:rsidP="002409CD">
      <w:pPr>
        <w:pStyle w:val="Heading2"/>
      </w:pPr>
      <w:bookmarkStart w:id="6" w:name="_Toc474487023"/>
      <w:r>
        <w:t>Before re-design:</w:t>
      </w:r>
      <w:bookmarkEnd w:id="6"/>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7" w:name="_Toc474487024"/>
      <w:r>
        <w:t xml:space="preserve">Changes </w:t>
      </w:r>
      <w:r w:rsidR="00AE0D5F">
        <w:t>for</w:t>
      </w:r>
      <w:r>
        <w:t xml:space="preserve"> re-design:</w:t>
      </w:r>
      <w:bookmarkEnd w:id="7"/>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7805C899" w:rsidR="002F31F9" w:rsidRDefault="00AE0D5F" w:rsidP="002409CD">
      <w:r>
        <w:t xml:space="preserve">Separate Draft Viewer role is no longer needed. </w:t>
      </w:r>
      <w:r w:rsidR="002F31F9">
        <w:t>Access to Greensheets Draft Area (</w:t>
      </w:r>
      <w:r w:rsidR="002F31F9" w:rsidRPr="002F31F9">
        <w:t>Review Draft Greensheets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268B"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0" o:title="" cropbottom="55254f"/>
          </v:shape>
          <o:OLEObject Type="Embed" ProgID="PBrush" ShapeID="_x0000_i1026" DrawAspect="Content" ObjectID="_1548230142" r:id="rId21"/>
        </w:object>
      </w:r>
    </w:p>
    <w:tbl>
      <w:tblPr>
        <w:tblStyle w:val="TableGrid"/>
        <w:tblW w:w="5000" w:type="pct"/>
        <w:tblLook w:val="04A0" w:firstRow="1" w:lastRow="0" w:firstColumn="1" w:lastColumn="0" w:noHBand="0" w:noVBand="1"/>
      </w:tblPr>
      <w:tblGrid>
        <w:gridCol w:w="1831"/>
        <w:gridCol w:w="1783"/>
        <w:gridCol w:w="465"/>
        <w:gridCol w:w="1217"/>
        <w:gridCol w:w="1653"/>
        <w:gridCol w:w="1170"/>
        <w:gridCol w:w="1457"/>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5.25pt;height:14.75pt" o:ole="">
                  <v:imagedata r:id="rId22" o:title=""/>
                </v:shape>
                <o:OLEObject Type="Embed" ProgID="PBrush" ShapeID="_x0000_i1027" DrawAspect="Content" ObjectID="_1548230143"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2.55pt;height:12.55pt" o:ole="">
                  <v:imagedata r:id="rId24" o:title=""/>
                </v:shape>
                <o:OLEObject Type="Embed" ProgID="PBrush" ShapeID="_x0000_i1028" DrawAspect="Content" ObjectID="_1548230144"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pt;height:12.55pt" o:ole="">
                  <v:imagedata r:id="rId26" o:title=""/>
                </v:shape>
                <o:OLEObject Type="Embed" ProgID="PBrush" ShapeID="_x0000_i1029" DrawAspect="Content" ObjectID="_1548230145"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2.55pt" o:ole="">
                  <v:imagedata r:id="rId26" o:title=""/>
                </v:shape>
                <o:OLEObject Type="Embed" ProgID="PBrush" ShapeID="_x0000_i1030" DrawAspect="Content" ObjectID="_1548230146"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35pt;height:14.75pt" o:ole="">
                  <v:imagedata r:id="rId22" o:title=""/>
                </v:shape>
                <o:OLEObject Type="Embed" ProgID="PBrush" ShapeID="_x0000_i1031" DrawAspect="Content" ObjectID="_1548230147"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35pt;height:14.75pt" o:ole="">
                  <v:imagedata r:id="rId22" o:title=""/>
                </v:shape>
                <o:OLEObject Type="Embed" ProgID="PBrush" ShapeID="_x0000_i1032" DrawAspect="Content" ObjectID="_1548230148"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2.55pt;height:12.55pt" o:ole="">
                  <v:imagedata r:id="rId24" o:title=""/>
                </v:shape>
                <o:OLEObject Type="Embed" ProgID="PBrush" ShapeID="_x0000_i1033" DrawAspect="Content" ObjectID="_1548230149"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2.55pt" o:ole="">
                  <v:imagedata r:id="rId26" o:title=""/>
                </v:shape>
                <o:OLEObject Type="Embed" ProgID="PBrush" ShapeID="_x0000_i1034" DrawAspect="Content" ObjectID="_1548230150"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5.25pt;height:14.75pt" o:ole="">
                  <v:imagedata r:id="rId33" o:title=""/>
                </v:shape>
                <o:OLEObject Type="Embed" ProgID="PBrush" ShapeID="_x0000_i1035" DrawAspect="Content" ObjectID="_1548230151"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35pt;height:240pt" o:ole="">
            <v:imagedata r:id="rId37" o:title=""/>
          </v:shape>
          <o:OLEObject Type="Embed" ProgID="PBrush" ShapeID="_x0000_i1036" DrawAspect="Content" ObjectID="_1548230152"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0" w:name="_Toc474487025"/>
      <w:r>
        <w:t>Diagrams</w:t>
      </w:r>
      <w:bookmarkEnd w:id="10"/>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 w:name="_Toc464140091"/>
      <w:r w:rsidRPr="00B52999">
        <w:t>User (real person) functionality</w:t>
      </w:r>
      <w:bookmarkEnd w:id="11"/>
      <w:r>
        <w:t xml:space="preserve"> =&gt; Greensheet Testing Functionality</w:t>
      </w:r>
    </w:p>
    <w:p w14:paraId="2D3B624E" w14:textId="756716E2" w:rsidR="005A4C3C" w:rsidRDefault="005A4C3C" w:rsidP="002409CD">
      <w:pPr>
        <w:pStyle w:val="Heading1"/>
      </w:pPr>
      <w:bookmarkStart w:id="12" w:name="_Toc474487026"/>
      <w:r>
        <w:t>Overall business flow description</w:t>
      </w:r>
      <w:bookmarkEnd w:id="12"/>
    </w:p>
    <w:p w14:paraId="4385BAB7" w14:textId="360507E6" w:rsidR="008065CD" w:rsidRDefault="008065CD" w:rsidP="002409CD">
      <w:pPr>
        <w:pStyle w:val="Heading2"/>
      </w:pPr>
      <w:bookmarkStart w:id="13" w:name="_Toc474487027"/>
      <w:r>
        <w:t xml:space="preserve">For </w:t>
      </w:r>
      <w:r w:rsidR="000A3BB1">
        <w:t xml:space="preserve">a </w:t>
      </w:r>
      <w:r>
        <w:t xml:space="preserve">user with Author/Approver </w:t>
      </w:r>
      <w:r w:rsidR="000A3BB1">
        <w:t>and/</w:t>
      </w:r>
      <w:r>
        <w:t>or Draft</w:t>
      </w:r>
      <w:r w:rsidRPr="009B76C6">
        <w:t xml:space="preserve"> Administrator </w:t>
      </w:r>
      <w:r>
        <w:t>role</w:t>
      </w:r>
      <w:bookmarkEnd w:id="13"/>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42175F"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Review Draft Greensheets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45pt;height:51.25pt" o:ole="">
            <v:imagedata r:id="rId20" o:title="" cropbottom="54845f"/>
          </v:shape>
          <o:OLEObject Type="Embed" ProgID="PBrush" ShapeID="_x0000_i1037" DrawAspect="Content" ObjectID="_1548230153"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31"/>
        <w:gridCol w:w="1783"/>
        <w:gridCol w:w="465"/>
        <w:gridCol w:w="1217"/>
        <w:gridCol w:w="1653"/>
        <w:gridCol w:w="1170"/>
        <w:gridCol w:w="1457"/>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5.25pt;height:14.75pt" o:ole="">
                  <v:imagedata r:id="rId22" o:title=""/>
                </v:shape>
                <o:OLEObject Type="Embed" ProgID="PBrush" ShapeID="_x0000_i1038" DrawAspect="Content" ObjectID="_1548230154"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2.55pt;height:12.55pt" o:ole="">
                  <v:imagedata r:id="rId24" o:title=""/>
                </v:shape>
                <o:OLEObject Type="Embed" ProgID="PBrush" ShapeID="_x0000_i1039" DrawAspect="Content" ObjectID="_1548230155"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pt;height:12.55pt" o:ole="">
                  <v:imagedata r:id="rId26" o:title=""/>
                </v:shape>
                <o:OLEObject Type="Embed" ProgID="PBrush" ShapeID="_x0000_i1040" DrawAspect="Content" ObjectID="_1548230156"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2.55pt" o:ole="">
                  <v:imagedata r:id="rId26" o:title=""/>
                </v:shape>
                <o:OLEObject Type="Embed" ProgID="PBrush" ShapeID="_x0000_i1041" DrawAspect="Content" ObjectID="_1548230157"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35pt;height:14.75pt" o:ole="">
                  <v:imagedata r:id="rId22" o:title=""/>
                </v:shape>
                <o:OLEObject Type="Embed" ProgID="PBrush" ShapeID="_x0000_i1042" DrawAspect="Content" ObjectID="_1548230158"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35pt;height:14.75pt" o:ole="">
                  <v:imagedata r:id="rId22" o:title=""/>
                </v:shape>
                <o:OLEObject Type="Embed" ProgID="PBrush" ShapeID="_x0000_i1043" DrawAspect="Content" ObjectID="_1548230159"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2.55pt;height:12.55pt" o:ole="">
                  <v:imagedata r:id="rId24" o:title=""/>
                </v:shape>
                <o:OLEObject Type="Embed" ProgID="PBrush" ShapeID="_x0000_i1044" DrawAspect="Content" ObjectID="_1548230160"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2.55pt" o:ole="">
                  <v:imagedata r:id="rId26" o:title=""/>
                </v:shape>
                <o:OLEObject Type="Embed" ProgID="PBrush" ShapeID="_x0000_i1045" DrawAspect="Content" ObjectID="_1548230161"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5.25pt;height:14.75pt" o:ole="">
                  <v:imagedata r:id="rId33" o:title=""/>
                </v:shape>
                <o:OLEObject Type="Embed" ProgID="PBrush" ShapeID="_x0000_i1046" DrawAspect="Content" ObjectID="_1548230162"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he system should NOT provide a warning, if form(s)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 w:name="_Toc474487028"/>
      <w:r>
        <w:t>Email to testers</w:t>
      </w:r>
      <w:bookmarkEnd w:id="14"/>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7617"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31"/>
        <w:gridCol w:w="1783"/>
        <w:gridCol w:w="465"/>
        <w:gridCol w:w="1217"/>
        <w:gridCol w:w="1653"/>
        <w:gridCol w:w="1170"/>
        <w:gridCol w:w="1457"/>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5.25pt;height:14.75pt" o:ole="">
                  <v:imagedata r:id="rId22" o:title=""/>
                </v:shape>
                <o:OLEObject Type="Embed" ProgID="PBrush" ShapeID="_x0000_i1047" DrawAspect="Content" ObjectID="_1548230163"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2.55pt;height:12.55pt" o:ole="">
                  <v:imagedata r:id="rId24" o:title=""/>
                </v:shape>
                <o:OLEObject Type="Embed" ProgID="PBrush" ShapeID="_x0000_i1048" DrawAspect="Content" ObjectID="_1548230164"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pt;height:12.55pt" o:ole="">
                  <v:imagedata r:id="rId26" o:title=""/>
                </v:shape>
                <o:OLEObject Type="Embed" ProgID="PBrush" ShapeID="_x0000_i1049" DrawAspect="Content" ObjectID="_1548230165"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2.55pt" o:ole="">
                  <v:imagedata r:id="rId26" o:title=""/>
                </v:shape>
                <o:OLEObject Type="Embed" ProgID="PBrush" ShapeID="_x0000_i1050" DrawAspect="Content" ObjectID="_1548230166"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5" w:name="_Toc474487029"/>
      <w:r>
        <w:t>For a Tester</w:t>
      </w:r>
      <w:bookmarkEnd w:id="15"/>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75pt;height:248.2pt" o:ole="">
            <v:imagedata r:id="rId37" o:title=""/>
          </v:shape>
          <o:OLEObject Type="Embed" ProgID="PBrush" ShapeID="_x0000_i1051" DrawAspect="Content" ObjectID="_1548230167"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6" w:name="_Toc474487030"/>
      <w:r>
        <w:rPr>
          <w:noProof/>
        </w:rPr>
        <w:t>Accessing review functionality</w:t>
      </w:r>
      <w:bookmarkEnd w:id="16"/>
    </w:p>
    <w:p w14:paraId="19609912" w14:textId="0469D763" w:rsidR="002409CD" w:rsidRDefault="002409CD" w:rsidP="002409CD">
      <w:pPr>
        <w:pStyle w:val="Heading2"/>
      </w:pPr>
      <w:bookmarkStart w:id="17" w:name="_Toc474487031"/>
      <w:r>
        <w:t>Flow of events</w:t>
      </w:r>
      <w:bookmarkEnd w:id="17"/>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8" w:name="_Toc474487032"/>
      <w:r>
        <w:lastRenderedPageBreak/>
        <w:t>Mockup</w:t>
      </w:r>
      <w:bookmarkEnd w:id="18"/>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9" w:name="_Toc474487033"/>
      <w:r>
        <w:t>Data elements</w:t>
      </w:r>
      <w:bookmarkEnd w:id="19"/>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20" w:name="_Toc474487034"/>
      <w:r>
        <w:rPr>
          <w:noProof/>
        </w:rPr>
        <w:lastRenderedPageBreak/>
        <w:t>Review and Manage Module</w:t>
      </w:r>
      <w:r w:rsidR="00EC5443">
        <w:rPr>
          <w:noProof/>
        </w:rPr>
        <w:t xml:space="preserve"> functionality</w:t>
      </w:r>
      <w:bookmarkEnd w:id="20"/>
    </w:p>
    <w:p w14:paraId="63D8B653" w14:textId="115EA0FD" w:rsidR="003A277A" w:rsidRDefault="003A277A" w:rsidP="002409CD">
      <w:pPr>
        <w:pStyle w:val="Heading2"/>
      </w:pPr>
      <w:bookmarkStart w:id="21" w:name="_Toc474487035"/>
      <w:r>
        <w:t>“</w:t>
      </w:r>
      <w:r>
        <w:rPr>
          <w:noProof/>
        </w:rPr>
        <w:t>Review and Manage Module</w:t>
      </w:r>
      <w:r>
        <w:t>” flow of events</w:t>
      </w:r>
      <w:bookmarkEnd w:id="21"/>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22" w:name="_Toc474487036"/>
      <w:r>
        <w:rPr>
          <w:noProof/>
        </w:rPr>
        <w:t>Review and Manage Module screens mockup</w:t>
      </w:r>
      <w:r w:rsidR="00434DFA">
        <w:rPr>
          <w:noProof/>
        </w:rPr>
        <w:t>s</w:t>
      </w:r>
      <w:bookmarkEnd w:id="22"/>
    </w:p>
    <w:p w14:paraId="1E2B125F" w14:textId="280B8904" w:rsidR="00A20307" w:rsidRPr="00A20307" w:rsidRDefault="00A20307" w:rsidP="002409CD">
      <w:pPr>
        <w:pStyle w:val="Heading3"/>
      </w:pPr>
      <w:bookmarkStart w:id="23" w:name="_Toc474487037"/>
      <w:r>
        <w:t>General mockup for all modules, except Revision</w:t>
      </w:r>
      <w:bookmarkEnd w:id="23"/>
    </w:p>
    <w:p w14:paraId="0BF5A12D" w14:textId="0BE9D420" w:rsidR="00E17754" w:rsidRDefault="00E15CCA" w:rsidP="002409CD">
      <w:pPr>
        <w:rPr>
          <w:noProof/>
        </w:rPr>
      </w:pPr>
      <w:r>
        <w:object w:dxaOrig="9348" w:dyaOrig="6192" w14:anchorId="1D36B44F">
          <v:shape id="_x0000_i1052" type="#_x0000_t75" style="width:473.45pt;height:51.25pt" o:ole="">
            <v:imagedata r:id="rId20" o:title="" cropbottom="54834f"/>
          </v:shape>
          <o:OLEObject Type="Embed" ProgID="PBrush" ShapeID="_x0000_i1052" DrawAspect="Content" ObjectID="_1548230168"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31"/>
        <w:gridCol w:w="1783"/>
        <w:gridCol w:w="465"/>
        <w:gridCol w:w="1217"/>
        <w:gridCol w:w="1653"/>
        <w:gridCol w:w="1170"/>
        <w:gridCol w:w="1457"/>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5.25pt;height:14.75pt" o:ole="">
                  <v:imagedata r:id="rId22" o:title=""/>
                </v:shape>
                <o:OLEObject Type="Embed" ProgID="PBrush" ShapeID="_x0000_i1053" DrawAspect="Content" ObjectID="_1548230169"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2.55pt;height:12.55pt" o:ole="">
                  <v:imagedata r:id="rId24" o:title=""/>
                </v:shape>
                <o:OLEObject Type="Embed" ProgID="PBrush" ShapeID="_x0000_i1054" DrawAspect="Content" ObjectID="_1548230170"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pt;height:12.55pt" o:ole="">
                  <v:imagedata r:id="rId26" o:title=""/>
                </v:shape>
                <o:OLEObject Type="Embed" ProgID="PBrush" ShapeID="_x0000_i1055" DrawAspect="Content" ObjectID="_1548230171"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2.55pt" o:ole="">
                  <v:imagedata r:id="rId26" o:title=""/>
                </v:shape>
                <o:OLEObject Type="Embed" ProgID="PBrush" ShapeID="_x0000_i1056" DrawAspect="Content" ObjectID="_1548230172"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35pt;height:14.75pt" o:ole="">
                  <v:imagedata r:id="rId22" o:title=""/>
                </v:shape>
                <o:OLEObject Type="Embed" ProgID="PBrush" ShapeID="_x0000_i1057" DrawAspect="Content" ObjectID="_1548230173"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35pt;height:14.75pt" o:ole="">
                  <v:imagedata r:id="rId22" o:title=""/>
                </v:shape>
                <o:OLEObject Type="Embed" ProgID="PBrush" ShapeID="_x0000_i1058" DrawAspect="Content" ObjectID="_1548230174"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2.55pt;height:12.55pt" o:ole="">
                  <v:imagedata r:id="rId24" o:title=""/>
                </v:shape>
                <o:OLEObject Type="Embed" ProgID="PBrush" ShapeID="_x0000_i1059" DrawAspect="Content" ObjectID="_1548230175"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2.55pt" o:ole="">
                  <v:imagedata r:id="rId26" o:title=""/>
                </v:shape>
                <o:OLEObject Type="Embed" ProgID="PBrush" ShapeID="_x0000_i1060" DrawAspect="Content" ObjectID="_1548230176"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5.25pt;height:14.75pt" o:ole="">
                  <v:imagedata r:id="rId33" o:title=""/>
                </v:shape>
                <o:OLEObject Type="Embed" ProgID="PBrush" ShapeID="_x0000_i1061" DrawAspect="Content" ObjectID="_1548230177"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24" w:name="_Toc474487038"/>
      <w:r>
        <w:t>“Existing Type/Mechanism combinations with no changes” section mockup</w:t>
      </w:r>
      <w:bookmarkEnd w:id="24"/>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35pt;height:14.75pt" o:ole="">
                  <v:imagedata r:id="rId22" o:title=""/>
                </v:shape>
                <o:OLEObject Type="Embed" ProgID="PBrush" ShapeID="_x0000_i1062" DrawAspect="Content" ObjectID="_1548230178"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25" w:name="_Toc474487039"/>
      <w:r>
        <w:t>Revision module mockup</w:t>
      </w:r>
      <w:bookmarkEnd w:id="25"/>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45pt;height:32.2pt" o:ole="">
            <v:imagedata r:id="rId20" o:title="" croptop="6359f" cropbottom="54729f" cropright="52949f"/>
          </v:shape>
          <o:OLEObject Type="Embed" ProgID="PBrush" ShapeID="_x0000_i1063" DrawAspect="Content" ObjectID="_1548230179" r:id="rId67"/>
        </w:object>
      </w:r>
    </w:p>
    <w:tbl>
      <w:tblPr>
        <w:tblStyle w:val="TableGrid"/>
        <w:tblW w:w="5000" w:type="pct"/>
        <w:tblLook w:val="04A0" w:firstRow="1" w:lastRow="0" w:firstColumn="1" w:lastColumn="0" w:noHBand="0" w:noVBand="1"/>
      </w:tblPr>
      <w:tblGrid>
        <w:gridCol w:w="1832"/>
        <w:gridCol w:w="1783"/>
        <w:gridCol w:w="465"/>
        <w:gridCol w:w="1217"/>
        <w:gridCol w:w="1653"/>
        <w:gridCol w:w="1170"/>
        <w:gridCol w:w="1456"/>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5.25pt;height:14.75pt" o:ole="">
                  <v:imagedata r:id="rId22" o:title=""/>
                </v:shape>
                <o:OLEObject Type="Embed" ProgID="PBrush" ShapeID="_x0000_i1064" DrawAspect="Content" ObjectID="_1548230180" r:id="rId68"/>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2.55pt;height:12.55pt" o:ole="">
                  <v:imagedata r:id="rId24" o:title=""/>
                </v:shape>
                <o:OLEObject Type="Embed" ProgID="PBrush" ShapeID="_x0000_i1065" DrawAspect="Content" ObjectID="_1548230181"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26" w:name="_Toc474487040"/>
      <w:r>
        <w:t>Review and Test Module Screen Data elements</w:t>
      </w:r>
      <w:bookmarkEnd w:id="26"/>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7" w:name="_Toc474487041"/>
      <w:r>
        <w:rPr>
          <w:noProof/>
        </w:rPr>
        <w:t>Test Greensheet functionality</w:t>
      </w:r>
      <w:bookmarkEnd w:id="27"/>
    </w:p>
    <w:p w14:paraId="26A5C7D7" w14:textId="6E3250D6" w:rsidR="00EC5443" w:rsidRDefault="00EC5443" w:rsidP="002409CD">
      <w:pPr>
        <w:pStyle w:val="Heading2"/>
      </w:pPr>
      <w:bookmarkStart w:id="28" w:name="_Toc474487042"/>
      <w:r>
        <w:t>“Test” flow of events</w:t>
      </w:r>
      <w:bookmarkEnd w:id="28"/>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29" w:name="_Toc474487043"/>
      <w:r>
        <w:lastRenderedPageBreak/>
        <w:t xml:space="preserve">Review and Test Greensheet </w:t>
      </w:r>
      <w:r w:rsidR="00EC5443">
        <w:t>Screen mockup</w:t>
      </w:r>
      <w:bookmarkEnd w:id="29"/>
    </w:p>
    <w:p w14:paraId="422AFC4F" w14:textId="2005786B" w:rsidR="00EC5443" w:rsidRPr="00EC5443" w:rsidRDefault="00EC5443" w:rsidP="002409CD">
      <w:r>
        <w:object w:dxaOrig="8676" w:dyaOrig="4764" w14:anchorId="4518CC42">
          <v:shape id="_x0000_i1066" type="#_x0000_t75" style="width:485.45pt;height:266.2pt" o:ole="">
            <v:imagedata r:id="rId37" o:title=""/>
          </v:shape>
          <o:OLEObject Type="Embed" ProgID="PBrush" ShapeID="_x0000_i1066" DrawAspect="Content" ObjectID="_1548230182" r:id="rId70"/>
        </w:object>
      </w:r>
    </w:p>
    <w:p w14:paraId="152F06E3" w14:textId="73E95902" w:rsidR="00F12107" w:rsidRDefault="00F12107" w:rsidP="002409CD">
      <w:pPr>
        <w:pStyle w:val="Heading2"/>
      </w:pPr>
      <w:bookmarkStart w:id="30" w:name="_Toc474487044"/>
      <w:r>
        <w:t>Sub-questions</w:t>
      </w:r>
      <w:bookmarkEnd w:id="30"/>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9pt;height:74.75pt" o:ole="">
            <v:imagedata r:id="rId71" o:title="" cropright="8698f"/>
          </v:shape>
          <o:OLEObject Type="Embed" ProgID="PBrush" ShapeID="_x0000_i1067" DrawAspect="Content" ObjectID="_1548230183" r:id="rId72"/>
        </w:object>
      </w:r>
    </w:p>
    <w:p w14:paraId="640F5B89" w14:textId="77777777" w:rsidR="00F12107" w:rsidRPr="00F12107" w:rsidRDefault="00F12107" w:rsidP="002409CD"/>
    <w:p w14:paraId="23373BFE" w14:textId="231602BE" w:rsidR="00EC5443" w:rsidRDefault="003A277A" w:rsidP="002409CD">
      <w:pPr>
        <w:pStyle w:val="Heading2"/>
      </w:pPr>
      <w:bookmarkStart w:id="31" w:name="_Toc474487045"/>
      <w:r>
        <w:t xml:space="preserve">Review and Test Greensheet </w:t>
      </w:r>
      <w:r w:rsidR="00EC5443">
        <w:t>Screen Data elements</w:t>
      </w:r>
      <w:bookmarkEnd w:id="31"/>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32" w:name="_Toc464557487"/>
            <w:bookmarkStart w:id="33" w:name="_Toc464557489"/>
            <w:r w:rsidRPr="004A5C0B">
              <w:t>Alternative flows</w:t>
            </w:r>
            <w:bookmarkEnd w:id="32"/>
            <w:r>
              <w:t xml:space="preserve"> =&gt; Submit a greensheet</w:t>
            </w:r>
            <w:bookmarkEnd w:id="33"/>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34" w:name="_Toc464557488"/>
            <w:r>
              <w:t>Edit and Save a greensheet</w:t>
            </w:r>
            <w:bookmarkEnd w:id="34"/>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35" w:name="_Toc464557506"/>
            <w:bookmarkStart w:id="36" w:name="_Toc464557509"/>
            <w:r w:rsidRPr="004A5C0B">
              <w:t>USER INTERFACE</w:t>
            </w:r>
            <w:bookmarkEnd w:id="35"/>
            <w:r>
              <w:t xml:space="preserve"> =&gt; UI elements and rules</w:t>
            </w:r>
            <w:bookmarkEnd w:id="36"/>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37" w:name="_Toc474487046"/>
      <w:r>
        <w:rPr>
          <w:noProof/>
        </w:rPr>
        <w:t>Promote or Reject the module functionality</w:t>
      </w:r>
      <w:bookmarkEnd w:id="37"/>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38" w:name="_Toc474487047"/>
      <w:r w:rsidRPr="00A65F80">
        <w:t>Import templates from GS Form Builder</w:t>
      </w:r>
      <w:bookmarkEnd w:id="38"/>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966"/>
        <w:gridCol w:w="7790"/>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System will be able to parse, and interpret for the purpose of generating "template" HTML code,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4600D4FA"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System will allow for question definitions to be stored in four 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0AA5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iv) Specialist greensheets for non-competing grants,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The purpose of this requirement is to reduce the size of each individual file and to simplify locating specific places within the file(s) where content has to be changed.</w:t>
            </w:r>
          </w:p>
          <w:p w14:paraId="081F0C50" w14:textId="77777777" w:rsidR="00A65F80" w:rsidRPr="00E432B9" w:rsidRDefault="00A65F80" w:rsidP="002815CB">
            <w:pPr>
              <w:pStyle w:val="Notes"/>
              <w:outlineLvl w:val="0"/>
              <w:rPr>
                <w:rFonts w:ascii="Arial" w:eastAsia="Times New Roman" w:hAnsi="Arial" w:cs="Arial"/>
                <w:color w:val="000000"/>
              </w:rPr>
            </w:pPr>
          </w:p>
          <w:p w14:paraId="2A2805DF"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E432B9" w:rsidRDefault="00A65F80" w:rsidP="002815CB">
            <w:pPr>
              <w:pStyle w:val="Notes"/>
              <w:outlineLvl w:val="0"/>
              <w:rPr>
                <w:rFonts w:ascii="Arial" w:eastAsia="Times New Roman" w:hAnsi="Arial" w:cs="Arial"/>
                <w:color w:val="000000"/>
              </w:rPr>
            </w:pPr>
          </w:p>
          <w:p w14:paraId="3703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a)  </w:t>
            </w:r>
            <w:r w:rsidRPr="00F72F58">
              <w:rPr>
                <w:rFonts w:ascii="Arial" w:eastAsia="Times New Roman" w:hAnsi="Arial" w:cs="Arial"/>
                <w:color w:val="000000"/>
                <w:highlight w:val="yellow"/>
              </w:rPr>
              <w:t>Each question can be marked as required to appear on greensheet forms for grants of more than one type/mechanism. Each type/mechanism combination to which the question is applicable will be specified individually</w:t>
            </w:r>
            <w:r w:rsidRPr="00E432B9">
              <w:rPr>
                <w:rFonts w:ascii="Arial" w:eastAsia="Times New Roman" w:hAnsi="Arial" w:cs="Arial"/>
                <w:color w:val="000000"/>
              </w:rPr>
              <w:t>.</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2815CB">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output the generated templates as regular ASCII text files</w:t>
            </w:r>
            <w:r w:rsidRPr="00E432B9">
              <w:rPr>
                <w:rFonts w:ascii="Arial" w:eastAsia="Times New Roman" w:hAnsi="Arial" w:cs="Arial"/>
                <w:color w:val="000000"/>
              </w:rPr>
              <w:t>.  </w:t>
            </w:r>
          </w:p>
          <w:p w14:paraId="55B3EF35"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generate a separate physical file of a greensheet form template for a grant of each type/mechanism combination.</w:t>
            </w:r>
            <w:r w:rsidRPr="00E432B9">
              <w:rPr>
                <w:rFonts w:ascii="Arial" w:eastAsia="Times New Roman" w:hAnsi="Arial" w:cs="Arial"/>
                <w:color w:val="000000"/>
              </w:rPr>
              <w:t> </w:t>
            </w:r>
          </w:p>
          <w:p w14:paraId="72ECB35F" w14:textId="77777777" w:rsidR="00A65F80" w:rsidRPr="00F72F58" w:rsidRDefault="00A65F80" w:rsidP="00006563">
            <w:pPr>
              <w:pStyle w:val="Notes"/>
              <w:numPr>
                <w:ilvl w:val="0"/>
                <w:numId w:val="7"/>
              </w:numPr>
              <w:ind w:left="360" w:hanging="360"/>
              <w:outlineLvl w:val="0"/>
              <w:rPr>
                <w:rFonts w:ascii="Arial" w:eastAsia="Times New Roman" w:hAnsi="Arial" w:cs="Arial"/>
                <w:color w:val="000000"/>
                <w:highlight w:val="yellow"/>
              </w:rPr>
            </w:pPr>
            <w:r w:rsidRPr="00F72F58">
              <w:rPr>
                <w:rFonts w:ascii="Arial" w:eastAsia="Times New Roman" w:hAnsi="Arial" w:cs="Arial"/>
                <w:color w:val="000000"/>
                <w:highlight w:val="yellow"/>
              </w:rPr>
              <w:t>System will store a greensheet form template for a grant of each type/mechanism combination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E432B9">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Greensheet Forms Generator will output all error messages to standard output.  </w:t>
            </w:r>
          </w:p>
          <w:p w14:paraId="036D237A"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Greensheet Forms Generator is </w:t>
            </w:r>
            <w:r w:rsidRPr="00F72F58">
              <w:rPr>
                <w:rFonts w:ascii="Arial" w:eastAsia="Times New Roman" w:hAnsi="Arial" w:cs="Arial"/>
                <w:color w:val="000000"/>
                <w:highlight w:val="yellow"/>
              </w:rPr>
              <w:t>not required to generate any log files</w:t>
            </w:r>
            <w:r w:rsidRPr="00E432B9">
              <w:rPr>
                <w:rFonts w:ascii="Arial" w:eastAsia="Times New Roman" w:hAnsi="Arial" w:cs="Arial"/>
                <w:color w:val="000000"/>
              </w:rPr>
              <w:t>. </w:t>
            </w:r>
          </w:p>
          <w:p w14:paraId="0CF6A098" w14:textId="77777777" w:rsidR="00A65F80" w:rsidRPr="00E432B9" w:rsidRDefault="00A65F80" w:rsidP="002815CB">
            <w:pPr>
              <w:pStyle w:val="Notes"/>
              <w:outlineLvl w:val="0"/>
              <w:rPr>
                <w:rFonts w:ascii="Arial" w:eastAsia="Times New Roman" w:hAnsi="Arial" w:cs="Arial"/>
                <w:color w:val="000000"/>
              </w:rPr>
            </w:pPr>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Default="005246D9" w:rsidP="002409CD">
            <w:pPr>
              <w:pStyle w:val="NormalWeb"/>
              <w:rPr>
                <w:lang w:val="en"/>
              </w:rPr>
            </w:pPr>
            <w:r>
              <w:rPr>
                <w:lang w:val="en"/>
              </w:rPr>
              <w:t>When XML file is processed, the system should ignore any defaults to the answers.</w:t>
            </w:r>
          </w:p>
          <w:p w14:paraId="61A7ED69" w14:textId="60A3165A" w:rsidR="005246D9" w:rsidRDefault="005246D9" w:rsidP="002409CD">
            <w:pPr>
              <w:pStyle w:val="NormalWeb"/>
              <w:rPr>
                <w:lang w:val="en"/>
              </w:rPr>
            </w:pPr>
            <w:r>
              <w:rPr>
                <w:lang w:val="en"/>
              </w:rPr>
              <w:t>Requirements:</w:t>
            </w:r>
            <w:r>
              <w:rPr>
                <w:lang w:val="en"/>
              </w:rPr>
              <w:br/>
            </w:r>
            <w:hyperlink r:id="rId82" w:tooltip="Follow link" w:history="1">
              <w:r>
                <w:rPr>
                  <w:rStyle w:val="Hyperlink"/>
                  <w:rFonts w:ascii="Arial" w:hAnsi="Arial" w:cs="Arial"/>
                  <w:sz w:val="21"/>
                  <w:szCs w:val="21"/>
                  <w:lang w:val="en"/>
                </w:rPr>
                <w:t>https://ncisvn.nci.nih.gov/svn/iscs/greensheets/Requirements/Specs/GreenSheets%20Redesign%20Project%20Scope.docx</w:t>
              </w:r>
            </w:hyperlink>
            <w:r>
              <w:rPr>
                <w:lang w:val="en"/>
              </w:rPr>
              <w:t>; Sec. Form Builder – changes for re-design</w:t>
            </w:r>
          </w:p>
          <w:p w14:paraId="515A25A6" w14:textId="77777777" w:rsidR="005246D9" w:rsidRDefault="005246D9" w:rsidP="002409CD"/>
          <w:p w14:paraId="5C200953" w14:textId="16156114" w:rsidR="005246D9" w:rsidRPr="00E432B9" w:rsidRDefault="005246D9" w:rsidP="002409CD"/>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39" w:name="_Toc474487048"/>
      <w:r>
        <w:t>Email Notifications about greensheets module deployment process.</w:t>
      </w:r>
      <w:bookmarkEnd w:id="39"/>
    </w:p>
    <w:p w14:paraId="172102E0" w14:textId="77777777" w:rsidR="00B3155D" w:rsidRPr="006A4B92" w:rsidRDefault="00B3155D" w:rsidP="002409CD">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lastRenderedPageBreak/>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A00DC1"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are available for you to review. Please log into the Greensheets Application using the URL given below, </w:t>
            </w:r>
            <w:ins w:id="40" w:author="Tulchinskaya, Gaby (NIH/NCI) [C]" w:date="2017-02-10T10:59:00Z">
              <w:r w:rsidR="009B1C1D">
                <w:rPr>
                  <w:rFonts w:ascii="Arial" w:hAnsi="Arial"/>
                  <w:sz w:val="20"/>
                  <w:szCs w:val="20"/>
                </w:rPr>
                <w:t>select th</w:t>
              </w:r>
            </w:ins>
            <w:ins w:id="41" w:author="Tulchinskaya, Gaby (NIH/NCI) [C]" w:date="2017-02-10T11:01:00Z">
              <w:r w:rsidR="009B1C1D">
                <w:rPr>
                  <w:rFonts w:ascii="Arial" w:hAnsi="Arial"/>
                  <w:sz w:val="20"/>
                  <w:szCs w:val="20"/>
                </w:rPr>
                <w:t>is</w:t>
              </w:r>
            </w:ins>
            <w:ins w:id="42" w:author="Tulchinskaya, Gaby (NIH/NCI) [C]" w:date="2017-02-10T10:59:00Z">
              <w:r w:rsidR="009B1C1D">
                <w:rPr>
                  <w:rFonts w:ascii="Arial" w:hAnsi="Arial"/>
                  <w:sz w:val="20"/>
                  <w:szCs w:val="20"/>
                </w:rPr>
                <w:t xml:space="preserve"> module in the </w:t>
              </w:r>
            </w:ins>
            <w:ins w:id="43" w:author="Tulchinskaya, Gaby (NIH/NCI) [C]" w:date="2017-02-10T11:00:00Z">
              <w:r w:rsidR="009B1C1D" w:rsidRPr="009B1C1D">
                <w:rPr>
                  <w:rFonts w:ascii="Arial" w:hAnsi="Arial"/>
                  <w:sz w:val="20"/>
                  <w:szCs w:val="20"/>
                </w:rPr>
                <w:t>Review DRAFT Greensheets</w:t>
              </w:r>
              <w:r w:rsidR="009B1C1D" w:rsidRPr="009B1C1D">
                <w:rPr>
                  <w:rFonts w:ascii="Arial" w:hAnsi="Arial"/>
                  <w:sz w:val="20"/>
                  <w:szCs w:val="20"/>
                </w:rPr>
                <w:t xml:space="preserve"> screen</w:t>
              </w:r>
            </w:ins>
            <w:ins w:id="44" w:author="Tulchinskaya, Gaby (NIH/NCI) [C]" w:date="2017-02-10T10:59:00Z">
              <w:r w:rsidR="009B1C1D">
                <w:rPr>
                  <w:rFonts w:ascii="Arial" w:hAnsi="Arial"/>
                  <w:sz w:val="20"/>
                  <w:szCs w:val="20"/>
                </w:rPr>
                <w:t xml:space="preserve"> </w:t>
              </w:r>
            </w:ins>
            <w:r w:rsidRPr="00530266">
              <w:rPr>
                <w:rFonts w:ascii="Arial" w:hAnsi="Arial"/>
                <w:sz w:val="20"/>
                <w:szCs w:val="20"/>
              </w:rPr>
              <w:t>and click</w:t>
            </w:r>
            <w:ins w:id="45" w:author="Tulchinskaya, Gaby (NIH/NCI) [C]" w:date="2017-02-10T10:56:00Z">
              <w:r w:rsidR="00017227">
                <w:rPr>
                  <w:rFonts w:ascii="Arial" w:hAnsi="Arial"/>
                  <w:sz w:val="20"/>
                  <w:szCs w:val="20"/>
                </w:rPr>
                <w:t xml:space="preserve"> </w:t>
              </w:r>
              <w:r w:rsidR="00017227">
                <w:t>“</w:t>
              </w:r>
              <w:r w:rsidR="00017227" w:rsidRPr="009B1C1D">
                <w:rPr>
                  <w:rFonts w:ascii="Arial" w:hAnsi="Arial"/>
                  <w:sz w:val="20"/>
                  <w:szCs w:val="20"/>
                </w:rPr>
                <w:t>Review and Test Greensheets” button</w:t>
              </w:r>
            </w:ins>
            <w:ins w:id="46" w:author="Tulchinskaya, Gaby (NIH/NCI) [C]" w:date="2017-02-10T10:59:00Z">
              <w:r w:rsidR="009B1C1D">
                <w:rPr>
                  <w:rFonts w:ascii="Arial" w:hAnsi="Arial"/>
                  <w:sz w:val="20"/>
                  <w:szCs w:val="20"/>
                </w:rPr>
                <w:t xml:space="preserve"> to </w:t>
              </w:r>
            </w:ins>
            <w:ins w:id="47" w:author="Tulchinskaya, Gaby (NIH/NCI) [C]" w:date="2017-02-10T11:01:00Z">
              <w:r w:rsidR="009B1C1D">
                <w:rPr>
                  <w:rFonts w:ascii="Arial" w:hAnsi="Arial"/>
                  <w:sz w:val="20"/>
                  <w:szCs w:val="20"/>
                </w:rPr>
                <w:t xml:space="preserve">process the </w:t>
              </w:r>
              <w:r w:rsidR="009B1C1D">
                <w:rPr>
                  <w:rFonts w:ascii="Arial" w:hAnsi="Arial"/>
                  <w:sz w:val="20"/>
                  <w:szCs w:val="20"/>
                </w:rPr>
                <w:lastRenderedPageBreak/>
                <w:t xml:space="preserve">module. </w:t>
              </w:r>
            </w:ins>
            <w:r w:rsidRPr="00530266">
              <w:rPr>
                <w:rFonts w:ascii="Arial" w:hAnsi="Arial"/>
                <w:sz w:val="20"/>
                <w:szCs w:val="20"/>
              </w:rPr>
              <w:t xml:space="preserve"> </w:t>
            </w:r>
            <w:del w:id="48"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49"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50" w:author="Tulchinskaya, Gaby (NIH/NCI) [C]" w:date="2017-02-10T10:58:00Z"/>
                <w:rFonts w:ascii="Arial" w:hAnsi="Arial"/>
                <w:sz w:val="20"/>
                <w:szCs w:val="20"/>
              </w:rPr>
            </w:pPr>
            <w:del w:id="51"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52" w:author="Tulchinskaya, Gaby (NIH/NCI) [C]" w:date="2017-02-10T10:58:00Z"/>
                <w:rFonts w:ascii="Arial" w:hAnsi="Arial"/>
                <w:sz w:val="20"/>
                <w:szCs w:val="20"/>
              </w:rPr>
            </w:pPr>
            <w:del w:id="53"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3" w:history="1">
              <w:r w:rsidRPr="00530266">
                <w:rPr>
                  <w:rStyle w:val="Hyperlink"/>
                  <w:rFonts w:ascii="Arial" w:hAnsi="Arial"/>
                  <w:sz w:val="20"/>
                  <w:szCs w:val="20"/>
                </w:rPr>
                <w:t>https://i2e-test.nci.nih.gov/greensheets/</w:t>
              </w:r>
            </w:hyperlink>
          </w:p>
          <w:p w14:paraId="2C737D34" w14:textId="77777777" w:rsidR="007C2E9F" w:rsidRPr="00530266" w:rsidRDefault="007C2E9F" w:rsidP="00350B08">
            <w:r w:rsidRPr="00530266">
              <w:t> </w:t>
            </w:r>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4"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 xml:space="preserve">messages is set in a property file.  It is not dynamically generated in </w:t>
            </w:r>
            <w:r w:rsidRPr="00530266">
              <w:lastRenderedPageBreak/>
              <w:t>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54"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bookmarkStart w:id="55" w:name="_GoBack"/>
            <w:bookmarkEnd w:id="55"/>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5"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2E25A6">
      <w:headerReference w:type="first" r:id="rId86"/>
      <w:footerReference w:type="first" r:id="rId8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7C2AC" w14:textId="77777777" w:rsidR="004313BB" w:rsidRDefault="004313BB" w:rsidP="002409CD">
      <w:r>
        <w:separator/>
      </w:r>
    </w:p>
    <w:p w14:paraId="37B40C03" w14:textId="77777777" w:rsidR="004313BB" w:rsidRDefault="004313BB" w:rsidP="002409CD"/>
    <w:p w14:paraId="113DAC87" w14:textId="77777777" w:rsidR="004313BB" w:rsidRDefault="004313BB" w:rsidP="002409CD"/>
    <w:p w14:paraId="06107DEE" w14:textId="77777777" w:rsidR="004313BB" w:rsidRDefault="004313BB" w:rsidP="002409CD"/>
    <w:p w14:paraId="41BBC07E" w14:textId="77777777" w:rsidR="004313BB" w:rsidRDefault="004313BB" w:rsidP="002409CD"/>
    <w:p w14:paraId="5AD481FB" w14:textId="77777777" w:rsidR="004313BB" w:rsidRDefault="004313BB" w:rsidP="002409CD"/>
    <w:p w14:paraId="258B5CB7" w14:textId="77777777" w:rsidR="004313BB" w:rsidRDefault="004313BB" w:rsidP="002409CD"/>
    <w:p w14:paraId="6E70ACD9" w14:textId="77777777" w:rsidR="004313BB" w:rsidRDefault="004313BB" w:rsidP="002409CD"/>
    <w:p w14:paraId="73A3EEE6" w14:textId="77777777" w:rsidR="004313BB" w:rsidRDefault="004313BB" w:rsidP="002409CD"/>
    <w:p w14:paraId="7310E74F" w14:textId="77777777" w:rsidR="004313BB" w:rsidRDefault="004313BB" w:rsidP="002409CD"/>
    <w:p w14:paraId="6A86C858" w14:textId="77777777" w:rsidR="004313BB" w:rsidRDefault="004313BB" w:rsidP="002409CD"/>
    <w:p w14:paraId="4FC0C18B" w14:textId="77777777" w:rsidR="004313BB" w:rsidRDefault="004313BB" w:rsidP="002409CD"/>
    <w:p w14:paraId="30CDC8B7" w14:textId="77777777" w:rsidR="004313BB" w:rsidRDefault="004313BB" w:rsidP="002409CD"/>
    <w:p w14:paraId="6199D870" w14:textId="77777777" w:rsidR="004313BB" w:rsidRDefault="004313BB" w:rsidP="002409CD"/>
    <w:p w14:paraId="66113739" w14:textId="77777777" w:rsidR="004313BB" w:rsidRDefault="004313BB" w:rsidP="002409CD"/>
    <w:p w14:paraId="3D806D2F" w14:textId="77777777" w:rsidR="004313BB" w:rsidRDefault="004313BB" w:rsidP="002409CD"/>
    <w:p w14:paraId="02E977FF" w14:textId="77777777" w:rsidR="004313BB" w:rsidRDefault="004313BB" w:rsidP="002409CD"/>
    <w:p w14:paraId="51AD35E5" w14:textId="77777777" w:rsidR="004313BB" w:rsidRDefault="004313BB" w:rsidP="002409CD"/>
    <w:p w14:paraId="7CF97E3D" w14:textId="77777777" w:rsidR="004313BB" w:rsidRDefault="004313BB" w:rsidP="002409CD"/>
    <w:p w14:paraId="0A6CD829" w14:textId="77777777" w:rsidR="004313BB" w:rsidRDefault="004313BB" w:rsidP="002409CD"/>
    <w:p w14:paraId="0CAD42E3" w14:textId="77777777" w:rsidR="004313BB" w:rsidRDefault="004313BB" w:rsidP="002409CD"/>
    <w:p w14:paraId="6DEBB576" w14:textId="77777777" w:rsidR="004313BB" w:rsidRDefault="004313BB" w:rsidP="002409CD"/>
    <w:p w14:paraId="069D5626" w14:textId="77777777" w:rsidR="004313BB" w:rsidRDefault="004313BB" w:rsidP="002409CD"/>
    <w:p w14:paraId="5CFEA108" w14:textId="77777777" w:rsidR="004313BB" w:rsidRDefault="004313BB" w:rsidP="002409CD"/>
    <w:p w14:paraId="2F7496B6" w14:textId="77777777" w:rsidR="004313BB" w:rsidRDefault="004313BB" w:rsidP="002409CD"/>
    <w:p w14:paraId="26C67FB0" w14:textId="77777777" w:rsidR="004313BB" w:rsidRDefault="004313BB" w:rsidP="002409CD"/>
    <w:p w14:paraId="281D45ED" w14:textId="77777777" w:rsidR="004313BB" w:rsidRDefault="004313BB" w:rsidP="002409CD"/>
    <w:p w14:paraId="0610576A" w14:textId="77777777" w:rsidR="004313BB" w:rsidRDefault="004313BB" w:rsidP="002409CD"/>
  </w:endnote>
  <w:endnote w:type="continuationSeparator" w:id="0">
    <w:p w14:paraId="6D54F5A4" w14:textId="77777777" w:rsidR="004313BB" w:rsidRDefault="004313BB" w:rsidP="002409CD">
      <w:r>
        <w:continuationSeparator/>
      </w:r>
    </w:p>
    <w:p w14:paraId="6F60869E" w14:textId="77777777" w:rsidR="004313BB" w:rsidRDefault="004313BB" w:rsidP="002409CD"/>
    <w:p w14:paraId="651946EB" w14:textId="77777777" w:rsidR="004313BB" w:rsidRDefault="004313BB" w:rsidP="002409CD"/>
    <w:p w14:paraId="15C29864" w14:textId="77777777" w:rsidR="004313BB" w:rsidRDefault="004313BB" w:rsidP="002409CD"/>
    <w:p w14:paraId="655CE0D5" w14:textId="77777777" w:rsidR="004313BB" w:rsidRDefault="004313BB" w:rsidP="002409CD"/>
    <w:p w14:paraId="372A4789" w14:textId="77777777" w:rsidR="004313BB" w:rsidRDefault="004313BB" w:rsidP="002409CD"/>
    <w:p w14:paraId="6C072BC8" w14:textId="77777777" w:rsidR="004313BB" w:rsidRDefault="004313BB" w:rsidP="002409CD"/>
    <w:p w14:paraId="6A278FC4" w14:textId="77777777" w:rsidR="004313BB" w:rsidRDefault="004313BB" w:rsidP="002409CD"/>
    <w:p w14:paraId="0AC332A4" w14:textId="77777777" w:rsidR="004313BB" w:rsidRDefault="004313BB" w:rsidP="002409CD"/>
    <w:p w14:paraId="7D7A6849" w14:textId="77777777" w:rsidR="004313BB" w:rsidRDefault="004313BB" w:rsidP="002409CD"/>
    <w:p w14:paraId="5BFFA6E3" w14:textId="77777777" w:rsidR="004313BB" w:rsidRDefault="004313BB" w:rsidP="002409CD"/>
    <w:p w14:paraId="79B241BB" w14:textId="77777777" w:rsidR="004313BB" w:rsidRDefault="004313BB" w:rsidP="002409CD"/>
    <w:p w14:paraId="46909905" w14:textId="77777777" w:rsidR="004313BB" w:rsidRDefault="004313BB" w:rsidP="002409CD"/>
    <w:p w14:paraId="344B38D9" w14:textId="77777777" w:rsidR="004313BB" w:rsidRDefault="004313BB" w:rsidP="002409CD"/>
    <w:p w14:paraId="44D0A31D" w14:textId="77777777" w:rsidR="004313BB" w:rsidRDefault="004313BB" w:rsidP="002409CD"/>
    <w:p w14:paraId="130E77EA" w14:textId="77777777" w:rsidR="004313BB" w:rsidRDefault="004313BB" w:rsidP="002409CD"/>
    <w:p w14:paraId="2D1B0076" w14:textId="77777777" w:rsidR="004313BB" w:rsidRDefault="004313BB" w:rsidP="002409CD"/>
    <w:p w14:paraId="7FED6809" w14:textId="77777777" w:rsidR="004313BB" w:rsidRDefault="004313BB" w:rsidP="002409CD"/>
    <w:p w14:paraId="51BD11D0" w14:textId="77777777" w:rsidR="004313BB" w:rsidRDefault="004313BB" w:rsidP="002409CD"/>
    <w:p w14:paraId="5D612BCE" w14:textId="77777777" w:rsidR="004313BB" w:rsidRDefault="004313BB" w:rsidP="002409CD"/>
    <w:p w14:paraId="73DA7678" w14:textId="77777777" w:rsidR="004313BB" w:rsidRDefault="004313BB" w:rsidP="002409CD"/>
    <w:p w14:paraId="1EFFC45E" w14:textId="77777777" w:rsidR="004313BB" w:rsidRDefault="004313BB" w:rsidP="002409CD"/>
    <w:p w14:paraId="551D1DD8" w14:textId="77777777" w:rsidR="004313BB" w:rsidRDefault="004313BB" w:rsidP="002409CD"/>
    <w:p w14:paraId="590EBD2F" w14:textId="77777777" w:rsidR="004313BB" w:rsidRDefault="004313BB" w:rsidP="002409CD"/>
    <w:p w14:paraId="257CAC7C" w14:textId="77777777" w:rsidR="004313BB" w:rsidRDefault="004313BB" w:rsidP="002409CD"/>
    <w:p w14:paraId="3AF1E6EA" w14:textId="77777777" w:rsidR="004313BB" w:rsidRDefault="004313BB" w:rsidP="002409CD"/>
    <w:p w14:paraId="6D347EFD" w14:textId="77777777" w:rsidR="004313BB" w:rsidRDefault="004313BB" w:rsidP="002409CD"/>
    <w:p w14:paraId="11F8A3E7" w14:textId="77777777" w:rsidR="004313BB" w:rsidRDefault="004313BB"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6ED6BEA" w:rsidR="00350B08" w:rsidRDefault="00350B08"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702702">
      <w:rPr>
        <w:rStyle w:val="PageNumber"/>
        <w:noProof/>
      </w:rPr>
      <w:t>1</w:t>
    </w:r>
    <w:r w:rsidRPr="00045429">
      <w:rPr>
        <w:rStyle w:val="PageNumber"/>
      </w:rPr>
      <w:fldChar w:fldCharType="end"/>
    </w:r>
    <w:r w:rsidRPr="00045429">
      <w:rPr>
        <w:rStyle w:val="PageNumber"/>
      </w:rPr>
      <w:t xml:space="preserve"> of </w:t>
    </w:r>
    <w:fldSimple w:instr=" SECTIONPAGES  \* Arabic  \* MERGEFORMAT ">
      <w:r w:rsidR="00702702" w:rsidRPr="00702702">
        <w:rPr>
          <w:rStyle w:val="PageNumbe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DAA8E8" w14:textId="77777777" w:rsidR="004313BB" w:rsidRDefault="004313BB" w:rsidP="002409CD">
      <w:r>
        <w:separator/>
      </w:r>
    </w:p>
    <w:p w14:paraId="5C8E8EE4" w14:textId="77777777" w:rsidR="004313BB" w:rsidRDefault="004313BB" w:rsidP="002409CD"/>
    <w:p w14:paraId="640CAD06" w14:textId="77777777" w:rsidR="004313BB" w:rsidRDefault="004313BB" w:rsidP="002409CD"/>
    <w:p w14:paraId="5556A41B" w14:textId="77777777" w:rsidR="004313BB" w:rsidRDefault="004313BB" w:rsidP="002409CD"/>
    <w:p w14:paraId="77E29358" w14:textId="77777777" w:rsidR="004313BB" w:rsidRDefault="004313BB" w:rsidP="002409CD"/>
    <w:p w14:paraId="4A3B9A9E" w14:textId="77777777" w:rsidR="004313BB" w:rsidRDefault="004313BB" w:rsidP="002409CD"/>
    <w:p w14:paraId="6BA77EC8" w14:textId="77777777" w:rsidR="004313BB" w:rsidRDefault="004313BB" w:rsidP="002409CD"/>
    <w:p w14:paraId="13B7A144" w14:textId="77777777" w:rsidR="004313BB" w:rsidRDefault="004313BB" w:rsidP="002409CD"/>
    <w:p w14:paraId="06B262AE" w14:textId="77777777" w:rsidR="004313BB" w:rsidRDefault="004313BB" w:rsidP="002409CD"/>
    <w:p w14:paraId="048070CD" w14:textId="77777777" w:rsidR="004313BB" w:rsidRDefault="004313BB" w:rsidP="002409CD"/>
    <w:p w14:paraId="4E7415CE" w14:textId="77777777" w:rsidR="004313BB" w:rsidRDefault="004313BB" w:rsidP="002409CD"/>
    <w:p w14:paraId="5675558E" w14:textId="77777777" w:rsidR="004313BB" w:rsidRDefault="004313BB" w:rsidP="002409CD"/>
    <w:p w14:paraId="6E5FFAA1" w14:textId="77777777" w:rsidR="004313BB" w:rsidRDefault="004313BB" w:rsidP="002409CD"/>
    <w:p w14:paraId="731EEEB7" w14:textId="77777777" w:rsidR="004313BB" w:rsidRDefault="004313BB" w:rsidP="002409CD"/>
    <w:p w14:paraId="04B8E8FB" w14:textId="77777777" w:rsidR="004313BB" w:rsidRDefault="004313BB" w:rsidP="002409CD"/>
    <w:p w14:paraId="44CE9A75" w14:textId="77777777" w:rsidR="004313BB" w:rsidRDefault="004313BB" w:rsidP="002409CD"/>
    <w:p w14:paraId="450859F6" w14:textId="77777777" w:rsidR="004313BB" w:rsidRDefault="004313BB" w:rsidP="002409CD"/>
    <w:p w14:paraId="6C701BF0" w14:textId="77777777" w:rsidR="004313BB" w:rsidRDefault="004313BB" w:rsidP="002409CD"/>
    <w:p w14:paraId="23ECC3C5" w14:textId="77777777" w:rsidR="004313BB" w:rsidRDefault="004313BB" w:rsidP="002409CD"/>
    <w:p w14:paraId="4D1F2087" w14:textId="77777777" w:rsidR="004313BB" w:rsidRDefault="004313BB" w:rsidP="002409CD"/>
    <w:p w14:paraId="3E2FAB37" w14:textId="77777777" w:rsidR="004313BB" w:rsidRDefault="004313BB" w:rsidP="002409CD"/>
    <w:p w14:paraId="45C84475" w14:textId="77777777" w:rsidR="004313BB" w:rsidRDefault="004313BB" w:rsidP="002409CD"/>
    <w:p w14:paraId="2EF7106D" w14:textId="77777777" w:rsidR="004313BB" w:rsidRDefault="004313BB" w:rsidP="002409CD"/>
    <w:p w14:paraId="573DE9DB" w14:textId="77777777" w:rsidR="004313BB" w:rsidRDefault="004313BB" w:rsidP="002409CD"/>
    <w:p w14:paraId="7D41629A" w14:textId="77777777" w:rsidR="004313BB" w:rsidRDefault="004313BB" w:rsidP="002409CD"/>
    <w:p w14:paraId="5070AB4D" w14:textId="77777777" w:rsidR="004313BB" w:rsidRDefault="004313BB" w:rsidP="002409CD"/>
    <w:p w14:paraId="0D687E78" w14:textId="77777777" w:rsidR="004313BB" w:rsidRDefault="004313BB" w:rsidP="002409CD"/>
    <w:p w14:paraId="7CC87EBB" w14:textId="77777777" w:rsidR="004313BB" w:rsidRDefault="004313BB" w:rsidP="002409CD"/>
  </w:footnote>
  <w:footnote w:type="continuationSeparator" w:id="0">
    <w:p w14:paraId="11901DFB" w14:textId="77777777" w:rsidR="004313BB" w:rsidRDefault="004313BB" w:rsidP="002409CD">
      <w:r>
        <w:continuationSeparator/>
      </w:r>
    </w:p>
    <w:p w14:paraId="60DADEFA" w14:textId="77777777" w:rsidR="004313BB" w:rsidRDefault="004313BB" w:rsidP="002409CD"/>
    <w:p w14:paraId="47A910E2" w14:textId="77777777" w:rsidR="004313BB" w:rsidRDefault="004313BB" w:rsidP="002409CD"/>
    <w:p w14:paraId="3BF995CE" w14:textId="77777777" w:rsidR="004313BB" w:rsidRDefault="004313BB" w:rsidP="002409CD"/>
    <w:p w14:paraId="70F4C24B" w14:textId="77777777" w:rsidR="004313BB" w:rsidRDefault="004313BB" w:rsidP="002409CD"/>
    <w:p w14:paraId="78CEBBDE" w14:textId="77777777" w:rsidR="004313BB" w:rsidRDefault="004313BB" w:rsidP="002409CD"/>
    <w:p w14:paraId="2E0A20F8" w14:textId="77777777" w:rsidR="004313BB" w:rsidRDefault="004313BB" w:rsidP="002409CD"/>
    <w:p w14:paraId="559FA488" w14:textId="77777777" w:rsidR="004313BB" w:rsidRDefault="004313BB" w:rsidP="002409CD"/>
    <w:p w14:paraId="6877D876" w14:textId="77777777" w:rsidR="004313BB" w:rsidRDefault="004313BB" w:rsidP="002409CD"/>
    <w:p w14:paraId="58B805A6" w14:textId="77777777" w:rsidR="004313BB" w:rsidRDefault="004313BB" w:rsidP="002409CD"/>
    <w:p w14:paraId="26BDA8E4" w14:textId="77777777" w:rsidR="004313BB" w:rsidRDefault="004313BB" w:rsidP="002409CD"/>
    <w:p w14:paraId="550508C5" w14:textId="77777777" w:rsidR="004313BB" w:rsidRDefault="004313BB" w:rsidP="002409CD"/>
    <w:p w14:paraId="3D2E5485" w14:textId="77777777" w:rsidR="004313BB" w:rsidRDefault="004313BB" w:rsidP="002409CD"/>
    <w:p w14:paraId="356D3BD2" w14:textId="77777777" w:rsidR="004313BB" w:rsidRDefault="004313BB" w:rsidP="002409CD"/>
    <w:p w14:paraId="3A9CC866" w14:textId="77777777" w:rsidR="004313BB" w:rsidRDefault="004313BB" w:rsidP="002409CD"/>
    <w:p w14:paraId="2BC0B41E" w14:textId="77777777" w:rsidR="004313BB" w:rsidRDefault="004313BB" w:rsidP="002409CD"/>
    <w:p w14:paraId="1ACAAC2E" w14:textId="77777777" w:rsidR="004313BB" w:rsidRDefault="004313BB" w:rsidP="002409CD"/>
    <w:p w14:paraId="6C3C2CE9" w14:textId="77777777" w:rsidR="004313BB" w:rsidRDefault="004313BB" w:rsidP="002409CD"/>
    <w:p w14:paraId="5B93DC6E" w14:textId="77777777" w:rsidR="004313BB" w:rsidRDefault="004313BB" w:rsidP="002409CD"/>
    <w:p w14:paraId="527C567B" w14:textId="77777777" w:rsidR="004313BB" w:rsidRDefault="004313BB" w:rsidP="002409CD"/>
    <w:p w14:paraId="070E8374" w14:textId="77777777" w:rsidR="004313BB" w:rsidRDefault="004313BB" w:rsidP="002409CD"/>
    <w:p w14:paraId="52D5B9A7" w14:textId="77777777" w:rsidR="004313BB" w:rsidRDefault="004313BB" w:rsidP="002409CD"/>
    <w:p w14:paraId="6C402491" w14:textId="77777777" w:rsidR="004313BB" w:rsidRDefault="004313BB" w:rsidP="002409CD"/>
    <w:p w14:paraId="73C7B3E7" w14:textId="77777777" w:rsidR="004313BB" w:rsidRDefault="004313BB" w:rsidP="002409CD"/>
    <w:p w14:paraId="4F4D8E0B" w14:textId="77777777" w:rsidR="004313BB" w:rsidRDefault="004313BB" w:rsidP="002409CD"/>
    <w:p w14:paraId="6D4F0FD7" w14:textId="77777777" w:rsidR="004313BB" w:rsidRDefault="004313BB" w:rsidP="002409CD"/>
    <w:p w14:paraId="0D1F8EC3" w14:textId="77777777" w:rsidR="004313BB" w:rsidRDefault="004313BB" w:rsidP="002409CD"/>
    <w:p w14:paraId="0EB498CC" w14:textId="77777777" w:rsidR="004313BB" w:rsidRDefault="004313BB"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7777777" w:rsidR="00350B08" w:rsidRDefault="00350B08"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77777777" w:rsidR="00350B08" w:rsidRDefault="00350B08"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1C1D"/>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iscs/greensheets/Requirements/Use-cases/View%20and%20Manage%20a%20greensheet%20use-case.doc" TargetMode="External"/><Relationship Id="rId18" Type="http://schemas.openxmlformats.org/officeDocument/2006/relationships/hyperlink" Target="https://i2e-test.nci.nih.gov/documentation/application/GSFB_User_guide.pdf"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oleObject" Target="embeddings/oleObject2.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55" Type="http://schemas.openxmlformats.org/officeDocument/2006/relationships/oleObject" Target="embeddings/oleObject27.bin"/><Relationship Id="rId63" Type="http://schemas.openxmlformats.org/officeDocument/2006/relationships/oleObject" Target="embeddings/oleObject35.bin"/><Relationship Id="rId68" Type="http://schemas.openxmlformats.org/officeDocument/2006/relationships/oleObject" Target="embeddings/oleObject40.bin"/><Relationship Id="rId76" Type="http://schemas.openxmlformats.org/officeDocument/2006/relationships/hyperlink" Target="https://ncisvn.nci.nih.gov/svn/iscs/greensheets/Requirements/Use-cases/View%20and%20Manage%20a%20greensheet%20use-case.doc" TargetMode="External"/><Relationship Id="rId84" Type="http://schemas.openxmlformats.org/officeDocument/2006/relationships/hyperlink" Target="https://i2e-test.nci.nih.gov/greensheets/" TargetMode="Externa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hyperlink" Target="https://ncisvn.nci.nih.gov/svn/iscs/greensheets/Requirements/Use-cases/View%20and%20Manage%20a%20greensheet%20use-case.doc" TargetMode="External"/><Relationship Id="rId79" Type="http://schemas.openxmlformats.org/officeDocument/2006/relationships/image" Target="media/image15.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33.bin"/><Relationship Id="rId82" Type="http://schemas.openxmlformats.org/officeDocument/2006/relationships/hyperlink" Target="https://ncisvn.nci.nih.gov/svn/iscs/greensheets/Requirements/Specs/GreenSheets%20Redesign%20Project%20Scope.docx"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cisvn.nci.nih.gov/svn/iscs/greensheets/Requirements/Specs/GreenSheets%20-%20Scope.docx" TargetMode="External"/><Relationship Id="rId14" Type="http://schemas.openxmlformats.org/officeDocument/2006/relationships/hyperlink" Target="https://ncisvn.nci.nih.gov/svn/iscs/greensheets/Requirements/Specs/GreenSheets%20Redesign%20Project%20Scope.docx" TargetMode="External"/><Relationship Id="rId22" Type="http://schemas.openxmlformats.org/officeDocument/2006/relationships/image" Target="media/image4.png"/><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image" Target="media/image8.png"/><Relationship Id="rId43" Type="http://schemas.openxmlformats.org/officeDocument/2006/relationships/oleObject" Target="embeddings/oleObject15.bin"/><Relationship Id="rId48" Type="http://schemas.openxmlformats.org/officeDocument/2006/relationships/oleObject" Target="embeddings/oleObject20.bin"/><Relationship Id="rId56" Type="http://schemas.openxmlformats.org/officeDocument/2006/relationships/oleObject" Target="embeddings/oleObject28.bin"/><Relationship Id="rId64" Type="http://schemas.openxmlformats.org/officeDocument/2006/relationships/oleObject" Target="embeddings/oleObject36.bin"/><Relationship Id="rId69" Type="http://schemas.openxmlformats.org/officeDocument/2006/relationships/oleObject" Target="embeddings/oleObject41.bin"/><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oleObject" Target="embeddings/oleObject23.bin"/><Relationship Id="rId72" Type="http://schemas.openxmlformats.org/officeDocument/2006/relationships/oleObject" Target="embeddings/oleObject43.bin"/><Relationship Id="rId80" Type="http://schemas.openxmlformats.org/officeDocument/2006/relationships/image" Target="media/image16.png"/><Relationship Id="rId85" Type="http://schemas.openxmlformats.org/officeDocument/2006/relationships/hyperlink" Target="https://i2e-test.nci.nih.gov/greensheets/" TargetMode="External"/><Relationship Id="rId3" Type="http://schemas.openxmlformats.org/officeDocument/2006/relationships/styles" Target="styles.xml"/><Relationship Id="rId12" Type="http://schemas.openxmlformats.org/officeDocument/2006/relationships/hyperlink" Target="https://i2e-test.nci.nih.gov/documentation/application/GSFB_User_guide.pdf" TargetMode="External"/><Relationship Id="rId17" Type="http://schemas.openxmlformats.org/officeDocument/2006/relationships/hyperlink" Target="https://ncisvn.nci.nih.gov/svn/iscs/greensheets/Requirements/Specs/GreenSheets%20Redesign%20Project%20Scope.docx" TargetMode="External"/><Relationship Id="rId25" Type="http://schemas.openxmlformats.org/officeDocument/2006/relationships/oleObject" Target="embeddings/oleObject4.bin"/><Relationship Id="rId33" Type="http://schemas.openxmlformats.org/officeDocument/2006/relationships/image" Target="media/image7.png"/><Relationship Id="rId38" Type="http://schemas.openxmlformats.org/officeDocument/2006/relationships/oleObject" Target="embeddings/oleObject12.bin"/><Relationship Id="rId46" Type="http://schemas.openxmlformats.org/officeDocument/2006/relationships/oleObject" Target="embeddings/oleObject18.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oleObject" Target="embeddings/oleObject26.bin"/><Relationship Id="rId62" Type="http://schemas.openxmlformats.org/officeDocument/2006/relationships/oleObject" Target="embeddings/oleObject34.bin"/><Relationship Id="rId70" Type="http://schemas.openxmlformats.org/officeDocument/2006/relationships/oleObject" Target="embeddings/oleObject42.bin"/><Relationship Id="rId75" Type="http://schemas.openxmlformats.org/officeDocument/2006/relationships/hyperlink" Target="https://ncisvn.nci.nih.gov/svn/iscs/greensheets/Requirements/Use-cases/View%20and%20Manage%20a%20greensheet%20use-case.doc" TargetMode="External"/><Relationship Id="rId83" Type="http://schemas.openxmlformats.org/officeDocument/2006/relationships/hyperlink" Target="https://i2e-test.nci.nih.gov/greensheet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1.bin"/><Relationship Id="rId57" Type="http://schemas.openxmlformats.org/officeDocument/2006/relationships/oleObject" Target="embeddings/oleObject29.bin"/><Relationship Id="rId10" Type="http://schemas.openxmlformats.org/officeDocument/2006/relationships/hyperlink" Target="https://ncisvn.nci.nih.gov/svn/iscs/greensheets/Requirements/Meeting%20Minutes/Draft%20area%20_%20meeting%20with%20OGA%20meeting%20minutes.docx" TargetMode="External"/><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4.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62FBA-94D8-42E7-9DCF-1A7D405D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26</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36398</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68</cp:revision>
  <cp:lastPrinted>2013-10-21T20:05:00Z</cp:lastPrinted>
  <dcterms:created xsi:type="dcterms:W3CDTF">2016-10-25T18:33:00Z</dcterms:created>
  <dcterms:modified xsi:type="dcterms:W3CDTF">2017-02-10T16:03:00Z</dcterms:modified>
</cp:coreProperties>
</file>