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694BB598" w:rsidR="00B14EFC" w:rsidRPr="0024266B" w:rsidRDefault="00522091" w:rsidP="00B14EFC">
      <w:pPr>
        <w:pStyle w:val="CoverPage1"/>
        <w:rPr>
          <w:color w:val="0000FF"/>
        </w:rPr>
      </w:pPr>
      <w:r>
        <w:rPr>
          <w:color w:val="0000FF"/>
        </w:rPr>
        <w:t xml:space="preserve">Form Builder </w:t>
      </w:r>
      <w:r w:rsidR="008B2A99">
        <w:rPr>
          <w:color w:val="0000FF"/>
        </w:rPr>
        <w:t>System</w:t>
      </w:r>
    </w:p>
    <w:p w14:paraId="34F469A1" w14:textId="04B95F88" w:rsidR="00B14EFC" w:rsidRDefault="00E60712" w:rsidP="00B14EFC">
      <w:pPr>
        <w:pStyle w:val="CoverPage1"/>
      </w:pPr>
      <w:r>
        <w:t>High Level Scope</w:t>
      </w:r>
      <w:r w:rsidR="00522091">
        <w:t xml:space="preserve"> of changes related to GreenSheets re-design</w:t>
      </w:r>
    </w:p>
    <w:p w14:paraId="1F8518A9" w14:textId="77777777" w:rsidR="00B14EFC" w:rsidRDefault="00B14EFC" w:rsidP="00B14EFC">
      <w:pPr>
        <w:pStyle w:val="CoverPage1"/>
      </w:pPr>
    </w:p>
    <w:p w14:paraId="500FD6B2" w14:textId="64D69DE6"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45718F">
        <w:rPr>
          <w:color w:val="0000FF"/>
        </w:rPr>
        <w:t>4</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309FCDE0" w:rsidR="007D18F9" w:rsidRDefault="00320F9D" w:rsidP="00AC2F15">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522091">
          <w:rPr>
            <w:rStyle w:val="Hyperlink"/>
          </w:rPr>
          <w:t>Form Builder - Scope of changes.docx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7AAD707" w:rsidR="000B2F0E" w:rsidRDefault="000B2F0E" w:rsidP="00522091">
            <w:pPr>
              <w:pStyle w:val="Cell"/>
              <w:widowControl w:val="0"/>
              <w:jc w:val="center"/>
            </w:pPr>
            <w:r>
              <w:t>0</w:t>
            </w:r>
            <w:r w:rsidR="00522091">
              <w:t>9</w:t>
            </w:r>
            <w:r>
              <w:t>/</w:t>
            </w:r>
            <w:r w:rsidR="00522091">
              <w:t>12</w:t>
            </w:r>
            <w:r>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AC2F15" w14:paraId="66B4652B" w14:textId="77777777" w:rsidTr="002C11E9">
        <w:trPr>
          <w:cantSplit/>
        </w:trPr>
        <w:tc>
          <w:tcPr>
            <w:tcW w:w="1099" w:type="dxa"/>
            <w:vAlign w:val="center"/>
          </w:tcPr>
          <w:p w14:paraId="7E854720" w14:textId="60D9D42D" w:rsidR="00AC2F15" w:rsidRDefault="00AC2F15" w:rsidP="00AC2F15">
            <w:pPr>
              <w:pStyle w:val="Cell"/>
              <w:widowControl w:val="0"/>
              <w:jc w:val="center"/>
            </w:pPr>
            <w:r>
              <w:t>1.1</w:t>
            </w:r>
          </w:p>
        </w:tc>
        <w:tc>
          <w:tcPr>
            <w:tcW w:w="1311" w:type="dxa"/>
            <w:vAlign w:val="center"/>
          </w:tcPr>
          <w:p w14:paraId="5A0681EC" w14:textId="58D4E60D" w:rsidR="00AC2F15" w:rsidRDefault="00AC2F15" w:rsidP="00AC2F15">
            <w:pPr>
              <w:pStyle w:val="Cell"/>
              <w:widowControl w:val="0"/>
              <w:jc w:val="center"/>
            </w:pPr>
            <w:r>
              <w:t>09/20/2016</w:t>
            </w:r>
          </w:p>
        </w:tc>
        <w:tc>
          <w:tcPr>
            <w:tcW w:w="1593" w:type="dxa"/>
            <w:vAlign w:val="center"/>
          </w:tcPr>
          <w:p w14:paraId="46B318C5" w14:textId="2B9B6D66" w:rsidR="00AC2F15" w:rsidRDefault="00AC2F15" w:rsidP="00AC2F15">
            <w:pPr>
              <w:pStyle w:val="Cell"/>
              <w:widowControl w:val="0"/>
            </w:pPr>
            <w:r>
              <w:t>G. Tulchinskaya</w:t>
            </w:r>
          </w:p>
        </w:tc>
        <w:tc>
          <w:tcPr>
            <w:tcW w:w="5443" w:type="dxa"/>
            <w:gridSpan w:val="2"/>
            <w:vAlign w:val="center"/>
          </w:tcPr>
          <w:p w14:paraId="5FCA15D5" w14:textId="5AC69DC3" w:rsidR="00AC2F15" w:rsidRDefault="00AC2F15" w:rsidP="00AC2F15">
            <w:pPr>
              <w:pStyle w:val="Cell"/>
              <w:widowControl w:val="0"/>
            </w:pPr>
            <w:r>
              <w:t>Updated reporting requirements</w:t>
            </w:r>
          </w:p>
        </w:tc>
      </w:tr>
      <w:tr w:rsidR="00320F9D" w14:paraId="29EDCDFA" w14:textId="77777777" w:rsidTr="002C11E9">
        <w:trPr>
          <w:cantSplit/>
        </w:trPr>
        <w:tc>
          <w:tcPr>
            <w:tcW w:w="1099" w:type="dxa"/>
            <w:vAlign w:val="center"/>
          </w:tcPr>
          <w:p w14:paraId="319A05D4" w14:textId="1D3EC81E" w:rsidR="00320F9D" w:rsidRDefault="00D50FEA" w:rsidP="00320F9D">
            <w:pPr>
              <w:pStyle w:val="Cell"/>
              <w:widowControl w:val="0"/>
              <w:jc w:val="center"/>
            </w:pPr>
            <w:ins w:id="0" w:author="Tulchinskaya, Gaby (NIH/NCI) [C]" w:date="2016-10-25T13:56:00Z">
              <w:r>
                <w:t>1.2</w:t>
              </w:r>
            </w:ins>
          </w:p>
        </w:tc>
        <w:tc>
          <w:tcPr>
            <w:tcW w:w="1311" w:type="dxa"/>
            <w:vAlign w:val="center"/>
          </w:tcPr>
          <w:p w14:paraId="7CDE5C5F" w14:textId="45DB1E2F" w:rsidR="00320F9D" w:rsidRDefault="00D50FEA" w:rsidP="00D50FEA">
            <w:pPr>
              <w:pStyle w:val="Cell"/>
              <w:widowControl w:val="0"/>
            </w:pPr>
            <w:ins w:id="1" w:author="Tulchinskaya, Gaby (NIH/NCI) [C]" w:date="2016-10-25T13:56:00Z">
              <w:r>
                <w:t>10/25/2016</w:t>
              </w:r>
            </w:ins>
          </w:p>
        </w:tc>
        <w:tc>
          <w:tcPr>
            <w:tcW w:w="1593" w:type="dxa"/>
            <w:vAlign w:val="center"/>
          </w:tcPr>
          <w:p w14:paraId="798A97DA" w14:textId="6A099E27" w:rsidR="00320F9D" w:rsidRDefault="00D50FEA" w:rsidP="00320F9D">
            <w:pPr>
              <w:pStyle w:val="Cell"/>
              <w:widowControl w:val="0"/>
            </w:pPr>
            <w:ins w:id="2" w:author="Tulchinskaya, Gaby (NIH/NCI) [C]" w:date="2016-10-25T13:56:00Z">
              <w:r>
                <w:t>G. Tulchinskaya</w:t>
              </w:r>
            </w:ins>
          </w:p>
        </w:tc>
        <w:tc>
          <w:tcPr>
            <w:tcW w:w="5443" w:type="dxa"/>
            <w:gridSpan w:val="2"/>
            <w:vAlign w:val="center"/>
          </w:tcPr>
          <w:p w14:paraId="54F08366" w14:textId="5CD908FE" w:rsidR="00936B6B" w:rsidRDefault="00D50FEA" w:rsidP="00AB2696">
            <w:pPr>
              <w:pStyle w:val="Cell"/>
              <w:widowControl w:val="0"/>
            </w:pPr>
            <w:ins w:id="3" w:author="Tulchinskaya, Gaby (NIH/NCI) [C]" w:date="2016-10-25T13:56:00Z">
              <w:r>
                <w:t>Updated sec. “</w:t>
              </w:r>
            </w:ins>
            <w:ins w:id="4" w:author="Tulchinskaya, Gaby (NIH/NCI) [C]" w:date="2016-10-25T13:57:00Z">
              <w:r w:rsidRPr="00D50FEA">
                <w:t>User-friendly interface for active hyperlinks</w:t>
              </w:r>
              <w:r>
                <w:t xml:space="preserve">” after OGA input (approach change). </w:t>
              </w:r>
            </w:ins>
          </w:p>
        </w:tc>
      </w:tr>
      <w:tr w:rsidR="00C67560" w14:paraId="21E8F057" w14:textId="77777777" w:rsidTr="002C11E9">
        <w:trPr>
          <w:cantSplit/>
          <w:ins w:id="5" w:author="Tulchinskaya, Gaby (NIH/NCI) [C]" w:date="2016-11-22T11:04:00Z"/>
        </w:trPr>
        <w:tc>
          <w:tcPr>
            <w:tcW w:w="1099" w:type="dxa"/>
            <w:vAlign w:val="center"/>
          </w:tcPr>
          <w:p w14:paraId="18024F6B" w14:textId="78BFEF76" w:rsidR="00C67560" w:rsidRDefault="00C67560" w:rsidP="00320F9D">
            <w:pPr>
              <w:pStyle w:val="Cell"/>
              <w:widowControl w:val="0"/>
              <w:jc w:val="center"/>
              <w:rPr>
                <w:ins w:id="6" w:author="Tulchinskaya, Gaby (NIH/NCI) [C]" w:date="2016-11-22T11:04:00Z"/>
              </w:rPr>
            </w:pPr>
            <w:ins w:id="7" w:author="Tulchinskaya, Gaby (NIH/NCI) [C]" w:date="2016-11-22T11:04:00Z">
              <w:r>
                <w:t>1.3</w:t>
              </w:r>
            </w:ins>
          </w:p>
        </w:tc>
        <w:tc>
          <w:tcPr>
            <w:tcW w:w="1311" w:type="dxa"/>
            <w:vAlign w:val="center"/>
          </w:tcPr>
          <w:p w14:paraId="2BAD6F59" w14:textId="039283F1" w:rsidR="00C67560" w:rsidRDefault="00C67560" w:rsidP="00D50FEA">
            <w:pPr>
              <w:pStyle w:val="Cell"/>
              <w:widowControl w:val="0"/>
              <w:rPr>
                <w:ins w:id="8" w:author="Tulchinskaya, Gaby (NIH/NCI) [C]" w:date="2016-11-22T11:04:00Z"/>
              </w:rPr>
            </w:pPr>
            <w:ins w:id="9" w:author="Tulchinskaya, Gaby (NIH/NCI) [C]" w:date="2016-11-22T11:04:00Z">
              <w:r>
                <w:t>11/22/2016</w:t>
              </w:r>
            </w:ins>
          </w:p>
        </w:tc>
        <w:tc>
          <w:tcPr>
            <w:tcW w:w="1593" w:type="dxa"/>
            <w:vAlign w:val="center"/>
          </w:tcPr>
          <w:p w14:paraId="37957B01" w14:textId="002400FC" w:rsidR="00C67560" w:rsidRDefault="00C67560" w:rsidP="00320F9D">
            <w:pPr>
              <w:pStyle w:val="Cell"/>
              <w:widowControl w:val="0"/>
              <w:rPr>
                <w:ins w:id="10" w:author="Tulchinskaya, Gaby (NIH/NCI) [C]" w:date="2016-11-22T11:04:00Z"/>
              </w:rPr>
            </w:pPr>
            <w:ins w:id="11" w:author="Tulchinskaya, Gaby (NIH/NCI) [C]" w:date="2016-11-22T11:04:00Z">
              <w:r>
                <w:t>G. Tulchinskaya</w:t>
              </w:r>
            </w:ins>
          </w:p>
        </w:tc>
        <w:tc>
          <w:tcPr>
            <w:tcW w:w="5443" w:type="dxa"/>
            <w:gridSpan w:val="2"/>
            <w:vAlign w:val="center"/>
          </w:tcPr>
          <w:p w14:paraId="08E2B2A2" w14:textId="34C7B1B0" w:rsidR="00C67560" w:rsidRDefault="00C67560" w:rsidP="00320F9D">
            <w:pPr>
              <w:pStyle w:val="Cell"/>
              <w:widowControl w:val="0"/>
              <w:rPr>
                <w:ins w:id="12" w:author="Tulchinskaya, Gaby (NIH/NCI) [C]" w:date="2016-11-22T11:05:00Z"/>
              </w:rPr>
            </w:pPr>
            <w:ins w:id="13" w:author="Tulchinskaya, Gaby (NIH/NCI) [C]" w:date="2016-11-22T11:05:00Z">
              <w:r>
                <w:t xml:space="preserve">Added section </w:t>
              </w:r>
            </w:ins>
            <w:r w:rsidR="00AB2696" w:rsidRPr="00AB2696">
              <w:t xml:space="preserve">Non-Functional Requirements </w:t>
            </w:r>
            <w:r w:rsidR="00AB2696">
              <w:t xml:space="preserve">=&gt; </w:t>
            </w:r>
            <w:ins w:id="14" w:author="Tulchinskaya, Gaby (NIH/NCI) [C]" w:date="2016-11-22T11:05:00Z">
              <w:r>
                <w:t>“Field lengths”</w:t>
              </w:r>
            </w:ins>
          </w:p>
          <w:p w14:paraId="13FFE1D5" w14:textId="77777777" w:rsidR="00C67560" w:rsidRDefault="00C67560" w:rsidP="00320F9D">
            <w:pPr>
              <w:pStyle w:val="Cell"/>
              <w:widowControl w:val="0"/>
              <w:rPr>
                <w:ins w:id="15" w:author="Tulchinskaya, Gaby (NIH/NCI) [C]" w:date="2016-11-22T11:05:00Z"/>
              </w:rPr>
            </w:pPr>
          </w:p>
          <w:p w14:paraId="7C9CAEC0" w14:textId="737CE213" w:rsidR="00C67560" w:rsidRDefault="00C67560" w:rsidP="00320F9D">
            <w:pPr>
              <w:pStyle w:val="Cell"/>
              <w:widowControl w:val="0"/>
              <w:rPr>
                <w:ins w:id="16" w:author="Tulchinskaya, Gaby (NIH/NCI) [C]" w:date="2016-11-22T11:04:00Z"/>
              </w:rPr>
            </w:pPr>
          </w:p>
        </w:tc>
      </w:tr>
      <w:tr w:rsidR="0045718F" w14:paraId="69766E6A" w14:textId="77777777" w:rsidTr="002C11E9">
        <w:trPr>
          <w:cantSplit/>
        </w:trPr>
        <w:tc>
          <w:tcPr>
            <w:tcW w:w="1099" w:type="dxa"/>
            <w:vAlign w:val="center"/>
          </w:tcPr>
          <w:p w14:paraId="084DEA9A" w14:textId="2B138D7F" w:rsidR="0045718F" w:rsidRDefault="0045718F" w:rsidP="00320F9D">
            <w:pPr>
              <w:pStyle w:val="Cell"/>
              <w:widowControl w:val="0"/>
              <w:jc w:val="center"/>
            </w:pPr>
            <w:r>
              <w:t>1.4</w:t>
            </w:r>
          </w:p>
        </w:tc>
        <w:tc>
          <w:tcPr>
            <w:tcW w:w="1311" w:type="dxa"/>
            <w:vAlign w:val="center"/>
          </w:tcPr>
          <w:p w14:paraId="302DDC87" w14:textId="0F506910" w:rsidR="0045718F" w:rsidRDefault="0045718F" w:rsidP="00D50FEA">
            <w:pPr>
              <w:pStyle w:val="Cell"/>
              <w:widowControl w:val="0"/>
            </w:pPr>
            <w:r>
              <w:t>12/08/2016</w:t>
            </w:r>
          </w:p>
        </w:tc>
        <w:tc>
          <w:tcPr>
            <w:tcW w:w="1593" w:type="dxa"/>
            <w:vAlign w:val="center"/>
          </w:tcPr>
          <w:p w14:paraId="6A7204ED" w14:textId="6DCA4669" w:rsidR="0045718F" w:rsidRDefault="0045718F" w:rsidP="00320F9D">
            <w:pPr>
              <w:pStyle w:val="Cell"/>
              <w:widowControl w:val="0"/>
            </w:pPr>
            <w:ins w:id="17" w:author="Tulchinskaya, Gaby (NIH/NCI) [C]" w:date="2016-11-22T11:04:00Z">
              <w:r>
                <w:t>G. Tulchinskaya</w:t>
              </w:r>
            </w:ins>
          </w:p>
        </w:tc>
        <w:tc>
          <w:tcPr>
            <w:tcW w:w="5443" w:type="dxa"/>
            <w:gridSpan w:val="2"/>
            <w:vAlign w:val="center"/>
          </w:tcPr>
          <w:p w14:paraId="3333E8CA" w14:textId="78E1F8AF" w:rsidR="0045718F" w:rsidRDefault="0045718F" w:rsidP="00320F9D">
            <w:pPr>
              <w:pStyle w:val="Cell"/>
              <w:widowControl w:val="0"/>
            </w:pPr>
            <w:r>
              <w:t xml:space="preserve">Added sec. “Additional Requirements”. No changes in FB are needed, just capturing existing requirements. </w:t>
            </w: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446"/>
      </w:tblGrid>
      <w:tr w:rsidR="00371CF6" w14:paraId="18B5AC8C" w14:textId="77777777" w:rsidTr="00371CF6">
        <w:trPr>
          <w:cantSplit/>
          <w:tblHeader/>
        </w:trPr>
        <w:tc>
          <w:tcPr>
            <w:tcW w:w="5000" w:type="pct"/>
            <w:shd w:val="clear" w:color="auto" w:fill="000080"/>
            <w:vAlign w:val="center"/>
          </w:tcPr>
          <w:p w14:paraId="48AFBB6A" w14:textId="77777777" w:rsidR="00371CF6" w:rsidRDefault="00371CF6" w:rsidP="00320F9D">
            <w:pPr>
              <w:pStyle w:val="CellColumn"/>
              <w:widowControl w:val="0"/>
            </w:pPr>
            <w:r>
              <w:t>Document Name</w:t>
            </w:r>
          </w:p>
        </w:tc>
      </w:tr>
      <w:tr w:rsidR="00371CF6" w14:paraId="3E437743" w14:textId="77777777" w:rsidTr="00371CF6">
        <w:trPr>
          <w:cantSplit/>
        </w:trPr>
        <w:tc>
          <w:tcPr>
            <w:tcW w:w="5000" w:type="pct"/>
            <w:vAlign w:val="center"/>
          </w:tcPr>
          <w:p w14:paraId="5AB71F95" w14:textId="0179B7CF" w:rsidR="00522091" w:rsidRDefault="00BD58EC" w:rsidP="00522091">
            <w:pPr>
              <w:pStyle w:val="Cell"/>
              <w:widowControl w:val="0"/>
            </w:pPr>
            <w:hyperlink r:id="rId11" w:history="1">
              <w:r w:rsidR="00522091" w:rsidRPr="00B579BD">
                <w:rPr>
                  <w:rStyle w:val="Hyperlink"/>
                </w:rPr>
                <w:t>https://ncisvn.nci.nih.gov/svn/iscs/greensheets/Requirements/Specs/GreenSheets%20Redesign%20Project%20Scope.docx</w:t>
              </w:r>
            </w:hyperlink>
          </w:p>
        </w:tc>
      </w:tr>
      <w:tr w:rsidR="00371CF6" w14:paraId="0F32817B" w14:textId="77777777" w:rsidTr="00371CF6">
        <w:trPr>
          <w:cantSplit/>
        </w:trPr>
        <w:tc>
          <w:tcPr>
            <w:tcW w:w="5000" w:type="pct"/>
            <w:vAlign w:val="center"/>
          </w:tcPr>
          <w:p w14:paraId="53521668" w14:textId="77777777" w:rsidR="00371CF6" w:rsidRDefault="00371CF6" w:rsidP="00320F9D">
            <w:pPr>
              <w:pStyle w:val="Cell"/>
              <w:widowControl w:val="0"/>
            </w:pPr>
          </w:p>
        </w:tc>
      </w:tr>
    </w:tbl>
    <w:p w14:paraId="7CF6F58E" w14:textId="77777777" w:rsidR="00320F9D" w:rsidRDefault="00320F9D" w:rsidP="00320F9D">
      <w:pPr>
        <w:pStyle w:val="Header1"/>
      </w:pPr>
      <w:r>
        <w:t>Key Terms</w:t>
      </w:r>
    </w:p>
    <w:p w14:paraId="29373A54" w14:textId="2179036A" w:rsidR="007D18F9" w:rsidRDefault="00522091" w:rsidP="00AC2F15">
      <w:pPr>
        <w:pStyle w:val="BodyText"/>
      </w:pPr>
      <w:r>
        <w:t xml:space="preserve">Please refer to </w:t>
      </w:r>
      <w:hyperlink r:id="rId12" w:history="1">
        <w:r w:rsidRPr="00B579BD">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AC2F15">
      <w:pPr>
        <w:pStyle w:val="BodyText"/>
      </w:pPr>
    </w:p>
    <w:p w14:paraId="04E00781" w14:textId="77777777" w:rsidR="00320F9D" w:rsidRDefault="00320F9D" w:rsidP="00320F9D">
      <w:pPr>
        <w:pStyle w:val="Header1"/>
      </w:pPr>
      <w:r>
        <w:br w:type="page"/>
      </w:r>
      <w:r>
        <w:lastRenderedPageBreak/>
        <w:t>Table of Contents</w:t>
      </w:r>
    </w:p>
    <w:p w14:paraId="574D08D0" w14:textId="49E40048" w:rsidR="004C750E"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68971047" w:history="1">
        <w:r w:rsidR="004C750E" w:rsidRPr="004E6292">
          <w:rPr>
            <w:rStyle w:val="Hyperlink"/>
            <w:noProof/>
          </w:rPr>
          <w:t>1.</w:t>
        </w:r>
        <w:r w:rsidR="004C750E">
          <w:rPr>
            <w:rFonts w:asciiTheme="minorHAnsi" w:eastAsiaTheme="minorEastAsia" w:hAnsiTheme="minorHAnsi" w:cstheme="minorBidi"/>
            <w:b w:val="0"/>
            <w:caps w:val="0"/>
            <w:noProof/>
            <w:sz w:val="22"/>
            <w:szCs w:val="22"/>
          </w:rPr>
          <w:tab/>
        </w:r>
        <w:r w:rsidR="004C750E" w:rsidRPr="004E6292">
          <w:rPr>
            <w:rStyle w:val="Hyperlink"/>
            <w:noProof/>
          </w:rPr>
          <w:t>Document scope</w:t>
        </w:r>
        <w:r w:rsidR="004C750E">
          <w:rPr>
            <w:noProof/>
            <w:webHidden/>
          </w:rPr>
          <w:tab/>
        </w:r>
        <w:r w:rsidR="004C750E">
          <w:rPr>
            <w:noProof/>
            <w:webHidden/>
          </w:rPr>
          <w:fldChar w:fldCharType="begin"/>
        </w:r>
        <w:r w:rsidR="004C750E">
          <w:rPr>
            <w:noProof/>
            <w:webHidden/>
          </w:rPr>
          <w:instrText xml:space="preserve"> PAGEREF _Toc468971047 \h </w:instrText>
        </w:r>
        <w:r w:rsidR="004C750E">
          <w:rPr>
            <w:noProof/>
            <w:webHidden/>
          </w:rPr>
        </w:r>
        <w:r w:rsidR="004C750E">
          <w:rPr>
            <w:noProof/>
            <w:webHidden/>
          </w:rPr>
          <w:fldChar w:fldCharType="separate"/>
        </w:r>
        <w:r w:rsidR="004C750E">
          <w:rPr>
            <w:noProof/>
            <w:webHidden/>
          </w:rPr>
          <w:t>3</w:t>
        </w:r>
        <w:r w:rsidR="004C750E">
          <w:rPr>
            <w:noProof/>
            <w:webHidden/>
          </w:rPr>
          <w:fldChar w:fldCharType="end"/>
        </w:r>
      </w:hyperlink>
    </w:p>
    <w:p w14:paraId="415803E1" w14:textId="05A19E44" w:rsidR="004C750E" w:rsidRDefault="004C750E">
      <w:pPr>
        <w:pStyle w:val="TOC1"/>
        <w:rPr>
          <w:rFonts w:asciiTheme="minorHAnsi" w:eastAsiaTheme="minorEastAsia" w:hAnsiTheme="minorHAnsi" w:cstheme="minorBidi"/>
          <w:b w:val="0"/>
          <w:caps w:val="0"/>
          <w:noProof/>
          <w:sz w:val="22"/>
          <w:szCs w:val="22"/>
        </w:rPr>
      </w:pPr>
      <w:hyperlink w:anchor="_Toc468971048" w:history="1">
        <w:r w:rsidRPr="004E6292">
          <w:rPr>
            <w:rStyle w:val="Hyperlink"/>
            <w:noProof/>
          </w:rPr>
          <w:t>2.</w:t>
        </w:r>
        <w:r>
          <w:rPr>
            <w:rFonts w:asciiTheme="minorHAnsi" w:eastAsiaTheme="minorEastAsia" w:hAnsiTheme="minorHAnsi" w:cstheme="minorBidi"/>
            <w:b w:val="0"/>
            <w:caps w:val="0"/>
            <w:noProof/>
            <w:sz w:val="22"/>
            <w:szCs w:val="22"/>
          </w:rPr>
          <w:tab/>
        </w:r>
        <w:r w:rsidRPr="004E6292">
          <w:rPr>
            <w:rStyle w:val="Hyperlink"/>
            <w:noProof/>
          </w:rPr>
          <w:t>Creation of the Revision form in FB and promotion of the Revision module</w:t>
        </w:r>
        <w:r>
          <w:rPr>
            <w:noProof/>
            <w:webHidden/>
          </w:rPr>
          <w:tab/>
        </w:r>
        <w:r>
          <w:rPr>
            <w:noProof/>
            <w:webHidden/>
          </w:rPr>
          <w:fldChar w:fldCharType="begin"/>
        </w:r>
        <w:r>
          <w:rPr>
            <w:noProof/>
            <w:webHidden/>
          </w:rPr>
          <w:instrText xml:space="preserve"> PAGEREF _Toc468971048 \h </w:instrText>
        </w:r>
        <w:r>
          <w:rPr>
            <w:noProof/>
            <w:webHidden/>
          </w:rPr>
        </w:r>
        <w:r>
          <w:rPr>
            <w:noProof/>
            <w:webHidden/>
          </w:rPr>
          <w:fldChar w:fldCharType="separate"/>
        </w:r>
        <w:r>
          <w:rPr>
            <w:noProof/>
            <w:webHidden/>
          </w:rPr>
          <w:t>3</w:t>
        </w:r>
        <w:r>
          <w:rPr>
            <w:noProof/>
            <w:webHidden/>
          </w:rPr>
          <w:fldChar w:fldCharType="end"/>
        </w:r>
      </w:hyperlink>
    </w:p>
    <w:p w14:paraId="6899B34A" w14:textId="4BEDC9B2" w:rsidR="004C750E" w:rsidRDefault="004C750E">
      <w:pPr>
        <w:pStyle w:val="TOC1"/>
        <w:rPr>
          <w:rFonts w:asciiTheme="minorHAnsi" w:eastAsiaTheme="minorEastAsia" w:hAnsiTheme="minorHAnsi" w:cstheme="minorBidi"/>
          <w:b w:val="0"/>
          <w:caps w:val="0"/>
          <w:noProof/>
          <w:sz w:val="22"/>
          <w:szCs w:val="22"/>
        </w:rPr>
      </w:pPr>
      <w:hyperlink w:anchor="_Toc468971049" w:history="1">
        <w:r w:rsidRPr="004E6292">
          <w:rPr>
            <w:rStyle w:val="Hyperlink"/>
            <w:noProof/>
          </w:rPr>
          <w:t>3.</w:t>
        </w:r>
        <w:r>
          <w:rPr>
            <w:rFonts w:asciiTheme="minorHAnsi" w:eastAsiaTheme="minorEastAsia" w:hAnsiTheme="minorHAnsi" w:cstheme="minorBidi"/>
            <w:b w:val="0"/>
            <w:caps w:val="0"/>
            <w:noProof/>
            <w:sz w:val="22"/>
            <w:szCs w:val="22"/>
          </w:rPr>
          <w:tab/>
        </w:r>
        <w:r w:rsidRPr="004E6292">
          <w:rPr>
            <w:rStyle w:val="Hyperlink"/>
            <w:noProof/>
          </w:rPr>
          <w:t>Reporting</w:t>
        </w:r>
        <w:r>
          <w:rPr>
            <w:noProof/>
            <w:webHidden/>
          </w:rPr>
          <w:tab/>
        </w:r>
        <w:r>
          <w:rPr>
            <w:noProof/>
            <w:webHidden/>
          </w:rPr>
          <w:fldChar w:fldCharType="begin"/>
        </w:r>
        <w:r>
          <w:rPr>
            <w:noProof/>
            <w:webHidden/>
          </w:rPr>
          <w:instrText xml:space="preserve"> PAGEREF _Toc468971049 \h </w:instrText>
        </w:r>
        <w:r>
          <w:rPr>
            <w:noProof/>
            <w:webHidden/>
          </w:rPr>
        </w:r>
        <w:r>
          <w:rPr>
            <w:noProof/>
            <w:webHidden/>
          </w:rPr>
          <w:fldChar w:fldCharType="separate"/>
        </w:r>
        <w:r>
          <w:rPr>
            <w:noProof/>
            <w:webHidden/>
          </w:rPr>
          <w:t>6</w:t>
        </w:r>
        <w:r>
          <w:rPr>
            <w:noProof/>
            <w:webHidden/>
          </w:rPr>
          <w:fldChar w:fldCharType="end"/>
        </w:r>
      </w:hyperlink>
    </w:p>
    <w:p w14:paraId="6B8014F1" w14:textId="4A0667CF" w:rsidR="004C750E" w:rsidRDefault="004C750E">
      <w:pPr>
        <w:pStyle w:val="TOC1"/>
        <w:rPr>
          <w:rFonts w:asciiTheme="minorHAnsi" w:eastAsiaTheme="minorEastAsia" w:hAnsiTheme="minorHAnsi" w:cstheme="minorBidi"/>
          <w:b w:val="0"/>
          <w:caps w:val="0"/>
          <w:noProof/>
          <w:sz w:val="22"/>
          <w:szCs w:val="22"/>
        </w:rPr>
      </w:pPr>
      <w:hyperlink w:anchor="_Toc468971050" w:history="1">
        <w:r w:rsidRPr="004E6292">
          <w:rPr>
            <w:rStyle w:val="Hyperlink"/>
            <w:noProof/>
          </w:rPr>
          <w:t>4.</w:t>
        </w:r>
        <w:r>
          <w:rPr>
            <w:rFonts w:asciiTheme="minorHAnsi" w:eastAsiaTheme="minorEastAsia" w:hAnsiTheme="minorHAnsi" w:cstheme="minorBidi"/>
            <w:b w:val="0"/>
            <w:caps w:val="0"/>
            <w:noProof/>
            <w:sz w:val="22"/>
            <w:szCs w:val="22"/>
          </w:rPr>
          <w:tab/>
        </w:r>
        <w:r w:rsidRPr="004E6292">
          <w:rPr>
            <w:rStyle w:val="Hyperlink"/>
            <w:noProof/>
          </w:rPr>
          <w:t>User-friendly interface for active hyperlinks</w:t>
        </w:r>
        <w:r>
          <w:rPr>
            <w:noProof/>
            <w:webHidden/>
          </w:rPr>
          <w:tab/>
        </w:r>
        <w:r>
          <w:rPr>
            <w:noProof/>
            <w:webHidden/>
          </w:rPr>
          <w:fldChar w:fldCharType="begin"/>
        </w:r>
        <w:r>
          <w:rPr>
            <w:noProof/>
            <w:webHidden/>
          </w:rPr>
          <w:instrText xml:space="preserve"> PAGEREF _Toc468971050 \h </w:instrText>
        </w:r>
        <w:r>
          <w:rPr>
            <w:noProof/>
            <w:webHidden/>
          </w:rPr>
        </w:r>
        <w:r>
          <w:rPr>
            <w:noProof/>
            <w:webHidden/>
          </w:rPr>
          <w:fldChar w:fldCharType="separate"/>
        </w:r>
        <w:r>
          <w:rPr>
            <w:noProof/>
            <w:webHidden/>
          </w:rPr>
          <w:t>7</w:t>
        </w:r>
        <w:r>
          <w:rPr>
            <w:noProof/>
            <w:webHidden/>
          </w:rPr>
          <w:fldChar w:fldCharType="end"/>
        </w:r>
      </w:hyperlink>
    </w:p>
    <w:p w14:paraId="2BB05371" w14:textId="0756EC7F" w:rsidR="004C750E" w:rsidRDefault="004C750E">
      <w:pPr>
        <w:pStyle w:val="TOC1"/>
        <w:rPr>
          <w:rFonts w:asciiTheme="minorHAnsi" w:eastAsiaTheme="minorEastAsia" w:hAnsiTheme="minorHAnsi" w:cstheme="minorBidi"/>
          <w:b w:val="0"/>
          <w:caps w:val="0"/>
          <w:noProof/>
          <w:sz w:val="22"/>
          <w:szCs w:val="22"/>
        </w:rPr>
      </w:pPr>
      <w:hyperlink w:anchor="_Toc468971051" w:history="1">
        <w:r w:rsidRPr="004E6292">
          <w:rPr>
            <w:rStyle w:val="Hyperlink"/>
            <w:noProof/>
          </w:rPr>
          <w:t>Process of creating and editing a question in Form Builder</w:t>
        </w:r>
        <w:r>
          <w:rPr>
            <w:noProof/>
            <w:webHidden/>
          </w:rPr>
          <w:tab/>
        </w:r>
        <w:r>
          <w:rPr>
            <w:noProof/>
            <w:webHidden/>
          </w:rPr>
          <w:fldChar w:fldCharType="begin"/>
        </w:r>
        <w:r>
          <w:rPr>
            <w:noProof/>
            <w:webHidden/>
          </w:rPr>
          <w:instrText xml:space="preserve"> PAGEREF _Toc468971051 \h </w:instrText>
        </w:r>
        <w:r>
          <w:rPr>
            <w:noProof/>
            <w:webHidden/>
          </w:rPr>
        </w:r>
        <w:r>
          <w:rPr>
            <w:noProof/>
            <w:webHidden/>
          </w:rPr>
          <w:fldChar w:fldCharType="separate"/>
        </w:r>
        <w:r>
          <w:rPr>
            <w:noProof/>
            <w:webHidden/>
          </w:rPr>
          <w:t>8</w:t>
        </w:r>
        <w:r>
          <w:rPr>
            <w:noProof/>
            <w:webHidden/>
          </w:rPr>
          <w:fldChar w:fldCharType="end"/>
        </w:r>
      </w:hyperlink>
    </w:p>
    <w:p w14:paraId="267DF37D" w14:textId="001D13EC" w:rsidR="004C750E" w:rsidRDefault="004C750E">
      <w:pPr>
        <w:pStyle w:val="TOC2"/>
        <w:rPr>
          <w:rFonts w:asciiTheme="minorHAnsi" w:eastAsiaTheme="minorEastAsia" w:hAnsiTheme="minorHAnsi" w:cstheme="minorBidi"/>
          <w:bCs w:val="0"/>
          <w:smallCaps w:val="0"/>
          <w:noProof/>
          <w:sz w:val="22"/>
          <w:szCs w:val="22"/>
        </w:rPr>
      </w:pPr>
      <w:hyperlink w:anchor="_Toc468971052" w:history="1">
        <w:r w:rsidRPr="004E6292">
          <w:rPr>
            <w:rStyle w:val="Hyperlink"/>
            <w:noProof/>
          </w:rPr>
          <w:t>Additional requirement:</w:t>
        </w:r>
        <w:r>
          <w:rPr>
            <w:noProof/>
            <w:webHidden/>
          </w:rPr>
          <w:tab/>
        </w:r>
        <w:r>
          <w:rPr>
            <w:noProof/>
            <w:webHidden/>
          </w:rPr>
          <w:fldChar w:fldCharType="begin"/>
        </w:r>
        <w:r>
          <w:rPr>
            <w:noProof/>
            <w:webHidden/>
          </w:rPr>
          <w:instrText xml:space="preserve"> PAGEREF _Toc468971052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14:paraId="48F2C94B" w14:textId="078E9EA4" w:rsidR="004C750E" w:rsidRDefault="004C750E">
      <w:pPr>
        <w:pStyle w:val="TOC2"/>
        <w:rPr>
          <w:rFonts w:asciiTheme="minorHAnsi" w:eastAsiaTheme="minorEastAsia" w:hAnsiTheme="minorHAnsi" w:cstheme="minorBidi"/>
          <w:bCs w:val="0"/>
          <w:smallCaps w:val="0"/>
          <w:noProof/>
          <w:sz w:val="22"/>
          <w:szCs w:val="22"/>
        </w:rPr>
      </w:pPr>
      <w:hyperlink w:anchor="_Toc468971053" w:history="1">
        <w:r w:rsidRPr="004E6292">
          <w:rPr>
            <w:rStyle w:val="Hyperlink"/>
            <w:noProof/>
          </w:rPr>
          <w:t>Changes needed in the Form Builder (step by step)</w:t>
        </w:r>
        <w:r>
          <w:rPr>
            <w:noProof/>
            <w:webHidden/>
          </w:rPr>
          <w:tab/>
        </w:r>
        <w:r>
          <w:rPr>
            <w:noProof/>
            <w:webHidden/>
          </w:rPr>
          <w:fldChar w:fldCharType="begin"/>
        </w:r>
        <w:r>
          <w:rPr>
            <w:noProof/>
            <w:webHidden/>
          </w:rPr>
          <w:instrText xml:space="preserve"> PAGEREF _Toc468971053 \h </w:instrText>
        </w:r>
        <w:r>
          <w:rPr>
            <w:noProof/>
            <w:webHidden/>
          </w:rPr>
        </w:r>
        <w:r>
          <w:rPr>
            <w:noProof/>
            <w:webHidden/>
          </w:rPr>
          <w:fldChar w:fldCharType="separate"/>
        </w:r>
        <w:r>
          <w:rPr>
            <w:noProof/>
            <w:webHidden/>
          </w:rPr>
          <w:t>11</w:t>
        </w:r>
        <w:r>
          <w:rPr>
            <w:noProof/>
            <w:webHidden/>
          </w:rPr>
          <w:fldChar w:fldCharType="end"/>
        </w:r>
      </w:hyperlink>
    </w:p>
    <w:p w14:paraId="252115A5" w14:textId="4831A3A2" w:rsidR="004C750E" w:rsidRDefault="004C750E">
      <w:pPr>
        <w:pStyle w:val="TOC1"/>
        <w:rPr>
          <w:rFonts w:asciiTheme="minorHAnsi" w:eastAsiaTheme="minorEastAsia" w:hAnsiTheme="minorHAnsi" w:cstheme="minorBidi"/>
          <w:b w:val="0"/>
          <w:caps w:val="0"/>
          <w:noProof/>
          <w:sz w:val="22"/>
          <w:szCs w:val="22"/>
        </w:rPr>
      </w:pPr>
      <w:hyperlink w:anchor="_Toc468971054" w:history="1">
        <w:r w:rsidRPr="004E6292">
          <w:rPr>
            <w:rStyle w:val="Hyperlink"/>
            <w:noProof/>
          </w:rPr>
          <w:t>5.</w:t>
        </w:r>
        <w:r>
          <w:rPr>
            <w:rFonts w:asciiTheme="minorHAnsi" w:eastAsiaTheme="minorEastAsia" w:hAnsiTheme="minorHAnsi" w:cstheme="minorBidi"/>
            <w:b w:val="0"/>
            <w:caps w:val="0"/>
            <w:noProof/>
            <w:sz w:val="22"/>
            <w:szCs w:val="22"/>
          </w:rPr>
          <w:tab/>
        </w:r>
        <w:r w:rsidRPr="004E6292">
          <w:rPr>
            <w:rStyle w:val="Hyperlink"/>
            <w:noProof/>
          </w:rPr>
          <w:t>Additional Requirements</w:t>
        </w:r>
        <w:r>
          <w:rPr>
            <w:noProof/>
            <w:webHidden/>
          </w:rPr>
          <w:tab/>
        </w:r>
        <w:r>
          <w:rPr>
            <w:noProof/>
            <w:webHidden/>
          </w:rPr>
          <w:fldChar w:fldCharType="begin"/>
        </w:r>
        <w:r>
          <w:rPr>
            <w:noProof/>
            <w:webHidden/>
          </w:rPr>
          <w:instrText xml:space="preserve"> PAGEREF _Toc468971054 \h </w:instrText>
        </w:r>
        <w:r>
          <w:rPr>
            <w:noProof/>
            <w:webHidden/>
          </w:rPr>
        </w:r>
        <w:r>
          <w:rPr>
            <w:noProof/>
            <w:webHidden/>
          </w:rPr>
          <w:fldChar w:fldCharType="separate"/>
        </w:r>
        <w:r>
          <w:rPr>
            <w:noProof/>
            <w:webHidden/>
          </w:rPr>
          <w:t>16</w:t>
        </w:r>
        <w:r>
          <w:rPr>
            <w:noProof/>
            <w:webHidden/>
          </w:rPr>
          <w:fldChar w:fldCharType="end"/>
        </w:r>
      </w:hyperlink>
    </w:p>
    <w:p w14:paraId="014814CA" w14:textId="79575A06" w:rsidR="004C750E" w:rsidRDefault="004C750E">
      <w:pPr>
        <w:pStyle w:val="TOC1"/>
        <w:rPr>
          <w:rFonts w:asciiTheme="minorHAnsi" w:eastAsiaTheme="minorEastAsia" w:hAnsiTheme="minorHAnsi" w:cstheme="minorBidi"/>
          <w:b w:val="0"/>
          <w:caps w:val="0"/>
          <w:noProof/>
          <w:sz w:val="22"/>
          <w:szCs w:val="22"/>
        </w:rPr>
      </w:pPr>
      <w:hyperlink w:anchor="_Toc468971055" w:history="1">
        <w:r w:rsidRPr="004E6292">
          <w:rPr>
            <w:rStyle w:val="Hyperlink"/>
            <w:noProof/>
          </w:rPr>
          <w:t>6.</w:t>
        </w:r>
        <w:r>
          <w:rPr>
            <w:rFonts w:asciiTheme="minorHAnsi" w:eastAsiaTheme="minorEastAsia" w:hAnsiTheme="minorHAnsi" w:cstheme="minorBidi"/>
            <w:b w:val="0"/>
            <w:caps w:val="0"/>
            <w:noProof/>
            <w:sz w:val="22"/>
            <w:szCs w:val="22"/>
          </w:rPr>
          <w:tab/>
        </w:r>
        <w:r w:rsidRPr="004E6292">
          <w:rPr>
            <w:rStyle w:val="Hyperlink"/>
            <w:noProof/>
          </w:rPr>
          <w:t>Help system</w:t>
        </w:r>
        <w:r>
          <w:rPr>
            <w:noProof/>
            <w:webHidden/>
          </w:rPr>
          <w:tab/>
        </w:r>
        <w:r>
          <w:rPr>
            <w:noProof/>
            <w:webHidden/>
          </w:rPr>
          <w:fldChar w:fldCharType="begin"/>
        </w:r>
        <w:r>
          <w:rPr>
            <w:noProof/>
            <w:webHidden/>
          </w:rPr>
          <w:instrText xml:space="preserve"> PAGEREF _Toc468971055 \h </w:instrText>
        </w:r>
        <w:r>
          <w:rPr>
            <w:noProof/>
            <w:webHidden/>
          </w:rPr>
        </w:r>
        <w:r>
          <w:rPr>
            <w:noProof/>
            <w:webHidden/>
          </w:rPr>
          <w:fldChar w:fldCharType="separate"/>
        </w:r>
        <w:r>
          <w:rPr>
            <w:noProof/>
            <w:webHidden/>
          </w:rPr>
          <w:t>16</w:t>
        </w:r>
        <w:r>
          <w:rPr>
            <w:noProof/>
            <w:webHidden/>
          </w:rPr>
          <w:fldChar w:fldCharType="end"/>
        </w:r>
      </w:hyperlink>
    </w:p>
    <w:p w14:paraId="4552458D" w14:textId="4350E15B" w:rsidR="004C750E" w:rsidRDefault="004C750E">
      <w:pPr>
        <w:pStyle w:val="TOC1"/>
        <w:rPr>
          <w:rFonts w:asciiTheme="minorHAnsi" w:eastAsiaTheme="minorEastAsia" w:hAnsiTheme="minorHAnsi" w:cstheme="minorBidi"/>
          <w:b w:val="0"/>
          <w:caps w:val="0"/>
          <w:noProof/>
          <w:sz w:val="22"/>
          <w:szCs w:val="22"/>
        </w:rPr>
      </w:pPr>
      <w:hyperlink w:anchor="_Toc468971056" w:history="1">
        <w:r w:rsidRPr="004E6292">
          <w:rPr>
            <w:rStyle w:val="Hyperlink"/>
            <w:noProof/>
          </w:rPr>
          <w:t>7.</w:t>
        </w:r>
        <w:r>
          <w:rPr>
            <w:rFonts w:asciiTheme="minorHAnsi" w:eastAsiaTheme="minorEastAsia" w:hAnsiTheme="minorHAnsi" w:cstheme="minorBidi"/>
            <w:b w:val="0"/>
            <w:caps w:val="0"/>
            <w:noProof/>
            <w:sz w:val="22"/>
            <w:szCs w:val="22"/>
          </w:rPr>
          <w:tab/>
        </w:r>
        <w:r w:rsidRPr="004E6292">
          <w:rPr>
            <w:rStyle w:val="Hyperlink"/>
            <w:noProof/>
          </w:rPr>
          <w:t>Non-Functional Requirements</w:t>
        </w:r>
        <w:r>
          <w:rPr>
            <w:noProof/>
            <w:webHidden/>
          </w:rPr>
          <w:tab/>
        </w:r>
        <w:r>
          <w:rPr>
            <w:noProof/>
            <w:webHidden/>
          </w:rPr>
          <w:fldChar w:fldCharType="begin"/>
        </w:r>
        <w:r>
          <w:rPr>
            <w:noProof/>
            <w:webHidden/>
          </w:rPr>
          <w:instrText xml:space="preserve"> PAGEREF _Toc468971056 \h </w:instrText>
        </w:r>
        <w:r>
          <w:rPr>
            <w:noProof/>
            <w:webHidden/>
          </w:rPr>
        </w:r>
        <w:r>
          <w:rPr>
            <w:noProof/>
            <w:webHidden/>
          </w:rPr>
          <w:fldChar w:fldCharType="separate"/>
        </w:r>
        <w:r>
          <w:rPr>
            <w:noProof/>
            <w:webHidden/>
          </w:rPr>
          <w:t>17</w:t>
        </w:r>
        <w:r>
          <w:rPr>
            <w:noProof/>
            <w:webHidden/>
          </w:rPr>
          <w:fldChar w:fldCharType="end"/>
        </w:r>
      </w:hyperlink>
    </w:p>
    <w:p w14:paraId="00430699" w14:textId="7BD8084A" w:rsidR="004C750E" w:rsidRDefault="004C750E">
      <w:pPr>
        <w:pStyle w:val="TOC2"/>
        <w:rPr>
          <w:rFonts w:asciiTheme="minorHAnsi" w:eastAsiaTheme="minorEastAsia" w:hAnsiTheme="minorHAnsi" w:cstheme="minorBidi"/>
          <w:bCs w:val="0"/>
          <w:smallCaps w:val="0"/>
          <w:noProof/>
          <w:sz w:val="22"/>
          <w:szCs w:val="22"/>
        </w:rPr>
      </w:pPr>
      <w:hyperlink w:anchor="_Toc468971057" w:history="1">
        <w:r w:rsidRPr="004E6292">
          <w:rPr>
            <w:rStyle w:val="Hyperlink"/>
            <w:noProof/>
          </w:rPr>
          <w:t>7.1</w:t>
        </w:r>
        <w:r>
          <w:rPr>
            <w:rFonts w:asciiTheme="minorHAnsi" w:eastAsiaTheme="minorEastAsia" w:hAnsiTheme="minorHAnsi" w:cstheme="minorBidi"/>
            <w:bCs w:val="0"/>
            <w:smallCaps w:val="0"/>
            <w:noProof/>
            <w:sz w:val="22"/>
            <w:szCs w:val="22"/>
          </w:rPr>
          <w:tab/>
        </w:r>
        <w:r w:rsidRPr="004E6292">
          <w:rPr>
            <w:rStyle w:val="Hyperlink"/>
            <w:noProof/>
          </w:rPr>
          <w:t>Field lengths</w:t>
        </w:r>
        <w:r>
          <w:rPr>
            <w:noProof/>
            <w:webHidden/>
          </w:rPr>
          <w:tab/>
        </w:r>
        <w:r>
          <w:rPr>
            <w:noProof/>
            <w:webHidden/>
          </w:rPr>
          <w:fldChar w:fldCharType="begin"/>
        </w:r>
        <w:r>
          <w:rPr>
            <w:noProof/>
            <w:webHidden/>
          </w:rPr>
          <w:instrText xml:space="preserve"> PAGEREF _Toc468971057 \h </w:instrText>
        </w:r>
        <w:r>
          <w:rPr>
            <w:noProof/>
            <w:webHidden/>
          </w:rPr>
        </w:r>
        <w:r>
          <w:rPr>
            <w:noProof/>
            <w:webHidden/>
          </w:rPr>
          <w:fldChar w:fldCharType="separate"/>
        </w:r>
        <w:r>
          <w:rPr>
            <w:noProof/>
            <w:webHidden/>
          </w:rPr>
          <w:t>17</w:t>
        </w:r>
        <w:r>
          <w:rPr>
            <w:noProof/>
            <w:webHidden/>
          </w:rPr>
          <w:fldChar w:fldCharType="end"/>
        </w:r>
      </w:hyperlink>
    </w:p>
    <w:p w14:paraId="2660C864" w14:textId="140C11CC" w:rsidR="004C750E" w:rsidRDefault="004C750E">
      <w:pPr>
        <w:pStyle w:val="TOC3"/>
        <w:rPr>
          <w:rFonts w:asciiTheme="minorHAnsi" w:eastAsiaTheme="minorEastAsia" w:hAnsiTheme="minorHAnsi" w:cstheme="minorBidi"/>
          <w:bCs w:val="0"/>
          <w:i w:val="0"/>
          <w:iCs w:val="0"/>
          <w:noProof/>
          <w:sz w:val="22"/>
          <w:szCs w:val="22"/>
        </w:rPr>
      </w:pPr>
      <w:hyperlink w:anchor="_Toc468971058" w:history="1">
        <w:r w:rsidRPr="004E6292">
          <w:rPr>
            <w:rStyle w:val="Hyperlink"/>
            <w:noProof/>
          </w:rPr>
          <w:t>7.1.1</w:t>
        </w:r>
        <w:r>
          <w:rPr>
            <w:rFonts w:asciiTheme="minorHAnsi" w:eastAsiaTheme="minorEastAsia" w:hAnsiTheme="minorHAnsi" w:cstheme="minorBidi"/>
            <w:bCs w:val="0"/>
            <w:i w:val="0"/>
            <w:iCs w:val="0"/>
            <w:noProof/>
            <w:sz w:val="22"/>
            <w:szCs w:val="22"/>
          </w:rPr>
          <w:tab/>
        </w:r>
        <w:r w:rsidRPr="004E6292">
          <w:rPr>
            <w:rStyle w:val="Hyperlink"/>
            <w:noProof/>
          </w:rPr>
          <w:t>Question level</w:t>
        </w:r>
        <w:r>
          <w:rPr>
            <w:noProof/>
            <w:webHidden/>
          </w:rPr>
          <w:tab/>
        </w:r>
        <w:r>
          <w:rPr>
            <w:noProof/>
            <w:webHidden/>
          </w:rPr>
          <w:fldChar w:fldCharType="begin"/>
        </w:r>
        <w:r>
          <w:rPr>
            <w:noProof/>
            <w:webHidden/>
          </w:rPr>
          <w:instrText xml:space="preserve"> PAGEREF _Toc468971058 \h </w:instrText>
        </w:r>
        <w:r>
          <w:rPr>
            <w:noProof/>
            <w:webHidden/>
          </w:rPr>
        </w:r>
        <w:r>
          <w:rPr>
            <w:noProof/>
            <w:webHidden/>
          </w:rPr>
          <w:fldChar w:fldCharType="separate"/>
        </w:r>
        <w:r>
          <w:rPr>
            <w:noProof/>
            <w:webHidden/>
          </w:rPr>
          <w:t>17</w:t>
        </w:r>
        <w:r>
          <w:rPr>
            <w:noProof/>
            <w:webHidden/>
          </w:rPr>
          <w:fldChar w:fldCharType="end"/>
        </w:r>
      </w:hyperlink>
    </w:p>
    <w:p w14:paraId="69F46FA1" w14:textId="113E1200" w:rsidR="004C750E" w:rsidRDefault="004C750E">
      <w:pPr>
        <w:pStyle w:val="TOC3"/>
        <w:rPr>
          <w:rFonts w:asciiTheme="minorHAnsi" w:eastAsiaTheme="minorEastAsia" w:hAnsiTheme="minorHAnsi" w:cstheme="minorBidi"/>
          <w:bCs w:val="0"/>
          <w:i w:val="0"/>
          <w:iCs w:val="0"/>
          <w:noProof/>
          <w:sz w:val="22"/>
          <w:szCs w:val="22"/>
        </w:rPr>
      </w:pPr>
      <w:hyperlink w:anchor="_Toc468971059" w:history="1">
        <w:r w:rsidRPr="004E6292">
          <w:rPr>
            <w:rStyle w:val="Hyperlink"/>
            <w:noProof/>
          </w:rPr>
          <w:t>7.1.2</w:t>
        </w:r>
        <w:r>
          <w:rPr>
            <w:rFonts w:asciiTheme="minorHAnsi" w:eastAsiaTheme="minorEastAsia" w:hAnsiTheme="minorHAnsi" w:cstheme="minorBidi"/>
            <w:bCs w:val="0"/>
            <w:i w:val="0"/>
            <w:iCs w:val="0"/>
            <w:noProof/>
            <w:sz w:val="22"/>
            <w:szCs w:val="22"/>
          </w:rPr>
          <w:tab/>
        </w:r>
        <w:r w:rsidRPr="004E6292">
          <w:rPr>
            <w:rStyle w:val="Hyperlink"/>
            <w:noProof/>
          </w:rPr>
          <w:t>Form Level</w:t>
        </w:r>
        <w:r>
          <w:rPr>
            <w:noProof/>
            <w:webHidden/>
          </w:rPr>
          <w:tab/>
        </w:r>
        <w:r>
          <w:rPr>
            <w:noProof/>
            <w:webHidden/>
          </w:rPr>
          <w:fldChar w:fldCharType="begin"/>
        </w:r>
        <w:r>
          <w:rPr>
            <w:noProof/>
            <w:webHidden/>
          </w:rPr>
          <w:instrText xml:space="preserve"> PAGEREF _Toc468971059 \h </w:instrText>
        </w:r>
        <w:r>
          <w:rPr>
            <w:noProof/>
            <w:webHidden/>
          </w:rPr>
        </w:r>
        <w:r>
          <w:rPr>
            <w:noProof/>
            <w:webHidden/>
          </w:rPr>
          <w:fldChar w:fldCharType="separate"/>
        </w:r>
        <w:r>
          <w:rPr>
            <w:noProof/>
            <w:webHidden/>
          </w:rPr>
          <w:t>19</w:t>
        </w:r>
        <w:r>
          <w:rPr>
            <w:noProof/>
            <w:webHidden/>
          </w:rPr>
          <w:fldChar w:fldCharType="end"/>
        </w:r>
      </w:hyperlink>
    </w:p>
    <w:p w14:paraId="616B70C4" w14:textId="69AFE311" w:rsidR="004C750E" w:rsidRDefault="004C750E">
      <w:pPr>
        <w:pStyle w:val="TOC3"/>
        <w:rPr>
          <w:rFonts w:asciiTheme="minorHAnsi" w:eastAsiaTheme="minorEastAsia" w:hAnsiTheme="minorHAnsi" w:cstheme="minorBidi"/>
          <w:bCs w:val="0"/>
          <w:i w:val="0"/>
          <w:iCs w:val="0"/>
          <w:noProof/>
          <w:sz w:val="22"/>
          <w:szCs w:val="22"/>
        </w:rPr>
      </w:pPr>
      <w:hyperlink w:anchor="_Toc468971060" w:history="1">
        <w:r w:rsidRPr="004E6292">
          <w:rPr>
            <w:rStyle w:val="Hyperlink"/>
            <w:noProof/>
          </w:rPr>
          <w:t>7.1.3</w:t>
        </w:r>
        <w:r>
          <w:rPr>
            <w:rFonts w:asciiTheme="minorHAnsi" w:eastAsiaTheme="minorEastAsia" w:hAnsiTheme="minorHAnsi" w:cstheme="minorBidi"/>
            <w:bCs w:val="0"/>
            <w:i w:val="0"/>
            <w:iCs w:val="0"/>
            <w:noProof/>
            <w:sz w:val="22"/>
            <w:szCs w:val="22"/>
          </w:rPr>
          <w:tab/>
        </w:r>
        <w:r w:rsidRPr="004E6292">
          <w:rPr>
            <w:rStyle w:val="Hyperlink"/>
            <w:noProof/>
          </w:rPr>
          <w:t>Section Level</w:t>
        </w:r>
        <w:r>
          <w:rPr>
            <w:noProof/>
            <w:webHidden/>
          </w:rPr>
          <w:tab/>
        </w:r>
        <w:r>
          <w:rPr>
            <w:noProof/>
            <w:webHidden/>
          </w:rPr>
          <w:fldChar w:fldCharType="begin"/>
        </w:r>
        <w:r>
          <w:rPr>
            <w:noProof/>
            <w:webHidden/>
          </w:rPr>
          <w:instrText xml:space="preserve"> PAGEREF _Toc468971060 \h </w:instrText>
        </w:r>
        <w:r>
          <w:rPr>
            <w:noProof/>
            <w:webHidden/>
          </w:rPr>
        </w:r>
        <w:r>
          <w:rPr>
            <w:noProof/>
            <w:webHidden/>
          </w:rPr>
          <w:fldChar w:fldCharType="separate"/>
        </w:r>
        <w:r>
          <w:rPr>
            <w:noProof/>
            <w:webHidden/>
          </w:rPr>
          <w:t>20</w:t>
        </w:r>
        <w:r>
          <w:rPr>
            <w:noProof/>
            <w:webHidden/>
          </w:rPr>
          <w:fldChar w:fldCharType="end"/>
        </w:r>
      </w:hyperlink>
    </w:p>
    <w:p w14:paraId="71D20403" w14:textId="5A0D2C57" w:rsidR="004C750E" w:rsidRDefault="004C750E">
      <w:pPr>
        <w:pStyle w:val="TOC3"/>
        <w:rPr>
          <w:rFonts w:asciiTheme="minorHAnsi" w:eastAsiaTheme="minorEastAsia" w:hAnsiTheme="minorHAnsi" w:cstheme="minorBidi"/>
          <w:bCs w:val="0"/>
          <w:i w:val="0"/>
          <w:iCs w:val="0"/>
          <w:noProof/>
          <w:sz w:val="22"/>
          <w:szCs w:val="22"/>
        </w:rPr>
      </w:pPr>
      <w:hyperlink w:anchor="_Toc468971061" w:history="1">
        <w:r w:rsidRPr="004E6292">
          <w:rPr>
            <w:rStyle w:val="Hyperlink"/>
            <w:noProof/>
          </w:rPr>
          <w:t>7.1.4</w:t>
        </w:r>
        <w:r>
          <w:rPr>
            <w:rFonts w:asciiTheme="minorHAnsi" w:eastAsiaTheme="minorEastAsia" w:hAnsiTheme="minorHAnsi" w:cstheme="minorBidi"/>
            <w:bCs w:val="0"/>
            <w:i w:val="0"/>
            <w:iCs w:val="0"/>
            <w:noProof/>
            <w:sz w:val="22"/>
            <w:szCs w:val="22"/>
          </w:rPr>
          <w:tab/>
        </w:r>
        <w:r w:rsidRPr="004E6292">
          <w:rPr>
            <w:rStyle w:val="Hyperlink"/>
            <w:noProof/>
          </w:rPr>
          <w:t>Module Level</w:t>
        </w:r>
        <w:r>
          <w:rPr>
            <w:noProof/>
            <w:webHidden/>
          </w:rPr>
          <w:tab/>
        </w:r>
        <w:r>
          <w:rPr>
            <w:noProof/>
            <w:webHidden/>
          </w:rPr>
          <w:fldChar w:fldCharType="begin"/>
        </w:r>
        <w:r>
          <w:rPr>
            <w:noProof/>
            <w:webHidden/>
          </w:rPr>
          <w:instrText xml:space="preserve"> PAGEREF _Toc468971061 \h </w:instrText>
        </w:r>
        <w:r>
          <w:rPr>
            <w:noProof/>
            <w:webHidden/>
          </w:rPr>
        </w:r>
        <w:r>
          <w:rPr>
            <w:noProof/>
            <w:webHidden/>
          </w:rPr>
          <w:fldChar w:fldCharType="separate"/>
        </w:r>
        <w:r>
          <w:rPr>
            <w:noProof/>
            <w:webHidden/>
          </w:rPr>
          <w:t>21</w:t>
        </w:r>
        <w:r>
          <w:rPr>
            <w:noProof/>
            <w:webHidden/>
          </w:rPr>
          <w:fldChar w:fldCharType="end"/>
        </w:r>
      </w:hyperlink>
    </w:p>
    <w:p w14:paraId="20F0EE1D" w14:textId="30F7EB83" w:rsidR="004C750E" w:rsidRDefault="004C750E">
      <w:pPr>
        <w:pStyle w:val="TOC3"/>
        <w:rPr>
          <w:rFonts w:asciiTheme="minorHAnsi" w:eastAsiaTheme="minorEastAsia" w:hAnsiTheme="minorHAnsi" w:cstheme="minorBidi"/>
          <w:bCs w:val="0"/>
          <w:i w:val="0"/>
          <w:iCs w:val="0"/>
          <w:noProof/>
          <w:sz w:val="22"/>
          <w:szCs w:val="22"/>
        </w:rPr>
      </w:pPr>
      <w:hyperlink w:anchor="_Toc468971062" w:history="1">
        <w:r w:rsidRPr="004E6292">
          <w:rPr>
            <w:rStyle w:val="Hyperlink"/>
            <w:noProof/>
          </w:rPr>
          <w:t>7.1.5</w:t>
        </w:r>
        <w:r>
          <w:rPr>
            <w:rFonts w:asciiTheme="minorHAnsi" w:eastAsiaTheme="minorEastAsia" w:hAnsiTheme="minorHAnsi" w:cstheme="minorBidi"/>
            <w:bCs w:val="0"/>
            <w:i w:val="0"/>
            <w:iCs w:val="0"/>
            <w:noProof/>
            <w:sz w:val="22"/>
            <w:szCs w:val="22"/>
          </w:rPr>
          <w:tab/>
        </w:r>
        <w:r w:rsidRPr="004E6292">
          <w:rPr>
            <w:rStyle w:val="Hyperlink"/>
            <w:noProof/>
          </w:rPr>
          <w:t>Category Level (related to TypeMech passed to GS)</w:t>
        </w:r>
        <w:r>
          <w:rPr>
            <w:noProof/>
            <w:webHidden/>
          </w:rPr>
          <w:tab/>
        </w:r>
        <w:r>
          <w:rPr>
            <w:noProof/>
            <w:webHidden/>
          </w:rPr>
          <w:fldChar w:fldCharType="begin"/>
        </w:r>
        <w:r>
          <w:rPr>
            <w:noProof/>
            <w:webHidden/>
          </w:rPr>
          <w:instrText xml:space="preserve"> PAGEREF _Toc468971062 \h </w:instrText>
        </w:r>
        <w:r>
          <w:rPr>
            <w:noProof/>
            <w:webHidden/>
          </w:rPr>
        </w:r>
        <w:r>
          <w:rPr>
            <w:noProof/>
            <w:webHidden/>
          </w:rPr>
          <w:fldChar w:fldCharType="separate"/>
        </w:r>
        <w:r>
          <w:rPr>
            <w:noProof/>
            <w:webHidden/>
          </w:rPr>
          <w:t>21</w:t>
        </w:r>
        <w:r>
          <w:rPr>
            <w:noProof/>
            <w:webHidden/>
          </w:rPr>
          <w:fldChar w:fldCharType="end"/>
        </w:r>
      </w:hyperlink>
    </w:p>
    <w:p w14:paraId="55EB8E4C" w14:textId="41337218" w:rsidR="004C750E" w:rsidRDefault="004C750E">
      <w:pPr>
        <w:pStyle w:val="TOC1"/>
        <w:rPr>
          <w:rFonts w:asciiTheme="minorHAnsi" w:eastAsiaTheme="minorEastAsia" w:hAnsiTheme="minorHAnsi" w:cstheme="minorBidi"/>
          <w:b w:val="0"/>
          <w:caps w:val="0"/>
          <w:noProof/>
          <w:sz w:val="22"/>
          <w:szCs w:val="22"/>
        </w:rPr>
      </w:pPr>
      <w:hyperlink w:anchor="_Toc468971063" w:history="1">
        <w:r w:rsidRPr="004E6292">
          <w:rPr>
            <w:rStyle w:val="Hyperlink"/>
            <w:noProof/>
          </w:rPr>
          <w:t>8.</w:t>
        </w:r>
        <w:r>
          <w:rPr>
            <w:rFonts w:asciiTheme="minorHAnsi" w:eastAsiaTheme="minorEastAsia" w:hAnsiTheme="minorHAnsi" w:cstheme="minorBidi"/>
            <w:b w:val="0"/>
            <w:caps w:val="0"/>
            <w:noProof/>
            <w:sz w:val="22"/>
            <w:szCs w:val="22"/>
          </w:rPr>
          <w:tab/>
        </w:r>
        <w:r w:rsidRPr="004E6292">
          <w:rPr>
            <w:rStyle w:val="Hyperlink"/>
            <w:noProof/>
          </w:rPr>
          <w:t>Issues</w:t>
        </w:r>
        <w:r>
          <w:rPr>
            <w:noProof/>
            <w:webHidden/>
          </w:rPr>
          <w:tab/>
        </w:r>
        <w:r>
          <w:rPr>
            <w:noProof/>
            <w:webHidden/>
          </w:rPr>
          <w:fldChar w:fldCharType="begin"/>
        </w:r>
        <w:r>
          <w:rPr>
            <w:noProof/>
            <w:webHidden/>
          </w:rPr>
          <w:instrText xml:space="preserve"> PAGEREF _Toc468971063 \h </w:instrText>
        </w:r>
        <w:r>
          <w:rPr>
            <w:noProof/>
            <w:webHidden/>
          </w:rPr>
        </w:r>
        <w:r>
          <w:rPr>
            <w:noProof/>
            <w:webHidden/>
          </w:rPr>
          <w:fldChar w:fldCharType="separate"/>
        </w:r>
        <w:r>
          <w:rPr>
            <w:noProof/>
            <w:webHidden/>
          </w:rPr>
          <w:t>22</w:t>
        </w:r>
        <w:r>
          <w:rPr>
            <w:noProof/>
            <w:webHidden/>
          </w:rPr>
          <w:fldChar w:fldCharType="end"/>
        </w:r>
      </w:hyperlink>
    </w:p>
    <w:p w14:paraId="3F9C9883" w14:textId="43D4D71B" w:rsidR="007B2D8F" w:rsidRDefault="007D18F9" w:rsidP="00AC2F15">
      <w:pPr>
        <w:pStyle w:val="BodyText"/>
      </w:pPr>
      <w:r>
        <w:fldChar w:fldCharType="end"/>
      </w:r>
    </w:p>
    <w:p w14:paraId="7593BB85" w14:textId="77777777" w:rsidR="006768A5" w:rsidRDefault="00320F9D" w:rsidP="00AC2F15">
      <w:pPr>
        <w:pStyle w:val="Heading1"/>
      </w:pPr>
      <w:r>
        <w:br w:type="page"/>
      </w:r>
      <w:bookmarkStart w:id="18" w:name="_Toc468971047"/>
      <w:r w:rsidR="000D5B80">
        <w:lastRenderedPageBreak/>
        <w:t>Document scope</w:t>
      </w:r>
      <w:bookmarkEnd w:id="18"/>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7DF8EC17" w:rsidR="006768A5" w:rsidRDefault="0010141C" w:rsidP="00AC2F15">
      <w:pPr>
        <w:pStyle w:val="BodyText"/>
      </w:pPr>
      <w:r>
        <w:t xml:space="preserve">This document </w:t>
      </w:r>
      <w:r w:rsidR="00E60712">
        <w:t xml:space="preserve">provides high level overview, dependencies and </w:t>
      </w:r>
      <w:r>
        <w:t xml:space="preserve">outlines </w:t>
      </w:r>
      <w:r w:rsidR="00E60712">
        <w:t xml:space="preserve">current and </w:t>
      </w:r>
      <w:r w:rsidR="00777FC6">
        <w:t xml:space="preserve">possible </w:t>
      </w:r>
      <w:r w:rsidR="00E60712">
        <w:t xml:space="preserve">future functional and non-functional </w:t>
      </w:r>
      <w:r>
        <w:t xml:space="preserve">requirements of the </w:t>
      </w:r>
      <w:r w:rsidR="00522091">
        <w:t>Form Builder</w:t>
      </w:r>
      <w:r>
        <w:t xml:space="preserve"> System</w:t>
      </w:r>
      <w:r w:rsidR="00522091">
        <w:t>, related to GreenSheets re-design project</w:t>
      </w:r>
      <w:r>
        <w:t xml:space="preserve"> </w:t>
      </w:r>
    </w:p>
    <w:p w14:paraId="351692CF" w14:textId="77777777" w:rsidR="00B3155D" w:rsidRPr="00B3155D" w:rsidRDefault="00B3155D" w:rsidP="00B3155D">
      <w:pPr>
        <w:pStyle w:val="Default"/>
        <w:rPr>
          <w:color w:val="0070C0"/>
          <w:sz w:val="20"/>
          <w:szCs w:val="20"/>
        </w:rPr>
      </w:pPr>
    </w:p>
    <w:p w14:paraId="40AC8089" w14:textId="6127DDFB" w:rsidR="00FE6477" w:rsidRDefault="00114041" w:rsidP="00AC2F15">
      <w:pPr>
        <w:pStyle w:val="Heading1"/>
      </w:pPr>
      <w:bookmarkStart w:id="19" w:name="_Toc460947341"/>
      <w:bookmarkStart w:id="20" w:name="_Toc468971048"/>
      <w:r w:rsidRPr="00114041">
        <w:t>Creation of the Revision form in FB and promotion of the Revision module</w:t>
      </w:r>
      <w:bookmarkEnd w:id="19"/>
      <w:bookmarkEnd w:id="20"/>
    </w:p>
    <w:p w14:paraId="746AA7DC" w14:textId="6C34FC5F" w:rsidR="003F7127" w:rsidRDefault="003F7127" w:rsidP="00AC2F15">
      <w:pPr>
        <w:pStyle w:val="BodyText"/>
      </w:pPr>
      <w:r w:rsidRPr="0002176B">
        <w:rPr>
          <w:highlight w:val="lightGray"/>
        </w:rPr>
        <w:t>GSFB - 122</w:t>
      </w:r>
    </w:p>
    <w:p w14:paraId="7F3A504E" w14:textId="5CC7B4A9" w:rsidR="00E13C28" w:rsidRDefault="00E13C28" w:rsidP="00AC2F15">
      <w:pPr>
        <w:pStyle w:val="BodyText"/>
      </w:pPr>
      <w:r>
        <w:t xml:space="preserve">Ultimately, completed greensheet forms are needed for award of the grant. In reality, grant can be awarded only via ‘actions’ in GPMATS. </w:t>
      </w:r>
    </w:p>
    <w:p w14:paraId="151940A3" w14:textId="447A11AA" w:rsidR="007073B0" w:rsidRPr="00E13C28" w:rsidRDefault="00E13C28" w:rsidP="00AC2F15">
      <w:pPr>
        <w:pStyle w:val="BodyText"/>
      </w:pPr>
      <w:r>
        <w:t>GPMATS actions can be of two types: AWARD or REVISION</w:t>
      </w:r>
      <w:r w:rsidR="007073B0">
        <w:t>; d</w:t>
      </w:r>
      <w:r w:rsidR="007073B0" w:rsidRPr="00E13C28">
        <w:t xml:space="preserve">uring GreenSheets re-design project, OGA indicated the need to have a separate </w:t>
      </w:r>
      <w:r w:rsidR="007073B0">
        <w:t xml:space="preserve">form (template), related to REVISION type of the action in GPMATS. </w:t>
      </w:r>
    </w:p>
    <w:p w14:paraId="19129AED" w14:textId="7E91670E" w:rsidR="00114041" w:rsidRPr="007073B0" w:rsidRDefault="007073B0" w:rsidP="00AC2F15">
      <w:pPr>
        <w:pStyle w:val="BodyText"/>
      </w:pPr>
      <w:r>
        <w:t>To accommodate this need, FB and GreenSheets systems should be modified as follow</w:t>
      </w:r>
      <w:r w:rsidR="00114041">
        <w:t xml:space="preserve"> (</w:t>
      </w:r>
      <w:r w:rsidR="006F10C2">
        <w:t>high level</w:t>
      </w:r>
      <w:r w:rsidR="00114041">
        <w:t>):</w:t>
      </w:r>
    </w:p>
    <w:p w14:paraId="79CE3CFA" w14:textId="004FC426" w:rsidR="00114041" w:rsidRDefault="007073B0" w:rsidP="00AC2F15">
      <w:pPr>
        <w:pStyle w:val="ListParagraph"/>
        <w:numPr>
          <w:ilvl w:val="0"/>
          <w:numId w:val="6"/>
        </w:numPr>
      </w:pPr>
      <w:r>
        <w:t xml:space="preserve">User will </w:t>
      </w:r>
      <w:r w:rsidR="00114041">
        <w:t>create a new module in FB (user can call it “Revision module”, but this is “as-is” functionality, no changes</w:t>
      </w:r>
      <w:r w:rsidR="006F10C2">
        <w:t>)</w:t>
      </w:r>
    </w:p>
    <w:p w14:paraId="78063C93" w14:textId="23DC01EE" w:rsidR="00114041" w:rsidRDefault="007073B0" w:rsidP="00AC2F15">
      <w:pPr>
        <w:pStyle w:val="ListParagraph"/>
        <w:numPr>
          <w:ilvl w:val="0"/>
          <w:numId w:val="6"/>
        </w:numPr>
      </w:pPr>
      <w:r>
        <w:t xml:space="preserve">User will </w:t>
      </w:r>
      <w:r w:rsidR="00114041">
        <w:t>create a form (user can call it “Revision form”, but this is “as-is” functionality, no changes)</w:t>
      </w:r>
    </w:p>
    <w:p w14:paraId="3BDE1782" w14:textId="3E069F25" w:rsidR="007073B0" w:rsidRDefault="006F10C2" w:rsidP="00AC2F15">
      <w:pPr>
        <w:pStyle w:val="ListParagraph"/>
        <w:numPr>
          <w:ilvl w:val="0"/>
          <w:numId w:val="6"/>
        </w:numPr>
      </w:pPr>
      <w:r>
        <w:rPr>
          <w:color w:val="FF0000"/>
        </w:rPr>
        <w:t>C</w:t>
      </w:r>
      <w:r w:rsidR="00114041" w:rsidRPr="006F10C2">
        <w:rPr>
          <w:color w:val="FF0000"/>
        </w:rPr>
        <w:t>hange =&gt;</w:t>
      </w:r>
      <w:r w:rsidR="00114041">
        <w:t xml:space="preserve"> </w:t>
      </w:r>
      <w:r>
        <w:t xml:space="preserve">FB should </w:t>
      </w:r>
      <w:r w:rsidR="007073B0">
        <w:t xml:space="preserve">add CATEGORY Type (AWARD and REVISION) </w:t>
      </w:r>
    </w:p>
    <w:tbl>
      <w:tblPr>
        <w:tblStyle w:val="TableGrid"/>
        <w:tblW w:w="0" w:type="auto"/>
        <w:tblLook w:val="04A0" w:firstRow="1" w:lastRow="0" w:firstColumn="1" w:lastColumn="0" w:noHBand="0" w:noVBand="1"/>
      </w:tblPr>
      <w:tblGrid>
        <w:gridCol w:w="1818"/>
        <w:gridCol w:w="7532"/>
      </w:tblGrid>
      <w:tr w:rsidR="007073B0" w14:paraId="1F1D160A" w14:textId="77777777" w:rsidTr="00F7755F">
        <w:tc>
          <w:tcPr>
            <w:tcW w:w="181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238B65C" w14:textId="77777777" w:rsidR="007073B0" w:rsidRDefault="007073B0" w:rsidP="00AC2F15">
            <w:pPr>
              <w:pStyle w:val="BodyText"/>
            </w:pPr>
            <w:r>
              <w:t xml:space="preserve">Category </w:t>
            </w:r>
            <w:r w:rsidRPr="007073B0">
              <w:t>type</w:t>
            </w:r>
          </w:p>
        </w:tc>
        <w:tc>
          <w:tcPr>
            <w:tcW w:w="753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4B8C2FB" w14:textId="77777777" w:rsidR="007073B0" w:rsidRDefault="007073B0" w:rsidP="00AC2F15">
            <w:pPr>
              <w:pStyle w:val="BodyText"/>
            </w:pPr>
            <w:r>
              <w:t>Related FB forms</w:t>
            </w:r>
          </w:p>
        </w:tc>
      </w:tr>
      <w:tr w:rsidR="007073B0" w14:paraId="5B3F64E2"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39E344F7" w14:textId="77777777" w:rsidR="007073B0" w:rsidRDefault="007073B0" w:rsidP="00AC2F15">
            <w:pPr>
              <w:pStyle w:val="BodyText"/>
            </w:pPr>
            <w:r>
              <w:t>AWARD</w:t>
            </w:r>
          </w:p>
        </w:tc>
        <w:tc>
          <w:tcPr>
            <w:tcW w:w="7532" w:type="dxa"/>
            <w:tcBorders>
              <w:top w:val="single" w:sz="4" w:space="0" w:color="auto"/>
              <w:left w:val="single" w:sz="4" w:space="0" w:color="auto"/>
              <w:bottom w:val="single" w:sz="4" w:space="0" w:color="auto"/>
              <w:right w:val="single" w:sz="4" w:space="0" w:color="auto"/>
            </w:tcBorders>
            <w:hideMark/>
          </w:tcPr>
          <w:p w14:paraId="5ED98E92" w14:textId="77777777" w:rsidR="007073B0" w:rsidRDefault="007073B0" w:rsidP="00AC2F15">
            <w:pPr>
              <w:pStyle w:val="BodyText"/>
            </w:pPr>
            <w:r>
              <w:t>Program and Specialist forms are needed</w:t>
            </w:r>
          </w:p>
        </w:tc>
      </w:tr>
      <w:tr w:rsidR="007073B0" w14:paraId="26F07CFD" w14:textId="77777777" w:rsidTr="00F7755F">
        <w:tc>
          <w:tcPr>
            <w:tcW w:w="1818" w:type="dxa"/>
            <w:tcBorders>
              <w:top w:val="single" w:sz="4" w:space="0" w:color="auto"/>
              <w:left w:val="single" w:sz="4" w:space="0" w:color="auto"/>
              <w:bottom w:val="single" w:sz="4" w:space="0" w:color="auto"/>
              <w:right w:val="single" w:sz="4" w:space="0" w:color="auto"/>
            </w:tcBorders>
            <w:hideMark/>
          </w:tcPr>
          <w:p w14:paraId="2A0E16E2" w14:textId="77777777" w:rsidR="007073B0" w:rsidRDefault="007073B0" w:rsidP="00AC2F15">
            <w:pPr>
              <w:pStyle w:val="BodyText"/>
            </w:pPr>
            <w:r>
              <w:t>REVISION</w:t>
            </w:r>
          </w:p>
        </w:tc>
        <w:tc>
          <w:tcPr>
            <w:tcW w:w="7532" w:type="dxa"/>
            <w:tcBorders>
              <w:top w:val="single" w:sz="4" w:space="0" w:color="auto"/>
              <w:left w:val="single" w:sz="4" w:space="0" w:color="auto"/>
              <w:bottom w:val="single" w:sz="4" w:space="0" w:color="auto"/>
              <w:right w:val="single" w:sz="4" w:space="0" w:color="auto"/>
            </w:tcBorders>
          </w:tcPr>
          <w:p w14:paraId="79909B56" w14:textId="77777777" w:rsidR="007073B0" w:rsidRPr="00E13C28" w:rsidRDefault="007073B0" w:rsidP="00AC2F15">
            <w:pPr>
              <w:pStyle w:val="ListParagraph"/>
              <w:numPr>
                <w:ilvl w:val="0"/>
                <w:numId w:val="8"/>
              </w:numPr>
            </w:pPr>
            <w:r w:rsidRPr="00E13C28">
              <w:t>Only one revision form is needed for all type/mechs</w:t>
            </w:r>
          </w:p>
          <w:p w14:paraId="3BA43E22" w14:textId="77777777" w:rsidR="007073B0" w:rsidRDefault="007073B0" w:rsidP="00AC2F15">
            <w:pPr>
              <w:pStyle w:val="ListParagraph"/>
              <w:numPr>
                <w:ilvl w:val="0"/>
                <w:numId w:val="8"/>
              </w:numPr>
            </w:pPr>
            <w:r w:rsidRPr="00E13C28">
              <w:t>Revision form will be used by Specialist only</w:t>
            </w:r>
          </w:p>
        </w:tc>
      </w:tr>
    </w:tbl>
    <w:p w14:paraId="72F7B931" w14:textId="77777777" w:rsidR="007073B0" w:rsidRDefault="007073B0" w:rsidP="00AC2F15"/>
    <w:p w14:paraId="460FE7EF" w14:textId="531D67CA" w:rsidR="00114041" w:rsidRDefault="006F10C2" w:rsidP="00AC2F15">
      <w:pPr>
        <w:pStyle w:val="ListParagraph"/>
        <w:numPr>
          <w:ilvl w:val="0"/>
          <w:numId w:val="6"/>
        </w:numPr>
      </w:pPr>
      <w:r>
        <w:t xml:space="preserve">User will </w:t>
      </w:r>
      <w:r w:rsidR="00114041">
        <w:t>add Revision form to Revision module (no changes)</w:t>
      </w:r>
    </w:p>
    <w:p w14:paraId="6B41930A" w14:textId="5F9A700A" w:rsidR="00114041" w:rsidRDefault="006F10C2" w:rsidP="00AC2F15">
      <w:pPr>
        <w:pStyle w:val="ListParagraph"/>
        <w:numPr>
          <w:ilvl w:val="0"/>
          <w:numId w:val="6"/>
        </w:numPr>
      </w:pPr>
      <w:r>
        <w:rPr>
          <w:color w:val="FF0000"/>
        </w:rPr>
        <w:t>C</w:t>
      </w:r>
      <w:r w:rsidRPr="006F10C2">
        <w:rPr>
          <w:color w:val="FF0000"/>
        </w:rPr>
        <w:t>hange =&gt;</w:t>
      </w:r>
      <w:r>
        <w:t xml:space="preserve"> User will export/deploy the Revision module; the name of the module will be the same as in GreenSheets in order to export/promote this module</w:t>
      </w:r>
    </w:p>
    <w:p w14:paraId="4DB2D0F5" w14:textId="77777777" w:rsidR="00114041" w:rsidRDefault="00114041" w:rsidP="00AC2F15">
      <w:pPr>
        <w:pStyle w:val="ListParagraph"/>
      </w:pPr>
    </w:p>
    <w:p w14:paraId="60071740" w14:textId="68776DC8" w:rsidR="00114041" w:rsidRPr="006F10C2" w:rsidRDefault="006F10C2" w:rsidP="00AC2F15">
      <w:pPr>
        <w:pStyle w:val="ListParagraph"/>
      </w:pPr>
      <w:r w:rsidRPr="006F10C2">
        <w:t>Details for c</w:t>
      </w:r>
      <w:r w:rsidR="00114041" w:rsidRPr="006F10C2">
        <w:t>hanges to create a category process</w:t>
      </w:r>
    </w:p>
    <w:p w14:paraId="517BBFF2" w14:textId="7744AE98" w:rsidR="00114041" w:rsidRDefault="00114041" w:rsidP="00AC2F15">
      <w:pPr>
        <w:pStyle w:val="BodyText"/>
      </w:pPr>
      <w:r>
        <w:t>The system will allow to select ALL types and mechanisms while creating a category.</w:t>
      </w:r>
    </w:p>
    <w:p w14:paraId="20EB024B" w14:textId="3064A6B0" w:rsidR="00114041" w:rsidRDefault="00114041" w:rsidP="00AC2F15">
      <w:pPr>
        <w:pStyle w:val="BodyText"/>
      </w:pPr>
      <w:r>
        <w:rPr>
          <w:noProof/>
        </w:rPr>
        <w:lastRenderedPageBreak/>
        <mc:AlternateContent>
          <mc:Choice Requires="wps">
            <w:drawing>
              <wp:anchor distT="0" distB="0" distL="114300" distR="114300" simplePos="0" relativeHeight="251639296" behindDoc="0" locked="0" layoutInCell="1" allowOverlap="1" wp14:anchorId="3E95BCE7" wp14:editId="591C2E64">
                <wp:simplePos x="0" y="0"/>
                <wp:positionH relativeFrom="column">
                  <wp:posOffset>2999014</wp:posOffset>
                </wp:positionH>
                <wp:positionV relativeFrom="paragraph">
                  <wp:posOffset>3567793</wp:posOffset>
                </wp:positionV>
                <wp:extent cx="624840" cy="274320"/>
                <wp:effectExtent l="0" t="0" r="22860" b="11430"/>
                <wp:wrapNone/>
                <wp:docPr id="5" name="Rectangle 5"/>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37928" id="Rectangle 5" o:spid="_x0000_s1026" style="position:absolute;margin-left:236.15pt;margin-top:280.95pt;width:49.2pt;height:21.6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37248" behindDoc="0" locked="0" layoutInCell="1" allowOverlap="1" wp14:anchorId="259A2666" wp14:editId="292C8BF2">
                <wp:simplePos x="0" y="0"/>
                <wp:positionH relativeFrom="column">
                  <wp:posOffset>1545771</wp:posOffset>
                </wp:positionH>
                <wp:positionV relativeFrom="paragraph">
                  <wp:posOffset>2633708</wp:posOffset>
                </wp:positionV>
                <wp:extent cx="624840"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24840" cy="2743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DCCEAA" id="Rectangle 26" o:spid="_x0000_s1026" style="position:absolute;margin-left:121.7pt;margin-top:207.4pt;width:49.2pt;height:21.6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" filled="f" strokecolor="red" strokeweight="2pt"/>
            </w:pict>
          </mc:Fallback>
        </mc:AlternateContent>
      </w:r>
      <w:r>
        <w:rPr>
          <w:noProof/>
        </w:rPr>
        <w:drawing>
          <wp:inline distT="0" distB="0" distL="0" distR="0" wp14:anchorId="5C5BBB30" wp14:editId="2D017FAF">
            <wp:extent cx="5943600" cy="3896360"/>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205B8648" w14:textId="2860FCDA" w:rsidR="00114041" w:rsidRDefault="00114041" w:rsidP="00AC2F15">
      <w:pPr>
        <w:pStyle w:val="BodyText"/>
      </w:pPr>
      <w:r>
        <w:rPr>
          <w:noProof/>
        </w:rPr>
        <mc:AlternateContent>
          <mc:Choice Requires="wps">
            <w:drawing>
              <wp:anchor distT="0" distB="0" distL="114300" distR="114300" simplePos="0" relativeHeight="251641344" behindDoc="0" locked="0" layoutInCell="1" allowOverlap="1" wp14:anchorId="1B755621" wp14:editId="2D8C1BF7">
                <wp:simplePos x="0" y="0"/>
                <wp:positionH relativeFrom="column">
                  <wp:posOffset>-5443</wp:posOffset>
                </wp:positionH>
                <wp:positionV relativeFrom="paragraph">
                  <wp:posOffset>1262743</wp:posOffset>
                </wp:positionV>
                <wp:extent cx="2218055" cy="206375"/>
                <wp:effectExtent l="0" t="0" r="10795" b="22225"/>
                <wp:wrapNone/>
                <wp:docPr id="3" name="Rectangle 3"/>
                <wp:cNvGraphicFramePr/>
                <a:graphic xmlns:a="http://schemas.openxmlformats.org/drawingml/2006/main">
                  <a:graphicData uri="http://schemas.microsoft.com/office/word/2010/wordprocessingShape">
                    <wps:wsp>
                      <wps:cNvSpPr/>
                      <wps:spPr>
                        <a:xfrm>
                          <a:off x="0" y="0"/>
                          <a:ext cx="2218055" cy="2063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28265" id="Rectangle 3" o:spid="_x0000_s1026" style="position:absolute;margin-left:-.45pt;margin-top:99.45pt;width:174.65pt;height:16.2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" filled="f" strokecolor="red" strokeweight="2pt"/>
            </w:pict>
          </mc:Fallback>
        </mc:AlternateContent>
      </w:r>
      <w:r>
        <w:rPr>
          <w:noProof/>
        </w:rPr>
        <w:drawing>
          <wp:inline distT="0" distB="0" distL="0" distR="0" wp14:anchorId="092E83AC" wp14:editId="73199FD4">
            <wp:extent cx="5943600" cy="36804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247CD1F5" w14:textId="77777777" w:rsidR="00114041" w:rsidRDefault="00114041" w:rsidP="00AC2F15">
      <w:pPr>
        <w:rPr>
          <w:rFonts w:asciiTheme="minorHAnsi" w:hAnsiTheme="minorHAnsi" w:cstheme="minorBidi"/>
        </w:rPr>
      </w:pPr>
      <w:r>
        <w:t>When OGA user adds a category, s/he may choose a category type (Award or Revision)</w:t>
      </w:r>
    </w:p>
    <w:p w14:paraId="638F7381" w14:textId="77777777" w:rsidR="00114041" w:rsidRDefault="00114041" w:rsidP="00AC2F15">
      <w:r>
        <w:t xml:space="preserve">On the screen category type will be defaulted to ‘Award’ (OGA mentioned that after Revision form is </w:t>
      </w:r>
      <w:r>
        <w:lastRenderedPageBreak/>
        <w:t xml:space="preserve">created and deployed, it will never change).  </w:t>
      </w:r>
    </w:p>
    <w:p w14:paraId="114F01FE" w14:textId="77777777" w:rsidR="00114041" w:rsidRDefault="00114041" w:rsidP="00AC2F15">
      <w:pPr>
        <w:pStyle w:val="ListParagraph"/>
        <w:numPr>
          <w:ilvl w:val="0"/>
          <w:numId w:val="7"/>
        </w:numPr>
      </w:pPr>
      <w:r>
        <w:t>If ‘Award’ type is chosen, the process is as usual</w:t>
      </w:r>
    </w:p>
    <w:p w14:paraId="1F0C36DB" w14:textId="77777777" w:rsidR="00114041" w:rsidRDefault="00114041" w:rsidP="00AC2F15">
      <w:pPr>
        <w:pStyle w:val="ListParagraph"/>
        <w:numPr>
          <w:ilvl w:val="0"/>
          <w:numId w:val="7"/>
        </w:numPr>
      </w:pPr>
      <w:r>
        <w:t>If “Revision” type is chosen:</w:t>
      </w:r>
    </w:p>
    <w:p w14:paraId="6CEC095E" w14:textId="77777777" w:rsidR="00114041" w:rsidRDefault="00114041" w:rsidP="00AC2F15">
      <w:pPr>
        <w:pStyle w:val="ListParagraph"/>
        <w:numPr>
          <w:ilvl w:val="1"/>
          <w:numId w:val="7"/>
        </w:numPr>
      </w:pPr>
      <w:r>
        <w:t>The screen will allow adding only Revision form</w:t>
      </w:r>
    </w:p>
    <w:p w14:paraId="75C07960" w14:textId="77777777" w:rsidR="00114041" w:rsidRDefault="00114041" w:rsidP="00AC2F15">
      <w:pPr>
        <w:pStyle w:val="ListParagraph"/>
        <w:numPr>
          <w:ilvl w:val="1"/>
          <w:numId w:val="7"/>
        </w:numPr>
      </w:pPr>
      <w:r>
        <w:t>User will select ALL types/mechanisms (no validation for ALL/ALL combination, it will be responsibility of the user, it will allow more flexibility in the future)</w:t>
      </w:r>
    </w:p>
    <w:p w14:paraId="73FD4006" w14:textId="7B9CC428" w:rsidR="00114041" w:rsidRDefault="003B59DD" w:rsidP="00AC2F15">
      <w:r>
        <w:rPr>
          <w:noProof/>
        </w:rPr>
        <mc:AlternateContent>
          <mc:Choice Requires="wps">
            <w:drawing>
              <wp:anchor distT="0" distB="0" distL="114300" distR="114300" simplePos="0" relativeHeight="251674112" behindDoc="0" locked="0" layoutInCell="1" allowOverlap="1" wp14:anchorId="3C434220" wp14:editId="391584B2">
                <wp:simplePos x="0" y="0"/>
                <wp:positionH relativeFrom="column">
                  <wp:posOffset>1310550</wp:posOffset>
                </wp:positionH>
                <wp:positionV relativeFrom="paragraph">
                  <wp:posOffset>2517321</wp:posOffset>
                </wp:positionV>
                <wp:extent cx="3695700" cy="464820"/>
                <wp:effectExtent l="0" t="0" r="19050" b="11430"/>
                <wp:wrapNone/>
                <wp:docPr id="106" name="Rectangle 106"/>
                <wp:cNvGraphicFramePr/>
                <a:graphic xmlns:a="http://schemas.openxmlformats.org/drawingml/2006/main">
                  <a:graphicData uri="http://schemas.microsoft.com/office/word/2010/wordprocessingShape">
                    <wps:wsp>
                      <wps:cNvSpPr/>
                      <wps:spPr>
                        <a:xfrm>
                          <a:off x="0" y="0"/>
                          <a:ext cx="3695700" cy="4648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92A90" id="Rectangle 106" o:spid="_x0000_s1026" style="position:absolute;margin-left:103.2pt;margin-top:198.2pt;width:291pt;height:36.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2ongIAAJM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" filled="f" strokecolor="red" strokeweight="2pt"/>
            </w:pict>
          </mc:Fallback>
        </mc:AlternateContent>
      </w:r>
      <w:r w:rsidR="00114041">
        <w:rPr>
          <w:noProof/>
        </w:rPr>
        <mc:AlternateContent>
          <mc:Choice Requires="wps">
            <w:drawing>
              <wp:anchor distT="0" distB="0" distL="114300" distR="114300" simplePos="0" relativeHeight="251676160" behindDoc="0" locked="0" layoutInCell="1" allowOverlap="1" wp14:anchorId="7B4C8E27" wp14:editId="09908419">
                <wp:simplePos x="0" y="0"/>
                <wp:positionH relativeFrom="margin">
                  <wp:posOffset>-329837</wp:posOffset>
                </wp:positionH>
                <wp:positionV relativeFrom="paragraph">
                  <wp:posOffset>2154283</wp:posOffset>
                </wp:positionV>
                <wp:extent cx="1661160" cy="2667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166116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92FAB" id="Rectangle 8" o:spid="_x0000_s1026" style="position:absolute;margin-left:-25.95pt;margin-top:169.65pt;width:130.8pt;height:21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" filled="f" strokecolor="red" strokeweight="2pt">
                <w10:wrap anchorx="margin"/>
              </v:rect>
            </w:pict>
          </mc:Fallback>
        </mc:AlternateContent>
      </w:r>
      <w:r w:rsidR="00114041">
        <w:rPr>
          <w:noProof/>
        </w:rPr>
        <mc:AlternateContent>
          <mc:Choice Requires="wps">
            <w:drawing>
              <wp:anchor distT="0" distB="0" distL="114300" distR="114300" simplePos="0" relativeHeight="251665920" behindDoc="0" locked="0" layoutInCell="1" allowOverlap="1" wp14:anchorId="42F667C7" wp14:editId="082867FC">
                <wp:simplePos x="0" y="0"/>
                <wp:positionH relativeFrom="margin">
                  <wp:posOffset>-285206</wp:posOffset>
                </wp:positionH>
                <wp:positionV relativeFrom="paragraph">
                  <wp:posOffset>1257300</wp:posOffset>
                </wp:positionV>
                <wp:extent cx="2606040" cy="2667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260604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36AB1" id="Rectangle 7" o:spid="_x0000_s1026" style="position:absolute;margin-left:-22.45pt;margin-top:99pt;width:205.2pt;height:21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" filled="f" strokecolor="red" strokeweight="2pt">
                <w10:wrap anchorx="margin"/>
              </v:rect>
            </w:pict>
          </mc:Fallback>
        </mc:AlternateContent>
      </w:r>
      <w:r w:rsidR="00114041">
        <w:rPr>
          <w:noProof/>
        </w:rPr>
        <w:drawing>
          <wp:inline distT="0" distB="0" distL="0" distR="0" wp14:anchorId="01F80FA5" wp14:editId="1129EB2B">
            <wp:extent cx="6006677" cy="372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545" cy="3729302"/>
                    </a:xfrm>
                    <a:prstGeom prst="rect">
                      <a:avLst/>
                    </a:prstGeom>
                    <a:noFill/>
                    <a:ln>
                      <a:noFill/>
                    </a:ln>
                  </pic:spPr>
                </pic:pic>
              </a:graphicData>
            </a:graphic>
          </wp:inline>
        </w:drawing>
      </w:r>
    </w:p>
    <w:p w14:paraId="2BD1051F" w14:textId="7442F4B6" w:rsidR="00114041" w:rsidRDefault="00114041" w:rsidP="00AC2F15">
      <w:pPr>
        <w:pStyle w:val="BodyText"/>
      </w:pPr>
      <w:r>
        <w:rPr>
          <w:b/>
        </w:rPr>
        <w:t>C</w:t>
      </w:r>
      <w:r>
        <w:t>ategory type will become read-only when editing existing category.</w:t>
      </w:r>
    </w:p>
    <w:p w14:paraId="4A109F08" w14:textId="2446E11F" w:rsidR="00114041" w:rsidRDefault="00114041" w:rsidP="00AC2F15">
      <w:pPr>
        <w:rPr>
          <w:rFonts w:asciiTheme="minorHAnsi" w:hAnsiTheme="minorHAnsi" w:cstheme="minorBidi"/>
        </w:rPr>
      </w:pPr>
      <w:r>
        <w:rPr>
          <w:noProof/>
        </w:rPr>
        <w:lastRenderedPageBreak/>
        <mc:AlternateContent>
          <mc:Choice Requires="wps">
            <w:drawing>
              <wp:anchor distT="0" distB="0" distL="114300" distR="114300" simplePos="0" relativeHeight="251678208" behindDoc="0" locked="0" layoutInCell="1" allowOverlap="1" wp14:anchorId="4E3726D2" wp14:editId="102F8214">
                <wp:simplePos x="0" y="0"/>
                <wp:positionH relativeFrom="column">
                  <wp:posOffset>136162</wp:posOffset>
                </wp:positionH>
                <wp:positionV relativeFrom="paragraph">
                  <wp:posOffset>1210492</wp:posOffset>
                </wp:positionV>
                <wp:extent cx="1181100" cy="2667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18110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9A407" id="Rectangle 70" o:spid="_x0000_s1026" style="position:absolute;margin-left:10.7pt;margin-top:95.3pt;width:93pt;height:21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7184" behindDoc="0" locked="0" layoutInCell="1" allowOverlap="1" wp14:anchorId="62BB57EC" wp14:editId="099DE840">
                <wp:simplePos x="0" y="0"/>
                <wp:positionH relativeFrom="column">
                  <wp:posOffset>-48986</wp:posOffset>
                </wp:positionH>
                <wp:positionV relativeFrom="paragraph">
                  <wp:posOffset>657951</wp:posOffset>
                </wp:positionV>
                <wp:extent cx="769620" cy="266700"/>
                <wp:effectExtent l="0" t="0" r="11430" b="19050"/>
                <wp:wrapNone/>
                <wp:docPr id="71" name="Rectangle 71"/>
                <wp:cNvGraphicFramePr/>
                <a:graphic xmlns:a="http://schemas.openxmlformats.org/drawingml/2006/main">
                  <a:graphicData uri="http://schemas.microsoft.com/office/word/2010/wordprocessingShape">
                    <wps:wsp>
                      <wps:cNvSpPr/>
                      <wps:spPr>
                        <a:xfrm>
                          <a:off x="0" y="0"/>
                          <a:ext cx="769620" cy="2667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23B42" id="Rectangle 71" o:spid="_x0000_s1026" style="position:absolute;margin-left:-3.85pt;margin-top:51.8pt;width:60.6pt;height:21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" filled="f" strokecolor="red" strokeweight="2pt"/>
            </w:pict>
          </mc:Fallback>
        </mc:AlternateContent>
      </w:r>
      <w:r>
        <w:rPr>
          <w:noProof/>
        </w:rPr>
        <w:drawing>
          <wp:inline distT="0" distB="0" distL="0" distR="0" wp14:anchorId="47274F0E" wp14:editId="09E38E75">
            <wp:extent cx="5835015" cy="36137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5015" cy="3613785"/>
                    </a:xfrm>
                    <a:prstGeom prst="rect">
                      <a:avLst/>
                    </a:prstGeom>
                    <a:noFill/>
                    <a:ln>
                      <a:noFill/>
                    </a:ln>
                  </pic:spPr>
                </pic:pic>
              </a:graphicData>
            </a:graphic>
          </wp:inline>
        </w:drawing>
      </w:r>
    </w:p>
    <w:p w14:paraId="47B2EB38" w14:textId="77777777" w:rsidR="00114041" w:rsidRPr="00114041" w:rsidRDefault="00114041" w:rsidP="00AC2F15">
      <w:pPr>
        <w:pStyle w:val="BodyText"/>
      </w:pPr>
    </w:p>
    <w:p w14:paraId="5F0CA271" w14:textId="3138ED5C" w:rsidR="00FE6477" w:rsidRDefault="00DD6807" w:rsidP="00AC2F15">
      <w:pPr>
        <w:pStyle w:val="Heading1"/>
      </w:pPr>
      <w:bookmarkStart w:id="21" w:name="_Toc468971049"/>
      <w:r>
        <w:t>Reporting</w:t>
      </w:r>
      <w:bookmarkEnd w:id="21"/>
    </w:p>
    <w:p w14:paraId="6DABC7AB" w14:textId="0529EFB6" w:rsidR="00FE6477" w:rsidRDefault="00857414" w:rsidP="00AC2F15">
      <w:pPr>
        <w:rPr>
          <w:lang w:val="en"/>
        </w:rPr>
      </w:pPr>
      <w:r w:rsidRPr="00857414">
        <w:rPr>
          <w:highlight w:val="lightGray"/>
        </w:rPr>
        <w:t>GSFB-125</w:t>
      </w:r>
    </w:p>
    <w:p w14:paraId="08670564" w14:textId="7E248A1E" w:rsidR="00FE6477" w:rsidRDefault="00FE6477" w:rsidP="00AC2F15">
      <w:pPr>
        <w:rPr>
          <w:lang w:val="en"/>
        </w:rPr>
      </w:pPr>
      <w:r>
        <w:rPr>
          <w:lang w:val="en"/>
        </w:rPr>
        <w:t>Requirements provided by OGA:</w:t>
      </w:r>
    </w:p>
    <w:p w14:paraId="130C088E" w14:textId="77777777" w:rsidR="00AC2F15" w:rsidRDefault="00FE6477" w:rsidP="00AC2F15">
      <w:pPr>
        <w:rPr>
          <w:rFonts w:ascii="Calibri" w:hAnsi="Calibri" w:cs="Times New Roman"/>
        </w:rPr>
      </w:pPr>
      <w:r w:rsidRPr="00FE6477">
        <w:rPr>
          <w:lang w:val="en"/>
        </w:rPr>
        <w:t>“</w:t>
      </w:r>
      <w:r w:rsidR="00AC2F15">
        <w:t>When a question is modified in Form Builder it is not easy now to find out what it will affect. It would be nice to have a report which displays the following elements:</w:t>
      </w:r>
    </w:p>
    <w:p w14:paraId="4FB0E6E2" w14:textId="77777777" w:rsidR="00AC2F15" w:rsidRDefault="00AC2F15" w:rsidP="00AC2F15">
      <w:r>
        <w:t>a.            Question text</w:t>
      </w:r>
    </w:p>
    <w:p w14:paraId="509647E3" w14:textId="77777777" w:rsidR="00AC2F15" w:rsidRDefault="00AC2F15" w:rsidP="00AC2F15">
      <w:r>
        <w:t>b.            Question id (since the same question cannot be used in sections of the same form they end up creating tons of “Please Explain” or “Additional Comments”, it is a pain point finding these particular questions for future re-use. Maybe we need to take a look at the reason why the same Comments box cannot be used in several sections of the same form in FB)</w:t>
      </w:r>
    </w:p>
    <w:p w14:paraId="3050BCDD" w14:textId="77777777" w:rsidR="00AC2F15" w:rsidRDefault="00AC2F15" w:rsidP="00AC2F15">
      <w:r>
        <w:t>c.             Created date of the question</w:t>
      </w:r>
    </w:p>
    <w:p w14:paraId="246A2541" w14:textId="77777777" w:rsidR="00AC2F15" w:rsidRDefault="00AC2F15" w:rsidP="00AC2F15">
      <w:r>
        <w:t>d.            Creator user id</w:t>
      </w:r>
    </w:p>
    <w:p w14:paraId="17240695" w14:textId="77777777" w:rsidR="00AC2F15" w:rsidRDefault="00AC2F15" w:rsidP="00AC2F15">
      <w:r>
        <w:t>e.            Last_upd_date</w:t>
      </w:r>
    </w:p>
    <w:p w14:paraId="5C1D3F0B" w14:textId="77777777" w:rsidR="00AC2F15" w:rsidRDefault="00AC2F15" w:rsidP="00AC2F15">
      <w:r>
        <w:t>f.             Last_upd_id</w:t>
      </w:r>
    </w:p>
    <w:p w14:paraId="69087CAF" w14:textId="77777777" w:rsidR="00AC2F15" w:rsidRPr="00AC2F15" w:rsidRDefault="00AC2F15" w:rsidP="00AC2F15">
      <w:r>
        <w:t>g</w:t>
      </w:r>
      <w:r w:rsidRPr="00AC2F15">
        <w:t>.            Section name</w:t>
      </w:r>
    </w:p>
    <w:p w14:paraId="05A430CD" w14:textId="7AE8082A" w:rsidR="00AC2F15" w:rsidRPr="00AC2F15" w:rsidRDefault="00AC2F15" w:rsidP="00AC2F15">
      <w:r w:rsidRPr="00AC2F15">
        <w:t>h.            Section ID</w:t>
      </w:r>
    </w:p>
    <w:p w14:paraId="06F0D92E" w14:textId="5C18EEC2" w:rsidR="00AC2F15" w:rsidRPr="00AC2F15" w:rsidRDefault="00AC2F15" w:rsidP="00AC2F15">
      <w:r w:rsidRPr="00AC2F15">
        <w:t>i.            Form name</w:t>
      </w:r>
    </w:p>
    <w:p w14:paraId="60C86FBC" w14:textId="31CF7DF1" w:rsidR="00AC2F15" w:rsidRPr="00AC2F15" w:rsidRDefault="00AC2F15" w:rsidP="00AC2F15">
      <w:r w:rsidRPr="00AC2F15">
        <w:t>j.             Form ID</w:t>
      </w:r>
    </w:p>
    <w:p w14:paraId="047357B7" w14:textId="77777777" w:rsidR="00AC2F15" w:rsidRPr="00AC2F15" w:rsidRDefault="00AC2F15" w:rsidP="00AC2F15">
      <w:r w:rsidRPr="00AC2F15">
        <w:t>k.           Type/Mech combination</w:t>
      </w:r>
    </w:p>
    <w:p w14:paraId="57F8C7D8" w14:textId="271B52F4" w:rsidR="00AC2F15" w:rsidRPr="00AC2F15" w:rsidRDefault="00AC2F15" w:rsidP="00AC2F15">
      <w:r w:rsidRPr="00AC2F15">
        <w:lastRenderedPageBreak/>
        <w:t>l.            Module Name</w:t>
      </w:r>
    </w:p>
    <w:p w14:paraId="68CB693E" w14:textId="7E17846E" w:rsidR="00FE6477" w:rsidRPr="00AC2F15" w:rsidRDefault="00AC2F15" w:rsidP="00AC2F15">
      <w:pPr>
        <w:rPr>
          <w:lang w:val="en"/>
        </w:rPr>
      </w:pPr>
      <w:r w:rsidRPr="00AC2F15">
        <w:t>m.          Module ID</w:t>
      </w:r>
      <w:r w:rsidR="00FE6477" w:rsidRPr="00AC2F15">
        <w:rPr>
          <w:lang w:val="en"/>
        </w:rPr>
        <w:t>.</w:t>
      </w:r>
    </w:p>
    <w:p w14:paraId="5E914E4E" w14:textId="77777777" w:rsidR="00FE6477" w:rsidRPr="00AC2F15" w:rsidRDefault="00FE6477" w:rsidP="00AC2F15">
      <w:pPr>
        <w:rPr>
          <w:lang w:val="en"/>
        </w:rPr>
      </w:pPr>
      <w:r w:rsidRPr="00AC2F15">
        <w:rPr>
          <w:lang w:val="en"/>
        </w:rPr>
        <w:t>Additional requirement for the report:</w:t>
      </w:r>
    </w:p>
    <w:p w14:paraId="56BA4279" w14:textId="2F72F00E" w:rsidR="00AC2F15" w:rsidRPr="00AC2F15" w:rsidRDefault="00AC2F15" w:rsidP="00AC2F15">
      <w:pPr>
        <w:pStyle w:val="ListParagraph"/>
        <w:numPr>
          <w:ilvl w:val="0"/>
          <w:numId w:val="11"/>
        </w:numPr>
      </w:pPr>
      <w:r w:rsidRPr="00AC2F15">
        <w:t>The report is needed in Excel format</w:t>
      </w:r>
    </w:p>
    <w:p w14:paraId="4295090E" w14:textId="439852F7" w:rsidR="00AC2F15" w:rsidRPr="00AC2F15" w:rsidRDefault="00AC2F15" w:rsidP="00AC2F15">
      <w:pPr>
        <w:pStyle w:val="ListParagraph"/>
        <w:numPr>
          <w:ilvl w:val="0"/>
          <w:numId w:val="11"/>
        </w:numPr>
        <w:rPr>
          <w:rFonts w:cs="Times New Roman"/>
        </w:rPr>
      </w:pPr>
      <w:r w:rsidRPr="00AC2F15">
        <w:t>Users of the report: Sean, Shane and Crystal (all OGA staff), and maybe some people from OGA Operations team. Any user with access to Form</w:t>
      </w:r>
      <w:r>
        <w:t xml:space="preserve"> </w:t>
      </w:r>
      <w:r w:rsidRPr="00AC2F15">
        <w:t>Builder should be able to access this report. No special role is needed.</w:t>
      </w:r>
    </w:p>
    <w:p w14:paraId="0775FDED" w14:textId="1BAD9D0B" w:rsidR="00FE6477" w:rsidRPr="00AC2F15" w:rsidRDefault="00AC2F15" w:rsidP="00AC2F15">
      <w:pPr>
        <w:pStyle w:val="ListParagraph"/>
        <w:numPr>
          <w:ilvl w:val="0"/>
          <w:numId w:val="11"/>
        </w:numPr>
        <w:rPr>
          <w:rFonts w:cs="Times New Roman"/>
        </w:rPr>
      </w:pPr>
      <w:r w:rsidRPr="00AC2F15">
        <w:t>Link to the new report needs to be placed on Home page green banner, to the right of History link. It can be named "Report"</w:t>
      </w:r>
    </w:p>
    <w:p w14:paraId="549B1CAD" w14:textId="77777777" w:rsidR="00FE6477" w:rsidRPr="00FE6477" w:rsidRDefault="00FE6477" w:rsidP="00AC2F15">
      <w:pPr>
        <w:rPr>
          <w:lang w:val="en"/>
        </w:rPr>
      </w:pPr>
      <w:r w:rsidRPr="00FE6477">
        <w:rPr>
          <w:lang w:val="en"/>
        </w:rPr>
        <w:t>Note: There is a desire to get a group of users together (Sean, Shane, Crystal, Stacey, Eugenia, Rob Jones, Kevin Johnson), possibly with CBIIT representatives at the beginning of October 2016 to define the SOPs for creating questions and making edits to them. OGA users want to understand the downstream effect of these modifications and put together a guidance for OGA on creating clean data. Clean up of the existing data may become part of this group discussion.”</w:t>
      </w:r>
    </w:p>
    <w:p w14:paraId="5AD38D78" w14:textId="77777777" w:rsidR="00FE6477" w:rsidRDefault="00FE6477" w:rsidP="00AC2F15">
      <w:pPr>
        <w:rPr>
          <w:lang w:val="en"/>
        </w:rPr>
      </w:pPr>
    </w:p>
    <w:p w14:paraId="5F0CC65D" w14:textId="648D7807" w:rsidR="00644DA1" w:rsidRDefault="00644DA1" w:rsidP="00AC2F15">
      <w:pPr>
        <w:pStyle w:val="Heading1"/>
      </w:pPr>
      <w:bookmarkStart w:id="22" w:name="_Toc468971050"/>
      <w:r>
        <w:t>User-friendly interface for active hyperlinks</w:t>
      </w:r>
      <w:bookmarkEnd w:id="22"/>
    </w:p>
    <w:p w14:paraId="6E455F8E" w14:textId="1FAB0F91" w:rsidR="00AB7964" w:rsidRDefault="00AB7964" w:rsidP="00AC2F15">
      <w:pPr>
        <w:rPr>
          <w:rFonts w:ascii="Arial Narrow" w:hAnsi="Arial Narrow"/>
          <w:b/>
          <w:i/>
        </w:rPr>
      </w:pPr>
      <w:r w:rsidRPr="00857414">
        <w:rPr>
          <w:highlight w:val="lightGray"/>
        </w:rPr>
        <w:t>G</w:t>
      </w:r>
      <w:r>
        <w:rPr>
          <w:highlight w:val="lightGray"/>
        </w:rPr>
        <w:t>SFB-124</w:t>
      </w:r>
    </w:p>
    <w:p w14:paraId="16A02CF6" w14:textId="785D20C7" w:rsidR="00644DA1" w:rsidRPr="00050685" w:rsidRDefault="00644DA1" w:rsidP="00AC2F15">
      <w:pPr>
        <w:pStyle w:val="ListParagraph"/>
        <w:numPr>
          <w:ilvl w:val="0"/>
          <w:numId w:val="9"/>
        </w:numPr>
      </w:pPr>
      <w:r>
        <w:t xml:space="preserve">Form Builder will </w:t>
      </w:r>
      <w:r w:rsidR="00050685">
        <w:t>embed</w:t>
      </w:r>
      <w:r>
        <w:t xml:space="preserve"> WYSIWYG editor instead of enterable field for “Learn More” (in all 3 places: questions library, sections library, form)</w:t>
      </w:r>
      <w:r w:rsidR="00050685">
        <w:t xml:space="preserve">. </w:t>
      </w:r>
      <w:r w:rsidR="00050685" w:rsidRPr="00050685">
        <w:t>Something like at</w:t>
      </w:r>
      <w:r w:rsidR="00050685">
        <w:rPr>
          <w:rFonts w:ascii="Arial" w:hAnsi="Arial"/>
          <w:color w:val="000000"/>
        </w:rPr>
        <w:t xml:space="preserve"> </w:t>
      </w:r>
      <w:hyperlink r:id="rId17" w:tgtFrame="_blank" w:history="1">
        <w:r w:rsidR="00050685">
          <w:rPr>
            <w:rStyle w:val="Hyperlink"/>
            <w:rFonts w:ascii="Arial" w:hAnsi="Arial"/>
            <w:sz w:val="20"/>
            <w:szCs w:val="20"/>
          </w:rPr>
          <w:t>http://jwysiwyg.github.io/jwysiwyg/help/examples/01-basic.html</w:t>
        </w:r>
      </w:hyperlink>
      <w:r w:rsidR="00050685">
        <w:t xml:space="preserve"> </w:t>
      </w:r>
    </w:p>
    <w:p w14:paraId="65C23D25" w14:textId="5E4BA98B" w:rsidR="00050685" w:rsidRDefault="00050685" w:rsidP="00AC2F15">
      <w:pPr>
        <w:pStyle w:val="ListParagraph"/>
      </w:pPr>
      <w:r>
        <w:t>From this:</w:t>
      </w:r>
    </w:p>
    <w:p w14:paraId="2AA805AC" w14:textId="7E6160F1" w:rsidR="00050685" w:rsidRDefault="00050685" w:rsidP="00AC2F15">
      <w:pPr>
        <w:pStyle w:val="ListParagraph"/>
      </w:pPr>
      <w:r>
        <w:t xml:space="preserve"> </w:t>
      </w:r>
      <w:r>
        <w:rPr>
          <w:noProof/>
        </w:rPr>
        <w:drawing>
          <wp:inline distT="0" distB="0" distL="0" distR="0" wp14:anchorId="710D69FD" wp14:editId="79DCE29C">
            <wp:extent cx="3672849" cy="2454729"/>
            <wp:effectExtent l="0" t="0" r="381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3921" t="7623" r="21780" b="27480"/>
                    <a:stretch>
                      <a:fillRect/>
                    </a:stretch>
                  </pic:blipFill>
                  <pic:spPr bwMode="auto">
                    <a:xfrm>
                      <a:off x="0" y="0"/>
                      <a:ext cx="3677573" cy="2457887"/>
                    </a:xfrm>
                    <a:prstGeom prst="rect">
                      <a:avLst/>
                    </a:prstGeom>
                    <a:noFill/>
                    <a:ln>
                      <a:noFill/>
                    </a:ln>
                  </pic:spPr>
                </pic:pic>
              </a:graphicData>
            </a:graphic>
          </wp:inline>
        </w:drawing>
      </w:r>
    </w:p>
    <w:p w14:paraId="7826BC53" w14:textId="70390E84" w:rsidR="00050685" w:rsidRDefault="00050685" w:rsidP="00AC2F15">
      <w:pPr>
        <w:pStyle w:val="ListParagraph"/>
        <w:rPr>
          <w:ins w:id="23" w:author="Tulchinskaya, Gaby (NIH/NCI) [C]" w:date="2016-10-25T13:40:00Z"/>
        </w:rPr>
      </w:pPr>
      <w:r>
        <w:t xml:space="preserve">To this: </w:t>
      </w:r>
      <w:r>
        <w:rPr>
          <w:noProof/>
        </w:rPr>
        <w:lastRenderedPageBreak/>
        <w:drawing>
          <wp:inline distT="0" distB="0" distL="0" distR="0" wp14:anchorId="7E605F3C" wp14:editId="29EE7F26">
            <wp:extent cx="5807710" cy="41471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710" cy="4147185"/>
                    </a:xfrm>
                    <a:prstGeom prst="rect">
                      <a:avLst/>
                    </a:prstGeom>
                    <a:noFill/>
                    <a:ln>
                      <a:noFill/>
                    </a:ln>
                  </pic:spPr>
                </pic:pic>
              </a:graphicData>
            </a:graphic>
          </wp:inline>
        </w:drawing>
      </w:r>
    </w:p>
    <w:p w14:paraId="15AD2878" w14:textId="77777777" w:rsidR="00631D42" w:rsidRDefault="00631D42" w:rsidP="00631D42">
      <w:pPr>
        <w:pStyle w:val="NormalWeb"/>
        <w:rPr>
          <w:ins w:id="24" w:author="Tulchinskaya, Gaby (NIH/NCI) [C]" w:date="2016-10-25T13:40:00Z"/>
        </w:rPr>
      </w:pPr>
      <w:ins w:id="25" w:author="Tulchinskaya, Gaby (NIH/NCI) [C]" w:date="2016-10-25T13:40:00Z">
        <w:r>
          <w:t>The buttons on the ribbon of the tool can be filtered based on the following:</w:t>
        </w:r>
      </w:ins>
    </w:p>
    <w:p w14:paraId="7CB1279C" w14:textId="5DE497DC" w:rsidR="00631D42" w:rsidRDefault="00631D42" w:rsidP="00631D42">
      <w:pPr>
        <w:pStyle w:val="ListParagraph"/>
        <w:rPr>
          <w:rFonts w:asciiTheme="minorHAnsi" w:hAnsiTheme="minorHAnsi" w:cstheme="minorBidi"/>
        </w:rPr>
      </w:pPr>
      <w:ins w:id="26" w:author="Tulchinskaya, Gaby (NIH/NCI) [C]" w:date="2016-10-25T13:40:00Z">
        <w:r>
          <w:t xml:space="preserve">A-must are: Bold, Italics, Underline, Undo, Create Link, Remove link and Remove formatting. </w:t>
        </w:r>
        <w:r>
          <w:br/>
          <w:t>Nice to have are</w:t>
        </w:r>
      </w:ins>
      <w:ins w:id="27" w:author="Tulchinskaya, Gaby (NIH/NCI) [C]" w:date="2016-10-25T13:41:00Z">
        <w:r>
          <w:t>:</w:t>
        </w:r>
      </w:ins>
      <w:ins w:id="28" w:author="Tulchinskaya, Gaby (NIH/NCI) [C]" w:date="2016-10-25T13:40:00Z">
        <w:r>
          <w:t xml:space="preserve"> Indent, Outdent, Numbers and Bullets, Horizontal rule and Header 1, 2, 3.</w:t>
        </w:r>
        <w:r>
          <w:br/>
          <w:t>Not needed: Superscript, Subscript, Insert picture, Insert table, Insert Code Snippet.</w:t>
        </w:r>
      </w:ins>
    </w:p>
    <w:p w14:paraId="0113BBFC" w14:textId="756C3C9E" w:rsidR="00050685" w:rsidRDefault="00050685" w:rsidP="00AC2F15">
      <w:r>
        <w:rPr>
          <w:noProof/>
        </w:rPr>
        <w:drawing>
          <wp:inline distT="0" distB="0" distL="0" distR="0" wp14:anchorId="52328BB7" wp14:editId="3D908DAD">
            <wp:extent cx="4794885" cy="1224915"/>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885" cy="1224915"/>
                    </a:xfrm>
                    <a:prstGeom prst="rect">
                      <a:avLst/>
                    </a:prstGeom>
                    <a:noFill/>
                    <a:ln>
                      <a:noFill/>
                    </a:ln>
                  </pic:spPr>
                </pic:pic>
              </a:graphicData>
            </a:graphic>
          </wp:inline>
        </w:drawing>
      </w:r>
    </w:p>
    <w:p w14:paraId="425D9F7A" w14:textId="77777777" w:rsidR="00050685" w:rsidRDefault="00050685" w:rsidP="00AC2F15">
      <w:pPr>
        <w:pStyle w:val="ListParagraph"/>
      </w:pPr>
    </w:p>
    <w:p w14:paraId="75FF0063" w14:textId="77777777" w:rsidR="009105BE" w:rsidRDefault="00644DA1" w:rsidP="00AC2F15">
      <w:pPr>
        <w:pStyle w:val="ListParagraph"/>
        <w:numPr>
          <w:ilvl w:val="0"/>
          <w:numId w:val="9"/>
        </w:numPr>
      </w:pPr>
      <w:r>
        <w:t>A new report (</w:t>
      </w:r>
      <w:r w:rsidR="00867078">
        <w:t>see this document, sec. “Reporting”</w:t>
      </w:r>
      <w:r>
        <w:t>) should be readily accessible to a user working on a question in SECTIONS and/or QUESTIONS library</w:t>
      </w:r>
    </w:p>
    <w:p w14:paraId="69079095" w14:textId="77777777" w:rsidR="009105BE" w:rsidRDefault="009105BE" w:rsidP="009105BE">
      <w:pPr>
        <w:pStyle w:val="Heading1"/>
        <w:numPr>
          <w:ilvl w:val="0"/>
          <w:numId w:val="0"/>
        </w:numPr>
        <w:ind w:left="770"/>
        <w:rPr>
          <w:ins w:id="29" w:author="Tulchinskaya, Gaby (NIH/NCI) [C]" w:date="2016-10-25T13:49:00Z"/>
        </w:rPr>
      </w:pPr>
      <w:bookmarkStart w:id="30" w:name="_Toc468971051"/>
      <w:ins w:id="31" w:author="Tulchinskaya, Gaby (NIH/NCI) [C]" w:date="2016-10-25T13:49:00Z">
        <w:r>
          <w:t>Process of creating and editing a question in Form Builder</w:t>
        </w:r>
        <w:bookmarkEnd w:id="30"/>
      </w:ins>
    </w:p>
    <w:p w14:paraId="6242A634" w14:textId="77777777" w:rsidR="009105BE" w:rsidRPr="00BD62B2" w:rsidRDefault="009105BE" w:rsidP="009105BE">
      <w:pPr>
        <w:rPr>
          <w:ins w:id="32" w:author="Tulchinskaya, Gaby (NIH/NCI) [C]" w:date="2016-10-25T13:49:00Z"/>
        </w:rPr>
      </w:pPr>
    </w:p>
    <w:p w14:paraId="31EEFF52" w14:textId="77777777" w:rsidR="009105BE" w:rsidRDefault="009105BE" w:rsidP="009105BE">
      <w:pPr>
        <w:rPr>
          <w:ins w:id="33" w:author="Tulchinskaya, Gaby (NIH/NCI) [C]" w:date="2016-10-25T13:49:00Z"/>
          <w:rFonts w:ascii="Calibri" w:hAnsi="Calibri" w:cs="Times New Roman"/>
        </w:rPr>
      </w:pPr>
      <w:ins w:id="34" w:author="Tulchinskaya, Gaby (NIH/NCI) [C]" w:date="2016-10-25T13:49:00Z">
        <w:r>
          <w:rPr>
            <w:rFonts w:ascii="Calibri" w:hAnsi="Calibri" w:cs="Times New Roman"/>
          </w:rPr>
          <w:lastRenderedPageBreak/>
          <w:t>Question consists of the two types of elements:</w:t>
        </w:r>
      </w:ins>
    </w:p>
    <w:p w14:paraId="38C5ABE1" w14:textId="77777777" w:rsidR="009105BE" w:rsidRPr="003833DD" w:rsidRDefault="009105BE" w:rsidP="009105BE">
      <w:pPr>
        <w:pStyle w:val="ListParagraph"/>
        <w:widowControl/>
        <w:numPr>
          <w:ilvl w:val="0"/>
          <w:numId w:val="13"/>
        </w:numPr>
        <w:autoSpaceDE/>
        <w:autoSpaceDN/>
        <w:adjustRightInd/>
        <w:spacing w:after="160" w:line="259" w:lineRule="auto"/>
        <w:contextualSpacing/>
        <w:rPr>
          <w:ins w:id="35" w:author="Tulchinskaya, Gaby (NIH/NCI) [C]" w:date="2016-10-25T13:49:00Z"/>
          <w:rFonts w:cs="Times New Roman"/>
        </w:rPr>
      </w:pPr>
      <w:ins w:id="36" w:author="Tulchinskaya, Gaby (NIH/NCI) [C]" w:date="2016-10-25T13:49:00Z">
        <w:r w:rsidRPr="003833DD">
          <w:rPr>
            <w:rFonts w:cs="Times New Roman"/>
          </w:rPr>
          <w:t>Elements that define the meaning of the question</w:t>
        </w:r>
        <w:r>
          <w:rPr>
            <w:rFonts w:cs="Times New Roman"/>
          </w:rPr>
          <w:t xml:space="preserve"> (we will call it “</w:t>
        </w:r>
        <w:r w:rsidRPr="009F0797">
          <w:rPr>
            <w:rFonts w:cs="Times New Roman"/>
          </w:rPr>
          <w:t>Level 1 elements</w:t>
        </w:r>
        <w:r>
          <w:rPr>
            <w:rFonts w:cs="Times New Roman"/>
          </w:rPr>
          <w:t>”)</w:t>
        </w:r>
        <w:r w:rsidRPr="003833DD">
          <w:rPr>
            <w:rFonts w:cs="Times New Roman"/>
          </w:rPr>
          <w:t>. If changed</w:t>
        </w:r>
        <w:r>
          <w:rPr>
            <w:rFonts w:cs="Times New Roman"/>
          </w:rPr>
          <w:t>,</w:t>
        </w:r>
        <w:r w:rsidRPr="003833DD">
          <w:rPr>
            <w:rFonts w:cs="Times New Roman"/>
          </w:rPr>
          <w:t xml:space="preserve"> the whole meaning of the question might change. According to Crystal, such elements must be changed only on the level of </w:t>
        </w:r>
        <w:r>
          <w:t>QUESTIONS library. These are all element on the screenshot below except ‘Learn more’ field (</w:t>
        </w:r>
        <w:r w:rsidRPr="00E47EA4">
          <w:rPr>
            <w:highlight w:val="yellow"/>
          </w:rPr>
          <w:t>this will be changed with re-design, moving “Learn more’ field to Level 1</w:t>
        </w:r>
        <w:r>
          <w:t>).</w:t>
        </w:r>
      </w:ins>
    </w:p>
    <w:p w14:paraId="125FAE55" w14:textId="77777777" w:rsidR="009105BE" w:rsidRPr="003833DD" w:rsidRDefault="009105BE" w:rsidP="009105BE">
      <w:pPr>
        <w:pStyle w:val="ListParagraph"/>
        <w:rPr>
          <w:ins w:id="37" w:author="Tulchinskaya, Gaby (NIH/NCI) [C]" w:date="2016-10-25T13:49:00Z"/>
          <w:rFonts w:cs="Times New Roman"/>
        </w:rPr>
      </w:pPr>
      <w:ins w:id="38" w:author="Tulchinskaya, Gaby (NIH/NCI) [C]" w:date="2016-10-25T13:49:00Z">
        <w:r>
          <w:rPr>
            <w:noProof/>
          </w:rPr>
          <w:drawing>
            <wp:inline distT="0" distB="0" distL="0" distR="0" wp14:anchorId="08D1230E" wp14:editId="6D97FA84">
              <wp:extent cx="4446241" cy="262413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458" t="13560" r="23806" b="33022"/>
                      <a:stretch/>
                    </pic:blipFill>
                    <pic:spPr bwMode="auto">
                      <a:xfrm>
                        <a:off x="0" y="0"/>
                        <a:ext cx="4489696" cy="2649784"/>
                      </a:xfrm>
                      <a:prstGeom prst="rect">
                        <a:avLst/>
                      </a:prstGeom>
                      <a:ln>
                        <a:noFill/>
                      </a:ln>
                      <a:extLst>
                        <a:ext uri="{53640926-AAD7-44D8-BBD7-CCE9431645EC}">
                          <a14:shadowObscured xmlns:a14="http://schemas.microsoft.com/office/drawing/2010/main"/>
                        </a:ext>
                      </a:extLst>
                    </pic:spPr>
                  </pic:pic>
                </a:graphicData>
              </a:graphic>
            </wp:inline>
          </w:drawing>
        </w:r>
      </w:ins>
    </w:p>
    <w:p w14:paraId="7BAFB350" w14:textId="77777777" w:rsidR="009105BE" w:rsidRPr="003833DD" w:rsidRDefault="009105BE" w:rsidP="009105BE">
      <w:pPr>
        <w:pStyle w:val="ListParagraph"/>
        <w:rPr>
          <w:ins w:id="39" w:author="Tulchinskaya, Gaby (NIH/NCI) [C]" w:date="2016-10-25T13:49:00Z"/>
          <w:rFonts w:cs="Times New Roman"/>
        </w:rPr>
      </w:pPr>
    </w:p>
    <w:p w14:paraId="1E7F0C5C" w14:textId="77777777" w:rsidR="009105BE" w:rsidRDefault="009105BE" w:rsidP="009105BE">
      <w:pPr>
        <w:pStyle w:val="ListParagraph"/>
        <w:widowControl/>
        <w:numPr>
          <w:ilvl w:val="0"/>
          <w:numId w:val="13"/>
        </w:numPr>
        <w:autoSpaceDE/>
        <w:autoSpaceDN/>
        <w:adjustRightInd/>
        <w:spacing w:after="160" w:line="259" w:lineRule="auto"/>
        <w:contextualSpacing/>
        <w:rPr>
          <w:ins w:id="40" w:author="Tulchinskaya, Gaby (NIH/NCI) [C]" w:date="2016-10-25T13:49:00Z"/>
          <w:rFonts w:cs="Times New Roman"/>
        </w:rPr>
      </w:pPr>
      <w:ins w:id="41" w:author="Tulchinskaya, Gaby (NIH/NCI) [C]" w:date="2016-10-25T13:49:00Z">
        <w:r w:rsidRPr="003833DD">
          <w:rPr>
            <w:rFonts w:cs="Times New Roman"/>
          </w:rPr>
          <w:t>Elements that</w:t>
        </w:r>
        <w:r>
          <w:rPr>
            <w:rFonts w:cs="Times New Roman"/>
          </w:rPr>
          <w:t xml:space="preserve"> don’t change meaning of the question, they can be refined at the level of SECTION or even on the form (we will call it “</w:t>
        </w:r>
        <w:r w:rsidRPr="009F0797">
          <w:rPr>
            <w:rFonts w:cs="Times New Roman"/>
          </w:rPr>
          <w:t>Level 2 elements</w:t>
        </w:r>
        <w:r>
          <w:rPr>
            <w:rFonts w:cs="Times New Roman"/>
          </w:rPr>
          <w:t xml:space="preserve">”). Currently, “Learn more” field belongs to this level of elements (will be moved to Level 1). </w:t>
        </w:r>
      </w:ins>
    </w:p>
    <w:p w14:paraId="0B09E87C" w14:textId="77777777" w:rsidR="009105BE" w:rsidRDefault="009105BE" w:rsidP="009105BE">
      <w:pPr>
        <w:pStyle w:val="ListParagraph"/>
        <w:rPr>
          <w:ins w:id="42" w:author="Tulchinskaya, Gaby (NIH/NCI) [C]" w:date="2016-10-25T13:49:00Z"/>
          <w:noProof/>
        </w:rPr>
      </w:pPr>
    </w:p>
    <w:p w14:paraId="1628A654" w14:textId="77777777" w:rsidR="009105BE" w:rsidRPr="003833DD" w:rsidRDefault="009105BE" w:rsidP="009105BE">
      <w:pPr>
        <w:pStyle w:val="ListParagraph"/>
        <w:rPr>
          <w:ins w:id="43" w:author="Tulchinskaya, Gaby (NIH/NCI) [C]" w:date="2016-10-25T13:49:00Z"/>
          <w:rFonts w:cs="Times New Roman"/>
        </w:rPr>
      </w:pPr>
      <w:ins w:id="44" w:author="Tulchinskaya, Gaby (NIH/NCI) [C]" w:date="2016-10-25T13:49:00Z">
        <w:r>
          <w:rPr>
            <w:noProof/>
          </w:rPr>
          <w:drawing>
            <wp:inline distT="0" distB="0" distL="0" distR="0" wp14:anchorId="14E3D9D0" wp14:editId="7A727D88">
              <wp:extent cx="4354286" cy="152944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66" t="36141" r="27346" b="39555"/>
                      <a:stretch/>
                    </pic:blipFill>
                    <pic:spPr bwMode="auto">
                      <a:xfrm>
                        <a:off x="0" y="0"/>
                        <a:ext cx="4363471" cy="1532668"/>
                      </a:xfrm>
                      <a:prstGeom prst="rect">
                        <a:avLst/>
                      </a:prstGeom>
                      <a:ln>
                        <a:noFill/>
                      </a:ln>
                      <a:extLst>
                        <a:ext uri="{53640926-AAD7-44D8-BBD7-CCE9431645EC}">
                          <a14:shadowObscured xmlns:a14="http://schemas.microsoft.com/office/drawing/2010/main"/>
                        </a:ext>
                      </a:extLst>
                    </pic:spPr>
                  </pic:pic>
                </a:graphicData>
              </a:graphic>
            </wp:inline>
          </w:drawing>
        </w:r>
      </w:ins>
    </w:p>
    <w:p w14:paraId="3081B0B8" w14:textId="77777777" w:rsidR="009105BE" w:rsidRDefault="009105BE" w:rsidP="009105BE">
      <w:pPr>
        <w:rPr>
          <w:ins w:id="45" w:author="Tulchinskaya, Gaby (NIH/NCI) [C]" w:date="2016-10-25T13:49:00Z"/>
        </w:rPr>
      </w:pPr>
    </w:p>
    <w:p w14:paraId="7A655244" w14:textId="09D0EA87" w:rsidR="009105BE" w:rsidRDefault="009105BE" w:rsidP="009105BE">
      <w:pPr>
        <w:pStyle w:val="Caption"/>
        <w:keepNext/>
        <w:rPr>
          <w:ins w:id="46" w:author="Tulchinskaya, Gaby (NIH/NCI) [C]" w:date="2016-10-25T13:49:00Z"/>
        </w:rPr>
      </w:pPr>
      <w:ins w:id="47" w:author="Tulchinskaya, Gaby (NIH/NCI) [C]" w:date="2016-10-25T13:49:00Z">
        <w:r>
          <w:t xml:space="preserve">Figure </w:t>
        </w:r>
        <w:r>
          <w:fldChar w:fldCharType="begin"/>
        </w:r>
        <w:r>
          <w:instrText xml:space="preserve"> SEQ Figure \* ARABIC </w:instrText>
        </w:r>
        <w:r>
          <w:fldChar w:fldCharType="separate"/>
        </w:r>
        <w:r>
          <w:rPr>
            <w:noProof/>
          </w:rPr>
          <w:t>1</w:t>
        </w:r>
        <w:r>
          <w:rPr>
            <w:noProof/>
          </w:rPr>
          <w:fldChar w:fldCharType="end"/>
        </w:r>
        <w:r>
          <w:t>: Needed workflow</w:t>
        </w:r>
      </w:ins>
    </w:p>
    <w:p w14:paraId="2ABA12BA" w14:textId="09611220" w:rsidR="00EC09E8" w:rsidRDefault="009105BE" w:rsidP="009105BE">
      <w:pPr>
        <w:rPr>
          <w:ins w:id="48" w:author="Tulchinskaya, Gaby (NIH/NCI) [C]" w:date="2016-10-25T13:49:00Z"/>
        </w:rPr>
      </w:pPr>
      <w:ins w:id="49" w:author="Tulchinskaya, Gaby (NIH/NCI) [C]" w:date="2016-10-25T13:49:00Z">
        <w:r w:rsidRPr="007F6979">
          <w:t xml:space="preserve"> </w:t>
        </w:r>
      </w:ins>
      <w:ins w:id="50" w:author="Tulchinskaya, Gaby (NIH/NCI) [C]" w:date="2016-10-27T10:25:00Z">
        <w:r w:rsidR="00063DAD">
          <w:object w:dxaOrig="12060" w:dyaOrig="6283" w14:anchorId="3BD37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3.6pt" o:ole="">
              <v:imagedata r:id="rId23" o:title=""/>
            </v:shape>
            <o:OLEObject Type="Embed" ProgID="Visio.Drawing.11" ShapeID="_x0000_i1025" DrawAspect="Content" ObjectID="_1542712891" r:id="rId24"/>
          </w:object>
        </w:r>
      </w:ins>
    </w:p>
    <w:p w14:paraId="762D068C" w14:textId="77777777" w:rsidR="009105BE" w:rsidRDefault="009105BE" w:rsidP="009105BE">
      <w:pPr>
        <w:rPr>
          <w:ins w:id="51" w:author="Tulchinskaya, Gaby (NIH/NCI) [C]" w:date="2016-10-25T13:49:00Z"/>
          <w:rFonts w:ascii="Calibri" w:hAnsi="Calibri" w:cs="Times New Roman"/>
        </w:rPr>
      </w:pPr>
    </w:p>
    <w:p w14:paraId="386116B4" w14:textId="77777777" w:rsidR="009105BE" w:rsidRDefault="009105BE" w:rsidP="009105BE">
      <w:pPr>
        <w:rPr>
          <w:ins w:id="52" w:author="Tulchinskaya, Gaby (NIH/NCI) [C]" w:date="2016-10-25T13:49:00Z"/>
          <w:rFonts w:ascii="Calibri" w:hAnsi="Calibri" w:cs="Times New Roman"/>
          <w:color w:val="FF0000"/>
        </w:rPr>
      </w:pPr>
      <w:ins w:id="53" w:author="Tulchinskaya, Gaby (NIH/NCI) [C]" w:date="2016-10-25T13:49:00Z">
        <w:r w:rsidRPr="00D41C3E">
          <w:rPr>
            <w:rFonts w:ascii="Calibri" w:hAnsi="Calibri" w:cs="Times New Roman"/>
            <w:color w:val="FF0000"/>
          </w:rPr>
          <w:t xml:space="preserve">New </w:t>
        </w:r>
        <w:r>
          <w:rPr>
            <w:rFonts w:ascii="Calibri" w:hAnsi="Calibri" w:cs="Times New Roman"/>
            <w:color w:val="FF0000"/>
          </w:rPr>
          <w:t xml:space="preserve">major </w:t>
        </w:r>
        <w:r w:rsidRPr="00D41C3E">
          <w:rPr>
            <w:rFonts w:ascii="Calibri" w:hAnsi="Calibri" w:cs="Times New Roman"/>
            <w:color w:val="FF0000"/>
          </w:rPr>
          <w:t>requirement: “Learn more” field should belong to “</w:t>
        </w:r>
        <w:r>
          <w:rPr>
            <w:rFonts w:ascii="Calibri" w:hAnsi="Calibri" w:cs="Times New Roman"/>
            <w:color w:val="FF0000"/>
          </w:rPr>
          <w:t>Level</w:t>
        </w:r>
        <w:r w:rsidRPr="00D41C3E">
          <w:rPr>
            <w:rFonts w:ascii="Calibri" w:hAnsi="Calibri" w:cs="Times New Roman"/>
            <w:color w:val="FF0000"/>
          </w:rPr>
          <w:t xml:space="preserve"> 1 elements”</w:t>
        </w:r>
        <w:r>
          <w:rPr>
            <w:rFonts w:ascii="Calibri" w:hAnsi="Calibri" w:cs="Times New Roman"/>
            <w:color w:val="FF0000"/>
          </w:rPr>
          <w:t xml:space="preserve">. </w:t>
        </w:r>
      </w:ins>
    </w:p>
    <w:p w14:paraId="7FB0DC51" w14:textId="77777777" w:rsidR="009105BE" w:rsidRDefault="009105BE" w:rsidP="009105BE">
      <w:pPr>
        <w:spacing w:after="0" w:line="240" w:lineRule="auto"/>
        <w:rPr>
          <w:ins w:id="54" w:author="Tulchinskaya, Gaby (NIH/NCI) [C]" w:date="2016-10-25T13:49:00Z"/>
        </w:rPr>
      </w:pPr>
      <w:ins w:id="55" w:author="Tulchinskaya, Gaby (NIH/NCI) [C]" w:date="2016-10-25T13:49:00Z">
        <w:r w:rsidRPr="00236677">
          <w:t xml:space="preserve">When user adds/edits question in Question library/Section library/Form (in the library of individual), </w:t>
        </w:r>
        <w:r>
          <w:t>changes to “Learn more” field must be propagated to the Question library, affecting all sections/forms where this question is used. Additionally, OGA requested ‘linkage’ information, similar to information already available on the question library list, right on the Edit Question screen. Something like this (specific UI can be proposed later).  </w:t>
        </w:r>
      </w:ins>
    </w:p>
    <w:p w14:paraId="3F0102F7" w14:textId="77777777" w:rsidR="009105BE" w:rsidRDefault="009105BE" w:rsidP="009105BE">
      <w:pPr>
        <w:spacing w:after="0" w:line="240" w:lineRule="auto"/>
        <w:rPr>
          <w:ins w:id="56" w:author="Tulchinskaya, Gaby (NIH/NCI) [C]" w:date="2016-10-25T13:49:00Z"/>
        </w:rPr>
      </w:pPr>
      <w:ins w:id="57" w:author="Tulchinskaya, Gaby (NIH/NCI) [C]" w:date="2016-10-25T13:49:00Z">
        <w:r>
          <w:rPr>
            <w:noProof/>
          </w:rPr>
          <w:drawing>
            <wp:anchor distT="0" distB="0" distL="114300" distR="114300" simplePos="0" relativeHeight="251642368" behindDoc="0" locked="0" layoutInCell="1" allowOverlap="1" wp14:anchorId="00DF8492" wp14:editId="1546B3AF">
              <wp:simplePos x="0" y="0"/>
              <wp:positionH relativeFrom="margin">
                <wp:posOffset>3748088</wp:posOffset>
              </wp:positionH>
              <wp:positionV relativeFrom="paragraph">
                <wp:posOffset>833438</wp:posOffset>
              </wp:positionV>
              <wp:extent cx="1300162" cy="1233170"/>
              <wp:effectExtent l="0" t="0" r="0" b="508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0091" cy="124258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AC97DF" wp14:editId="5467FBFE">
              <wp:extent cx="5178777" cy="302418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6917" cy="3028941"/>
                      </a:xfrm>
                      <a:prstGeom prst="rect">
                        <a:avLst/>
                      </a:prstGeom>
                      <a:noFill/>
                      <a:ln>
                        <a:noFill/>
                      </a:ln>
                    </pic:spPr>
                  </pic:pic>
                </a:graphicData>
              </a:graphic>
            </wp:inline>
          </w:drawing>
        </w:r>
      </w:ins>
    </w:p>
    <w:p w14:paraId="24DB9B2B" w14:textId="77777777" w:rsidR="009105BE" w:rsidRPr="00236677" w:rsidRDefault="009105BE" w:rsidP="009105BE">
      <w:pPr>
        <w:rPr>
          <w:ins w:id="58" w:author="Tulchinskaya, Gaby (NIH/NCI) [C]" w:date="2016-10-25T13:49:00Z"/>
        </w:rPr>
      </w:pPr>
    </w:p>
    <w:p w14:paraId="17DC8782" w14:textId="77777777" w:rsidR="009105BE" w:rsidRDefault="009105BE" w:rsidP="009105BE">
      <w:pPr>
        <w:rPr>
          <w:ins w:id="59" w:author="Tulchinskaya, Gaby (NIH/NCI) [C]" w:date="2016-10-25T13:49:00Z"/>
          <w:noProof/>
        </w:rPr>
      </w:pPr>
      <w:ins w:id="60" w:author="Tulchinskaya, Gaby (NIH/NCI) [C]" w:date="2016-10-25T13:49:00Z">
        <w:r>
          <w:t xml:space="preserve">“Learn more” field should be deleted from the portion (on form and section level) that appears on </w:t>
        </w:r>
        <w:r>
          <w:rPr>
            <w:noProof/>
          </w:rPr>
          <w:drawing>
            <wp:inline distT="0" distB="0" distL="0" distR="0" wp14:anchorId="69B75F7C" wp14:editId="343B1AB0">
              <wp:extent cx="419100" cy="381000"/>
              <wp:effectExtent l="0" t="0" r="0" b="0"/>
              <wp:docPr id="24" name="Picture 24" descr="cid:image006.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jpg@01D2247E.A77C5BF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t xml:space="preserve"> </w:t>
        </w:r>
        <w:r>
          <w:lastRenderedPageBreak/>
          <w:t xml:space="preserve">(expand). </w:t>
        </w:r>
      </w:ins>
    </w:p>
    <w:p w14:paraId="02473343" w14:textId="2DCA7E9E" w:rsidR="009105BE" w:rsidRDefault="00063DAD" w:rsidP="009105BE">
      <w:pPr>
        <w:rPr>
          <w:ins w:id="61" w:author="Tulchinskaya, Gaby (NIH/NCI) [C]" w:date="2016-10-25T13:49:00Z"/>
        </w:rPr>
      </w:pPr>
      <w:ins w:id="62" w:author="Tulchinskaya, Gaby (NIH/NCI) [C]" w:date="2016-10-25T13:49:00Z">
        <w:r>
          <w:rPr>
            <w:noProof/>
          </w:rPr>
          <w:drawing>
            <wp:anchor distT="0" distB="0" distL="114300" distR="114300" simplePos="0" relativeHeight="251666944" behindDoc="0" locked="0" layoutInCell="1" allowOverlap="1" wp14:anchorId="2BA67749" wp14:editId="5A7B9C7D">
              <wp:simplePos x="0" y="0"/>
              <wp:positionH relativeFrom="margin">
                <wp:posOffset>498764</wp:posOffset>
              </wp:positionH>
              <wp:positionV relativeFrom="paragraph">
                <wp:posOffset>1863437</wp:posOffset>
              </wp:positionV>
              <wp:extent cx="4343400" cy="339090"/>
              <wp:effectExtent l="0" t="0" r="0" b="381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4031" cy="339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0" locked="0" layoutInCell="1" allowOverlap="1" wp14:anchorId="68EC9F5E" wp14:editId="532F5D59">
              <wp:simplePos x="0" y="0"/>
              <wp:positionH relativeFrom="column">
                <wp:posOffset>623455</wp:posOffset>
              </wp:positionH>
              <wp:positionV relativeFrom="paragraph">
                <wp:posOffset>1863436</wp:posOffset>
              </wp:positionV>
              <wp:extent cx="4065905" cy="339437"/>
              <wp:effectExtent l="0" t="0" r="0" b="381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342" cy="341895"/>
                      </a:xfrm>
                      <a:prstGeom prst="rect">
                        <a:avLst/>
                      </a:prstGeom>
                      <a:noFill/>
                    </pic:spPr>
                  </pic:pic>
                </a:graphicData>
              </a:graphic>
              <wp14:sizeRelH relativeFrom="page">
                <wp14:pctWidth>0</wp14:pctWidth>
              </wp14:sizeRelH>
              <wp14:sizeRelV relativeFrom="page">
                <wp14:pctHeight>0</wp14:pctHeight>
              </wp14:sizeRelV>
            </wp:anchor>
          </w:drawing>
        </w:r>
        <w:r w:rsidR="009105BE">
          <w:rPr>
            <w:noProof/>
          </w:rPr>
          <w:drawing>
            <wp:inline distT="0" distB="0" distL="0" distR="0" wp14:anchorId="6C978B21" wp14:editId="5B1CF56C">
              <wp:extent cx="4717473" cy="3092962"/>
              <wp:effectExtent l="0" t="0" r="6985" b="0"/>
              <wp:docPr id="27" name="Picture 27" descr="cid:image019.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9.jpg@01D2247E.A77C5BF0"/>
                      <pic:cNvPicPr>
                        <a:picLocks noChangeAspect="1" noChangeArrowheads="1"/>
                      </pic:cNvPicPr>
                    </pic:nvPicPr>
                    <pic:blipFill rotWithShape="1">
                      <a:blip r:embed="rId30" r:link="rId31" cstate="print">
                        <a:extLst>
                          <a:ext uri="{28A0092B-C50C-407E-A947-70E740481C1C}">
                            <a14:useLocalDpi xmlns:a14="http://schemas.microsoft.com/office/drawing/2010/main" val="0"/>
                          </a:ext>
                        </a:extLst>
                      </a:blip>
                      <a:srcRect t="17793"/>
                      <a:stretch/>
                    </pic:blipFill>
                    <pic:spPr bwMode="auto">
                      <a:xfrm>
                        <a:off x="0" y="0"/>
                        <a:ext cx="4770108" cy="312747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864B30" w14:textId="77777777" w:rsidR="009105BE" w:rsidRDefault="009105BE" w:rsidP="009105BE">
      <w:pPr>
        <w:rPr>
          <w:ins w:id="63" w:author="Tulchinskaya, Gaby (NIH/NCI) [C]" w:date="2016-10-25T13:49:00Z"/>
          <w:rStyle w:val="Heading2Char"/>
        </w:rPr>
      </w:pPr>
      <w:bookmarkStart w:id="64" w:name="_Toc468971052"/>
      <w:bookmarkStart w:id="65" w:name="_GoBack"/>
      <w:bookmarkEnd w:id="65"/>
      <w:ins w:id="66" w:author="Tulchinskaya, Gaby (NIH/NCI) [C]" w:date="2016-10-25T13:49:00Z">
        <w:r>
          <w:rPr>
            <w:rStyle w:val="Heading2Char"/>
          </w:rPr>
          <w:t>Additional requirement:</w:t>
        </w:r>
        <w:bookmarkEnd w:id="64"/>
      </w:ins>
    </w:p>
    <w:p w14:paraId="3AFF2C9C" w14:textId="77777777" w:rsidR="009105BE" w:rsidRPr="003F0F0E" w:rsidRDefault="009105BE" w:rsidP="009105BE">
      <w:pPr>
        <w:rPr>
          <w:ins w:id="67" w:author="Tulchinskaya, Gaby (NIH/NCI) [C]" w:date="2016-10-25T13:49:00Z"/>
        </w:rPr>
      </w:pPr>
      <w:ins w:id="68" w:author="Tulchinskaya, Gaby (NIH/NCI) [C]" w:date="2016-10-25T13:49:00Z">
        <w:r w:rsidRPr="003F0F0E">
          <w:t>Since now all questions will be in the QUESTION library, at the moment we will go into production, we need a script</w:t>
        </w:r>
        <w:r>
          <w:t xml:space="preserve"> to pick up all ‘orphan’ questions on the form(s) that are not in the QUESTION library and add them to the QUESTION library</w:t>
        </w:r>
        <w:r w:rsidRPr="003F0F0E">
          <w:t xml:space="preserve"> </w:t>
        </w:r>
      </w:ins>
    </w:p>
    <w:p w14:paraId="04974DBE" w14:textId="77777777" w:rsidR="00EC09E8" w:rsidRDefault="00EC09E8" w:rsidP="009105BE">
      <w:pPr>
        <w:rPr>
          <w:ins w:id="69" w:author="Tulchinskaya, Gaby (NIH/NCI) [C]" w:date="2016-10-27T10:18:00Z"/>
          <w:rStyle w:val="Heading2Char"/>
        </w:rPr>
      </w:pPr>
    </w:p>
    <w:p w14:paraId="6A5F21AC" w14:textId="62E84B22" w:rsidR="009105BE" w:rsidRDefault="009105BE" w:rsidP="009105BE">
      <w:pPr>
        <w:rPr>
          <w:ins w:id="70" w:author="Tulchinskaya, Gaby (NIH/NCI) [C]" w:date="2016-10-25T13:49:00Z"/>
          <w:rFonts w:ascii="Calibri" w:hAnsi="Calibri" w:cs="Times New Roman"/>
        </w:rPr>
      </w:pPr>
      <w:bookmarkStart w:id="71" w:name="_Toc468971053"/>
      <w:ins w:id="72" w:author="Tulchinskaya, Gaby (NIH/NCI) [C]" w:date="2016-10-25T13:49:00Z">
        <w:r w:rsidRPr="000140DE">
          <w:rPr>
            <w:rStyle w:val="Heading2Char"/>
          </w:rPr>
          <w:t>Changes needed in the Form Builder (step by step)</w:t>
        </w:r>
        <w:bookmarkEnd w:id="71"/>
        <w:r>
          <w:rPr>
            <w:rFonts w:ascii="Calibri" w:hAnsi="Calibri" w:cs="Times New Roman"/>
          </w:rPr>
          <w:t>:</w:t>
        </w:r>
      </w:ins>
    </w:p>
    <w:p w14:paraId="5E9BBBBE" w14:textId="77777777" w:rsidR="009105BE" w:rsidRDefault="009105BE" w:rsidP="009105BE">
      <w:pPr>
        <w:pStyle w:val="ListParagraph"/>
        <w:widowControl/>
        <w:numPr>
          <w:ilvl w:val="0"/>
          <w:numId w:val="12"/>
        </w:numPr>
        <w:autoSpaceDE/>
        <w:autoSpaceDN/>
        <w:adjustRightInd/>
        <w:spacing w:after="160" w:line="259" w:lineRule="auto"/>
        <w:contextualSpacing/>
        <w:rPr>
          <w:ins w:id="73" w:author="Tulchinskaya, Gaby (NIH/NCI) [C]" w:date="2016-10-25T13:49:00Z"/>
        </w:rPr>
      </w:pPr>
      <w:ins w:id="74" w:author="Tulchinskaya, Gaby (NIH/NCI) [C]" w:date="2016-10-25T13:49:00Z">
        <w:r w:rsidRPr="00AC6046">
          <w:rPr>
            <w:b/>
          </w:rPr>
          <w:t xml:space="preserve">In the </w:t>
        </w:r>
        <w:r>
          <w:rPr>
            <w:b/>
          </w:rPr>
          <w:t>Question</w:t>
        </w:r>
        <w:r w:rsidRPr="00AC6046">
          <w:rPr>
            <w:b/>
          </w:rPr>
          <w:t xml:space="preserve"> library</w:t>
        </w:r>
        <w:r>
          <w:t>:</w:t>
        </w:r>
      </w:ins>
    </w:p>
    <w:p w14:paraId="177E5652" w14:textId="77777777" w:rsidR="009105BE" w:rsidRDefault="009105BE" w:rsidP="009105BE">
      <w:pPr>
        <w:spacing w:after="0" w:line="240" w:lineRule="auto"/>
        <w:ind w:left="360"/>
        <w:rPr>
          <w:ins w:id="75" w:author="Tulchinskaya, Gaby (NIH/NCI) [C]" w:date="2016-10-25T13:49:00Z"/>
        </w:rPr>
      </w:pPr>
      <w:ins w:id="76" w:author="Tulchinskaya, Gaby (NIH/NCI) [C]" w:date="2016-10-25T13:49:00Z">
        <w:r w:rsidRPr="00236677">
          <w:t xml:space="preserve">When user adds/edits question in Question library, </w:t>
        </w:r>
        <w:r>
          <w:t>changes to “Learn more” field will affect all sections/forms where this question is used. Additionally, OGA requested “linkage” information right on the edit question screen. Something like this (specific UI can be proposed later).  </w:t>
        </w:r>
      </w:ins>
    </w:p>
    <w:p w14:paraId="64C249A6" w14:textId="77777777" w:rsidR="009105BE" w:rsidRDefault="009105BE" w:rsidP="009105BE">
      <w:pPr>
        <w:spacing w:after="0" w:line="240" w:lineRule="auto"/>
        <w:rPr>
          <w:ins w:id="77" w:author="Tulchinskaya, Gaby (NIH/NCI) [C]" w:date="2016-10-25T13:49:00Z"/>
        </w:rPr>
      </w:pPr>
      <w:ins w:id="78" w:author="Tulchinskaya, Gaby (NIH/NCI) [C]" w:date="2016-10-25T13:49:00Z">
        <w:r>
          <w:rPr>
            <w:noProof/>
          </w:rPr>
          <w:drawing>
            <wp:anchor distT="0" distB="0" distL="114300" distR="114300" simplePos="0" relativeHeight="251643392" behindDoc="0" locked="0" layoutInCell="1" allowOverlap="1" wp14:anchorId="72CD05CE" wp14:editId="01002520">
              <wp:simplePos x="0" y="0"/>
              <wp:positionH relativeFrom="margin">
                <wp:posOffset>3100754</wp:posOffset>
              </wp:positionH>
              <wp:positionV relativeFrom="paragraph">
                <wp:posOffset>637980</wp:posOffset>
              </wp:positionV>
              <wp:extent cx="847248" cy="11430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9237" cy="1145684"/>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DF2B86" wp14:editId="7D9CFDE2">
              <wp:extent cx="4495934" cy="262543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010" cy="2646503"/>
                      </a:xfrm>
                      <a:prstGeom prst="rect">
                        <a:avLst/>
                      </a:prstGeom>
                      <a:noFill/>
                      <a:ln>
                        <a:noFill/>
                      </a:ln>
                    </pic:spPr>
                  </pic:pic>
                </a:graphicData>
              </a:graphic>
            </wp:inline>
          </w:drawing>
        </w:r>
      </w:ins>
    </w:p>
    <w:p w14:paraId="0C90588C" w14:textId="77777777" w:rsidR="009105BE" w:rsidRDefault="009105BE" w:rsidP="009105BE">
      <w:pPr>
        <w:pStyle w:val="ListParagraph"/>
        <w:widowControl/>
        <w:numPr>
          <w:ilvl w:val="0"/>
          <w:numId w:val="12"/>
        </w:numPr>
        <w:autoSpaceDE/>
        <w:autoSpaceDN/>
        <w:adjustRightInd/>
        <w:spacing w:after="160" w:line="259" w:lineRule="auto"/>
        <w:contextualSpacing/>
        <w:rPr>
          <w:ins w:id="79" w:author="Tulchinskaya, Gaby (NIH/NCI) [C]" w:date="2016-10-25T13:49:00Z"/>
        </w:rPr>
      </w:pPr>
      <w:ins w:id="80" w:author="Tulchinskaya, Gaby (NIH/NCI) [C]" w:date="2016-10-25T13:49:00Z">
        <w:r w:rsidRPr="00AC6046">
          <w:rPr>
            <w:b/>
          </w:rPr>
          <w:lastRenderedPageBreak/>
          <w:t>In the SECTIONS library</w:t>
        </w:r>
        <w:r>
          <w:t>:</w:t>
        </w:r>
      </w:ins>
    </w:p>
    <w:p w14:paraId="18A1B446" w14:textId="77777777" w:rsidR="009105BE" w:rsidRDefault="009105BE" w:rsidP="009105BE">
      <w:pPr>
        <w:pStyle w:val="ListParagraph"/>
        <w:widowControl/>
        <w:numPr>
          <w:ilvl w:val="1"/>
          <w:numId w:val="12"/>
        </w:numPr>
        <w:autoSpaceDE/>
        <w:autoSpaceDN/>
        <w:adjustRightInd/>
        <w:spacing w:after="160" w:line="259" w:lineRule="auto"/>
        <w:contextualSpacing/>
        <w:rPr>
          <w:ins w:id="81" w:author="Tulchinskaya, Gaby (NIH/NCI) [C]" w:date="2016-10-25T13:49:00Z"/>
        </w:rPr>
      </w:pPr>
      <w:ins w:id="82" w:author="Tulchinskaya, Gaby (NIH/NCI) [C]" w:date="2016-10-25T13:49:00Z">
        <w:r>
          <w:t xml:space="preserve">When “Add Question” functionality is used, this new question should be automatically saved to QUESTION library. In turn, it will affect all forms where this section is used. There is no need to display </w:t>
        </w:r>
        <w:r>
          <w:rPr>
            <w:noProof/>
          </w:rPr>
          <w:drawing>
            <wp:inline distT="0" distB="0" distL="0" distR="0" wp14:anchorId="435DBBC7" wp14:editId="0AC4CF53">
              <wp:extent cx="257175" cy="200977"/>
              <wp:effectExtent l="0" t="0" r="0" b="8890"/>
              <wp:docPr id="34" name="Picture 34"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20677" r="3448"/>
                      <a:stretch/>
                    </pic:blipFill>
                    <pic:spPr bwMode="auto">
                      <a:xfrm>
                        <a:off x="0" y="0"/>
                        <a:ext cx="263873" cy="206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(“Link”) icon</w:t>
        </w:r>
      </w:ins>
    </w:p>
    <w:p w14:paraId="0E8DAADD" w14:textId="77777777" w:rsidR="009105BE" w:rsidRDefault="009105BE" w:rsidP="009105BE">
      <w:pPr>
        <w:rPr>
          <w:ins w:id="83" w:author="Tulchinskaya, Gaby (NIH/NCI) [C]" w:date="2016-10-25T13:49:00Z"/>
        </w:rPr>
      </w:pPr>
      <w:ins w:id="84" w:author="Tulchinskaya, Gaby (NIH/NCI) [C]" w:date="2016-10-25T13:49:00Z">
        <w:r>
          <w:rPr>
            <w:noProof/>
          </w:rPr>
          <mc:AlternateContent>
            <mc:Choice Requires="wps">
              <w:drawing>
                <wp:anchor distT="0" distB="0" distL="114300" distR="114300" simplePos="0" relativeHeight="251650560" behindDoc="0" locked="0" layoutInCell="1" allowOverlap="1" wp14:anchorId="6B17A0A7" wp14:editId="3B526AB6">
                  <wp:simplePos x="0" y="0"/>
                  <wp:positionH relativeFrom="margin">
                    <wp:posOffset>552450</wp:posOffset>
                  </wp:positionH>
                  <wp:positionV relativeFrom="paragraph">
                    <wp:posOffset>928053</wp:posOffset>
                  </wp:positionV>
                  <wp:extent cx="276225" cy="195897"/>
                  <wp:effectExtent l="0" t="0" r="0" b="0"/>
                  <wp:wrapNone/>
                  <wp:docPr id="42" name="Multiply 42"/>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16AA7" id="Multiply 42" o:spid="_x0000_s1026" style="position:absolute;margin-left:43.5pt;margin-top:73.1pt;width:21.75pt;height:15.4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mc:AlternateContent>
            <mc:Choice Requires="wps">
              <w:drawing>
                <wp:anchor distT="0" distB="0" distL="114300" distR="114300" simplePos="0" relativeHeight="251648512" behindDoc="0" locked="0" layoutInCell="1" allowOverlap="1" wp14:anchorId="7FB2373E" wp14:editId="63D48D80">
                  <wp:simplePos x="0" y="0"/>
                  <wp:positionH relativeFrom="margin">
                    <wp:posOffset>561975</wp:posOffset>
                  </wp:positionH>
                  <wp:positionV relativeFrom="paragraph">
                    <wp:posOffset>498793</wp:posOffset>
                  </wp:positionV>
                  <wp:extent cx="276225" cy="195897"/>
                  <wp:effectExtent l="0" t="0" r="0" b="0"/>
                  <wp:wrapNone/>
                  <wp:docPr id="41" name="Multiply 41"/>
                  <wp:cNvGraphicFramePr/>
                  <a:graphic xmlns:a="http://schemas.openxmlformats.org/drawingml/2006/main">
                    <a:graphicData uri="http://schemas.microsoft.com/office/word/2010/wordprocessingShape">
                      <wps:wsp>
                        <wps:cNvSpPr/>
                        <wps:spPr>
                          <a:xfrm>
                            <a:off x="0" y="0"/>
                            <a:ext cx="276225" cy="195897"/>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EEC39" id="Multiply 41" o:spid="_x0000_s1026" style="position:absolute;margin-left:44.25pt;margin-top:39.3pt;width:21.75pt;height:15.4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225,1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" path="m53016,65841l79669,28258r58444,41448l196556,28258r26653,37583l177936,97949r45273,32107l196556,167639,138113,126191,79669,167639,53016,130056,98289,97949,53016,65841xe" fillcolor="red" strokecolor="#243f60 [1604]" strokeweight="2pt">
                  <v:fill opacity="37265f"/>
                  <v:path arrowok="t" o:connecttype="custom" o:connectlocs="53016,65841;79669,28258;138113,69706;196556,28258;223209,65841;177936,97949;223209,130056;196556,167639;138113,126191;79669,167639;53016,130056;98289,97949;53016,65841" o:connectangles="0,0,0,0,0,0,0,0,0,0,0,0,0"/>
                  <w10:wrap anchorx="margin"/>
                </v:shape>
              </w:pict>
            </mc:Fallback>
          </mc:AlternateContent>
        </w:r>
        <w:r>
          <w:rPr>
            <w:noProof/>
          </w:rPr>
          <w:drawing>
            <wp:inline distT="0" distB="0" distL="0" distR="0" wp14:anchorId="207ADA3F" wp14:editId="6C4548FB">
              <wp:extent cx="4700090" cy="12096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64571"/>
                      <a:stretch/>
                    </pic:blipFill>
                    <pic:spPr bwMode="auto">
                      <a:xfrm>
                        <a:off x="0" y="0"/>
                        <a:ext cx="4733610" cy="1218302"/>
                      </a:xfrm>
                      <a:prstGeom prst="rect">
                        <a:avLst/>
                      </a:prstGeom>
                      <a:ln>
                        <a:noFill/>
                      </a:ln>
                      <a:extLst>
                        <a:ext uri="{53640926-AAD7-44D8-BBD7-CCE9431645EC}">
                          <a14:shadowObscured xmlns:a14="http://schemas.microsoft.com/office/drawing/2010/main"/>
                        </a:ext>
                      </a:extLst>
                    </pic:spPr>
                  </pic:pic>
                </a:graphicData>
              </a:graphic>
            </wp:inline>
          </w:drawing>
        </w:r>
      </w:ins>
    </w:p>
    <w:p w14:paraId="6BE0940F" w14:textId="77777777" w:rsidR="009105BE" w:rsidRDefault="009105BE" w:rsidP="009105BE">
      <w:pPr>
        <w:pStyle w:val="ListParagraph"/>
        <w:widowControl/>
        <w:numPr>
          <w:ilvl w:val="1"/>
          <w:numId w:val="12"/>
        </w:numPr>
        <w:autoSpaceDE/>
        <w:autoSpaceDN/>
        <w:adjustRightInd/>
        <w:spacing w:after="160" w:line="259" w:lineRule="auto"/>
        <w:contextualSpacing/>
        <w:rPr>
          <w:ins w:id="85" w:author="Tulchinskaya, Gaby (NIH/NCI) [C]" w:date="2016-10-25T13:49:00Z"/>
        </w:rPr>
      </w:pPr>
      <w:ins w:id="86" w:author="Tulchinskaya, Gaby (NIH/NCI) [C]" w:date="2016-10-25T13:49:00Z">
        <w:r>
          <w:t xml:space="preserve">Keep </w:t>
        </w:r>
        <w:r>
          <w:rPr>
            <w:noProof/>
          </w:rPr>
          <w:drawing>
            <wp:inline distT="0" distB="0" distL="0" distR="0" wp14:anchorId="184358A9" wp14:editId="390DAB16">
              <wp:extent cx="196215" cy="207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 xml:space="preserve"> ability to modify Level 1 </w:t>
        </w:r>
        <w:r>
          <w:rPr>
            <w:rFonts w:cs="Times New Roman"/>
          </w:rPr>
          <w:t>e</w:t>
        </w:r>
        <w:r w:rsidRPr="003833DD">
          <w:rPr>
            <w:rFonts w:cs="Times New Roman"/>
          </w:rPr>
          <w:t xml:space="preserve">lements </w:t>
        </w:r>
        <w:r>
          <w:rPr>
            <w:rFonts w:cs="Times New Roman"/>
          </w:rPr>
          <w:t xml:space="preserve">of the </w:t>
        </w:r>
        <w:r>
          <w:t xml:space="preserve">question (elements </w:t>
        </w:r>
        <w:r w:rsidRPr="003833DD">
          <w:rPr>
            <w:rFonts w:cs="Times New Roman"/>
          </w:rPr>
          <w:t>that define the meaning of the question</w:t>
        </w:r>
        <w:r>
          <w:rPr>
            <w:rFonts w:cs="Times New Roman"/>
          </w:rPr>
          <w:t xml:space="preserve">, including Learn more field). </w:t>
        </w:r>
        <w:r w:rsidRPr="006700E8">
          <w:rPr>
            <w:color w:val="FF0000"/>
          </w:rPr>
          <w:t xml:space="preserve">When user edits question in Section library, changes to </w:t>
        </w:r>
        <w:r>
          <w:rPr>
            <w:color w:val="FF0000"/>
          </w:rPr>
          <w:t>Level</w:t>
        </w:r>
        <w:r w:rsidRPr="006700E8">
          <w:rPr>
            <w:color w:val="FF0000"/>
          </w:rPr>
          <w:t xml:space="preserve"> 1 elements must be propagated to the Question library level, affecting all sections/forms where this question is used.</w:t>
        </w:r>
      </w:ins>
    </w:p>
    <w:p w14:paraId="219CF0FF" w14:textId="77777777" w:rsidR="009105BE" w:rsidRDefault="009105BE" w:rsidP="009105BE">
      <w:pPr>
        <w:pStyle w:val="ListParagraph"/>
        <w:ind w:left="1440"/>
        <w:rPr>
          <w:ins w:id="87" w:author="Tulchinskaya, Gaby (NIH/NCI) [C]" w:date="2016-10-25T13:49:00Z"/>
        </w:rPr>
      </w:pPr>
      <w:ins w:id="88" w:author="Tulchinskaya, Gaby (NIH/NCI) [C]" w:date="2016-10-25T13:49:00Z">
        <w:r>
          <w:t xml:space="preserve">Currently, if a user clicks </w:t>
        </w:r>
        <w:r>
          <w:rPr>
            <w:noProof/>
          </w:rPr>
          <w:drawing>
            <wp:inline distT="0" distB="0" distL="0" distR="0" wp14:anchorId="0E1B9040" wp14:editId="5C694607">
              <wp:extent cx="196215" cy="207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in the SECTION library, it leads to the screen below. This screen needs to have “linkage” information</w:t>
        </w:r>
      </w:ins>
    </w:p>
    <w:p w14:paraId="1CD62FB2" w14:textId="77777777" w:rsidR="009105BE" w:rsidRDefault="009105BE" w:rsidP="009105BE">
      <w:pPr>
        <w:pStyle w:val="ListParagraph"/>
        <w:rPr>
          <w:ins w:id="89" w:author="Tulchinskaya, Gaby (NIH/NCI) [C]" w:date="2016-10-25T13:49:00Z"/>
        </w:rPr>
      </w:pPr>
      <w:ins w:id="90" w:author="Tulchinskaya, Gaby (NIH/NCI) [C]" w:date="2016-10-25T13:49:00Z">
        <w:r>
          <w:rPr>
            <w:noProof/>
          </w:rPr>
          <w:drawing>
            <wp:anchor distT="0" distB="0" distL="114300" distR="114300" simplePos="0" relativeHeight="251651584" behindDoc="0" locked="0" layoutInCell="1" allowOverlap="1" wp14:anchorId="1EBB9D09" wp14:editId="4DB06EFB">
              <wp:simplePos x="0" y="0"/>
              <wp:positionH relativeFrom="margin">
                <wp:posOffset>3686174</wp:posOffset>
              </wp:positionH>
              <wp:positionV relativeFrom="paragraph">
                <wp:posOffset>412115</wp:posOffset>
              </wp:positionV>
              <wp:extent cx="1209675" cy="1052195"/>
              <wp:effectExtent l="0" t="0" r="9525"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2863" cy="105496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0B9AF7" wp14:editId="049E775E">
              <wp:extent cx="4680898" cy="3716216"/>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765" cy="3738340"/>
                      </a:xfrm>
                      <a:prstGeom prst="rect">
                        <a:avLst/>
                      </a:prstGeom>
                      <a:noFill/>
                      <a:ln>
                        <a:noFill/>
                      </a:ln>
                    </pic:spPr>
                  </pic:pic>
                </a:graphicData>
              </a:graphic>
            </wp:inline>
          </w:drawing>
        </w:r>
      </w:ins>
    </w:p>
    <w:p w14:paraId="5FF076F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91" w:author="Tulchinskaya, Gaby (NIH/NCI) [C]" w:date="2016-10-25T13:49:00Z"/>
        </w:rPr>
      </w:pPr>
      <w:ins w:id="92" w:author="Tulchinskaya, Gaby (NIH/NCI) [C]" w:date="2016-10-25T13:49:00Z">
        <w:r>
          <w:t>Functionality on</w:t>
        </w:r>
        <w:r>
          <w:rPr>
            <w:noProof/>
          </w:rPr>
          <w:drawing>
            <wp:inline distT="0" distB="0" distL="0" distR="0" wp14:anchorId="7D2956B5" wp14:editId="4E55FF01">
              <wp:extent cx="168910" cy="135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27109728" w14:textId="77777777" w:rsidR="009105BE" w:rsidRPr="00204768" w:rsidRDefault="009105BE" w:rsidP="009105BE">
      <w:pPr>
        <w:pStyle w:val="ListParagraph"/>
        <w:widowControl/>
        <w:numPr>
          <w:ilvl w:val="2"/>
          <w:numId w:val="12"/>
        </w:numPr>
        <w:autoSpaceDE/>
        <w:autoSpaceDN/>
        <w:adjustRightInd/>
        <w:spacing w:after="160" w:line="259" w:lineRule="auto"/>
        <w:contextualSpacing/>
        <w:rPr>
          <w:ins w:id="93" w:author="Tulchinskaya, Gaby (NIH/NCI) [C]" w:date="2016-10-25T13:49:00Z"/>
        </w:rPr>
      </w:pPr>
      <w:ins w:id="94" w:author="Tulchinskaya, Gaby (NIH/NCI) [C]" w:date="2016-10-25T13:49:00Z">
        <w:r>
          <w:rPr>
            <w:rFonts w:cs="Times New Roman"/>
          </w:rPr>
          <w:lastRenderedPageBreak/>
          <w:t>Delete ‘learn more’ field</w:t>
        </w:r>
      </w:ins>
    </w:p>
    <w:p w14:paraId="4283A090" w14:textId="77777777" w:rsidR="009105BE" w:rsidRDefault="009105BE" w:rsidP="009105BE">
      <w:pPr>
        <w:pStyle w:val="ListParagraph"/>
        <w:widowControl/>
        <w:numPr>
          <w:ilvl w:val="2"/>
          <w:numId w:val="12"/>
        </w:numPr>
        <w:autoSpaceDE/>
        <w:autoSpaceDN/>
        <w:adjustRightInd/>
        <w:spacing w:after="160" w:line="259" w:lineRule="auto"/>
        <w:contextualSpacing/>
        <w:rPr>
          <w:ins w:id="95" w:author="Tulchinskaya, Gaby (NIH/NCI) [C]" w:date="2016-10-25T13:49:00Z"/>
        </w:rPr>
      </w:pPr>
      <w:ins w:id="96" w:author="Tulchinskaya, Gaby (NIH/NCI) [C]" w:date="2016-10-25T13:49:00Z">
        <w:r>
          <w:rPr>
            <w:rFonts w:cs="Times New Roman"/>
          </w:rPr>
          <w:t xml:space="preserve">If user edits Level 2 elements, this change is propagated to all forms related to this section, but is NOT propagated back to </w:t>
        </w:r>
        <w:r>
          <w:t xml:space="preserve">QUESTIONS library. </w:t>
        </w:r>
        <w:r w:rsidRPr="00C01B13">
          <w:rPr>
            <w:color w:val="FF0000"/>
          </w:rPr>
          <w:t>The system already works this way</w:t>
        </w:r>
        <w:r>
          <w:t>.</w:t>
        </w:r>
      </w:ins>
    </w:p>
    <w:p w14:paraId="4EB395A5" w14:textId="77777777" w:rsidR="009105BE" w:rsidRDefault="009105BE" w:rsidP="009105BE">
      <w:pPr>
        <w:rPr>
          <w:ins w:id="97" w:author="Tulchinskaya, Gaby (NIH/NCI) [C]" w:date="2016-10-25T13:49:00Z"/>
        </w:rPr>
      </w:pPr>
      <w:ins w:id="98" w:author="Tulchinskaya, Gaby (NIH/NCI) [C]" w:date="2016-10-25T13:49:00Z">
        <w:r>
          <w:rPr>
            <w:noProof/>
          </w:rPr>
          <mc:AlternateContent>
            <mc:Choice Requires="wps">
              <w:drawing>
                <wp:anchor distT="0" distB="0" distL="114300" distR="114300" simplePos="0" relativeHeight="251647488" behindDoc="0" locked="0" layoutInCell="1" allowOverlap="1" wp14:anchorId="5E99B10C" wp14:editId="5424A97F">
                  <wp:simplePos x="0" y="0"/>
                  <wp:positionH relativeFrom="column">
                    <wp:posOffset>687070</wp:posOffset>
                  </wp:positionH>
                  <wp:positionV relativeFrom="paragraph">
                    <wp:posOffset>3185477</wp:posOffset>
                  </wp:positionV>
                  <wp:extent cx="294278" cy="201112"/>
                  <wp:effectExtent l="0" t="0" r="0" b="8890"/>
                  <wp:wrapNone/>
                  <wp:docPr id="38" name="Multiply 3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4FCF" id="Multiply 38" o:spid="_x0000_s1026" style="position:absolute;margin-left:54.1pt;margin-top:250.8pt;width:23.15pt;height:15.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Z+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46464" behindDoc="0" locked="0" layoutInCell="1" allowOverlap="1" wp14:anchorId="6A581234" wp14:editId="1D8748B4">
                  <wp:simplePos x="0" y="0"/>
                  <wp:positionH relativeFrom="column">
                    <wp:posOffset>676275</wp:posOffset>
                  </wp:positionH>
                  <wp:positionV relativeFrom="paragraph">
                    <wp:posOffset>628015</wp:posOffset>
                  </wp:positionV>
                  <wp:extent cx="294278" cy="201112"/>
                  <wp:effectExtent l="0" t="0" r="0" b="8890"/>
                  <wp:wrapNone/>
                  <wp:docPr id="37" name="Multiply 37"/>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87405" id="Multiply 37" o:spid="_x0000_s1026" style="position:absolute;margin-left:53.25pt;margin-top:49.45pt;width:23.15pt;height:15.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anchor distT="0" distB="0" distL="114300" distR="114300" simplePos="0" relativeHeight="251645440" behindDoc="0" locked="0" layoutInCell="1" allowOverlap="1" wp14:anchorId="795E74D4" wp14:editId="69FCD384">
              <wp:simplePos x="0" y="0"/>
              <wp:positionH relativeFrom="column">
                <wp:posOffset>981075</wp:posOffset>
              </wp:positionH>
              <wp:positionV relativeFrom="paragraph">
                <wp:posOffset>2073593</wp:posOffset>
              </wp:positionV>
              <wp:extent cx="4376420" cy="266700"/>
              <wp:effectExtent l="0" t="0" r="508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3125" cy="272593"/>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3169C645" wp14:editId="234B5CA6">
                  <wp:simplePos x="0" y="0"/>
                  <wp:positionH relativeFrom="column">
                    <wp:posOffset>904875</wp:posOffset>
                  </wp:positionH>
                  <wp:positionV relativeFrom="paragraph">
                    <wp:posOffset>2016443</wp:posOffset>
                  </wp:positionV>
                  <wp:extent cx="4281488" cy="390525"/>
                  <wp:effectExtent l="0" t="0" r="24130" b="28575"/>
                  <wp:wrapNone/>
                  <wp:docPr id="35" name="Rectangle 35"/>
                  <wp:cNvGraphicFramePr/>
                  <a:graphic xmlns:a="http://schemas.openxmlformats.org/drawingml/2006/main">
                    <a:graphicData uri="http://schemas.microsoft.com/office/word/2010/wordprocessingShape">
                      <wps:wsp>
                        <wps:cNvSpPr/>
                        <wps:spPr>
                          <a:xfrm>
                            <a:off x="0" y="0"/>
                            <a:ext cx="42814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9BCD" id="Rectangle 35" o:spid="_x0000_s1026" style="position:absolute;margin-left:71.25pt;margin-top:158.8pt;width:337.15pt;height:30.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" filled="f" strokecolor="red" strokeweight="2pt"/>
              </w:pict>
            </mc:Fallback>
          </mc:AlternateContent>
        </w:r>
        <w:r>
          <w:rPr>
            <w:noProof/>
          </w:rPr>
          <mc:AlternateContent>
            <mc:Choice Requires="wps">
              <w:drawing>
                <wp:anchor distT="0" distB="0" distL="114300" distR="114300" simplePos="0" relativeHeight="251638272" behindDoc="0" locked="0" layoutInCell="1" allowOverlap="1" wp14:anchorId="7D22480D" wp14:editId="1D2E2326">
                  <wp:simplePos x="0" y="0"/>
                  <wp:positionH relativeFrom="column">
                    <wp:posOffset>688023</wp:posOffset>
                  </wp:positionH>
                  <wp:positionV relativeFrom="paragraph">
                    <wp:posOffset>1156970</wp:posOffset>
                  </wp:positionV>
                  <wp:extent cx="294278" cy="201112"/>
                  <wp:effectExtent l="0" t="0" r="0" b="8890"/>
                  <wp:wrapNone/>
                  <wp:docPr id="1" name="Multiply 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3931" id="Multiply 1" o:spid="_x0000_s1026" style="position:absolute;margin-left:54.2pt;margin-top:91.1pt;width:23.15pt;height:15.8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mc:AlternateContent>
            <mc:Choice Requires="wps">
              <w:drawing>
                <wp:anchor distT="0" distB="0" distL="114300" distR="114300" simplePos="0" relativeHeight="251640320" behindDoc="0" locked="0" layoutInCell="1" allowOverlap="1" wp14:anchorId="6C6C40FC" wp14:editId="0E07304A">
                  <wp:simplePos x="0" y="0"/>
                  <wp:positionH relativeFrom="column">
                    <wp:posOffset>5236029</wp:posOffset>
                  </wp:positionH>
                  <wp:positionV relativeFrom="paragraph">
                    <wp:posOffset>1121229</wp:posOffset>
                  </wp:positionV>
                  <wp:extent cx="342900" cy="261257"/>
                  <wp:effectExtent l="0" t="0" r="19050" b="24765"/>
                  <wp:wrapNone/>
                  <wp:docPr id="14" name="Rectangle 14"/>
                  <wp:cNvGraphicFramePr/>
                  <a:graphic xmlns:a="http://schemas.openxmlformats.org/drawingml/2006/main">
                    <a:graphicData uri="http://schemas.microsoft.com/office/word/2010/wordprocessingShape">
                      <wps:wsp>
                        <wps:cNvSpPr/>
                        <wps:spPr>
                          <a:xfrm>
                            <a:off x="0" y="0"/>
                            <a:ext cx="342900" cy="26125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74C19" id="Rectangle 14" o:spid="_x0000_s1026" style="position:absolute;margin-left:412.3pt;margin-top:88.3pt;width:27pt;height:20.5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" filled="f" strokecolor="red" strokeweight="2pt"/>
              </w:pict>
            </mc:Fallback>
          </mc:AlternateContent>
        </w:r>
        <w:r>
          <w:rPr>
            <w:noProof/>
          </w:rPr>
          <w:drawing>
            <wp:inline distT="0" distB="0" distL="0" distR="0" wp14:anchorId="516BD2D7" wp14:editId="44D4454C">
              <wp:extent cx="5756414" cy="371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091" t="11925" r="23715" b="29099"/>
                      <a:stretch/>
                    </pic:blipFill>
                    <pic:spPr bwMode="auto">
                      <a:xfrm>
                        <a:off x="0" y="0"/>
                        <a:ext cx="5790561" cy="3739523"/>
                      </a:xfrm>
                      <a:prstGeom prst="rect">
                        <a:avLst/>
                      </a:prstGeom>
                      <a:ln>
                        <a:noFill/>
                      </a:ln>
                      <a:extLst>
                        <a:ext uri="{53640926-AAD7-44D8-BBD7-CCE9431645EC}">
                          <a14:shadowObscured xmlns:a14="http://schemas.microsoft.com/office/drawing/2010/main"/>
                        </a:ext>
                      </a:extLst>
                    </pic:spPr>
                  </pic:pic>
                </a:graphicData>
              </a:graphic>
            </wp:inline>
          </w:drawing>
        </w:r>
      </w:ins>
    </w:p>
    <w:p w14:paraId="5A80B2E8" w14:textId="77777777" w:rsidR="009105BE" w:rsidRDefault="009105BE" w:rsidP="009105BE">
      <w:pPr>
        <w:rPr>
          <w:ins w:id="99" w:author="Tulchinskaya, Gaby (NIH/NCI) [C]" w:date="2016-10-25T13:49:00Z"/>
        </w:rPr>
      </w:pPr>
    </w:p>
    <w:p w14:paraId="165C5190" w14:textId="77777777" w:rsidR="009105BE" w:rsidRPr="006700E8" w:rsidRDefault="009105BE" w:rsidP="009105BE">
      <w:pPr>
        <w:pStyle w:val="ListParagraph"/>
        <w:widowControl/>
        <w:numPr>
          <w:ilvl w:val="0"/>
          <w:numId w:val="12"/>
        </w:numPr>
        <w:autoSpaceDE/>
        <w:autoSpaceDN/>
        <w:adjustRightInd/>
        <w:spacing w:after="160" w:line="259" w:lineRule="auto"/>
        <w:contextualSpacing/>
        <w:rPr>
          <w:ins w:id="100" w:author="Tulchinskaya, Gaby (NIH/NCI) [C]" w:date="2016-10-25T13:49:00Z"/>
          <w:b/>
        </w:rPr>
      </w:pPr>
      <w:ins w:id="101" w:author="Tulchinskaya, Gaby (NIH/NCI) [C]" w:date="2016-10-25T13:49:00Z">
        <w:r w:rsidRPr="006700E8">
          <w:rPr>
            <w:b/>
          </w:rPr>
          <w:t>On the FORM level:</w:t>
        </w:r>
      </w:ins>
    </w:p>
    <w:p w14:paraId="6EB1CEA3" w14:textId="77777777" w:rsidR="009105BE" w:rsidRDefault="009105BE" w:rsidP="009105BE">
      <w:pPr>
        <w:pStyle w:val="ListParagraph"/>
        <w:widowControl/>
        <w:numPr>
          <w:ilvl w:val="1"/>
          <w:numId w:val="12"/>
        </w:numPr>
        <w:autoSpaceDE/>
        <w:autoSpaceDN/>
        <w:adjustRightInd/>
        <w:spacing w:after="160" w:line="259" w:lineRule="auto"/>
        <w:contextualSpacing/>
        <w:rPr>
          <w:ins w:id="102" w:author="Tulchinskaya, Gaby (NIH/NCI) [C]" w:date="2016-10-25T13:49:00Z"/>
        </w:rPr>
      </w:pPr>
      <w:ins w:id="103" w:author="Tulchinskaya, Gaby (NIH/NCI) [C]" w:date="2016-10-25T13:49:00Z">
        <w:r>
          <w:t xml:space="preserve">Keep “Add Element =&gt; Add Question” functionality. When “Add Question” functionality is used, this new question should be </w:t>
        </w:r>
        <w:r w:rsidRPr="00EA4AA9">
          <w:rPr>
            <w:b/>
          </w:rPr>
          <w:t>automatically</w:t>
        </w:r>
        <w:r>
          <w:t xml:space="preserve"> added to the QUESTION library. Thus the </w:t>
        </w:r>
        <w:r>
          <w:rPr>
            <w:noProof/>
          </w:rPr>
          <w:drawing>
            <wp:inline distT="0" distB="0" distL="0" distR="0" wp14:anchorId="602FCB70" wp14:editId="1E735A37">
              <wp:extent cx="161925" cy="20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1318" t="83796" r="67017" b="12360"/>
                      <a:stretch/>
                    </pic:blipFill>
                    <pic:spPr bwMode="auto">
                      <a:xfrm>
                        <a:off x="0" y="0"/>
                        <a:ext cx="162615" cy="210443"/>
                      </a:xfrm>
                      <a:prstGeom prst="rect">
                        <a:avLst/>
                      </a:prstGeom>
                      <a:ln>
                        <a:noFill/>
                      </a:ln>
                      <a:extLst>
                        <a:ext uri="{53640926-AAD7-44D8-BBD7-CCE9431645EC}">
                          <a14:shadowObscured xmlns:a14="http://schemas.microsoft.com/office/drawing/2010/main"/>
                        </a:ext>
                      </a:extLst>
                    </pic:spPr>
                  </pic:pic>
                </a:graphicData>
              </a:graphic>
            </wp:inline>
          </w:drawing>
        </w:r>
        <w:r>
          <w:t xml:space="preserve">”Add to library” icon should not be displayed. </w:t>
        </w:r>
      </w:ins>
    </w:p>
    <w:p w14:paraId="36512E70" w14:textId="77777777" w:rsidR="009105BE" w:rsidRDefault="009105BE" w:rsidP="009105BE">
      <w:pPr>
        <w:pStyle w:val="ListParagraph"/>
        <w:rPr>
          <w:ins w:id="104" w:author="Tulchinskaya, Gaby (NIH/NCI) [C]" w:date="2016-10-25T13:49:00Z"/>
        </w:rPr>
      </w:pPr>
      <w:ins w:id="105" w:author="Tulchinskaya, Gaby (NIH/NCI) [C]" w:date="2016-10-25T13:49:00Z">
        <w:r>
          <w:rPr>
            <w:noProof/>
          </w:rPr>
          <w:drawing>
            <wp:inline distT="0" distB="0" distL="0" distR="0" wp14:anchorId="22417C95" wp14:editId="4A58AF25">
              <wp:extent cx="5071745" cy="581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4602" t="15014" r="23466" b="74373"/>
                      <a:stretch/>
                    </pic:blipFill>
                    <pic:spPr bwMode="auto">
                      <a:xfrm>
                        <a:off x="0" y="0"/>
                        <a:ext cx="5096816" cy="583897"/>
                      </a:xfrm>
                      <a:prstGeom prst="rect">
                        <a:avLst/>
                      </a:prstGeom>
                      <a:ln>
                        <a:noFill/>
                      </a:ln>
                      <a:extLst>
                        <a:ext uri="{53640926-AAD7-44D8-BBD7-CCE9431645EC}">
                          <a14:shadowObscured xmlns:a14="http://schemas.microsoft.com/office/drawing/2010/main"/>
                        </a:ext>
                      </a:extLst>
                    </pic:spPr>
                  </pic:pic>
                </a:graphicData>
              </a:graphic>
            </wp:inline>
          </w:drawing>
        </w:r>
      </w:ins>
    </w:p>
    <w:p w14:paraId="636F55D4" w14:textId="77777777" w:rsidR="009105BE" w:rsidRDefault="009105BE" w:rsidP="009105BE">
      <w:pPr>
        <w:pStyle w:val="ListParagraph"/>
        <w:rPr>
          <w:ins w:id="106" w:author="Tulchinskaya, Gaby (NIH/NCI) [C]" w:date="2016-10-25T13:49:00Z"/>
        </w:rPr>
      </w:pPr>
      <w:ins w:id="107" w:author="Tulchinskaya, Gaby (NIH/NCI) [C]" w:date="2016-10-25T13:49:00Z">
        <w:r>
          <w:rPr>
            <w:noProof/>
          </w:rPr>
          <mc:AlternateContent>
            <mc:Choice Requires="wps">
              <w:drawing>
                <wp:anchor distT="0" distB="0" distL="114300" distR="114300" simplePos="0" relativeHeight="251659776" behindDoc="0" locked="0" layoutInCell="1" allowOverlap="1" wp14:anchorId="6EBAF200" wp14:editId="4743FD00">
                  <wp:simplePos x="0" y="0"/>
                  <wp:positionH relativeFrom="column">
                    <wp:posOffset>612857</wp:posOffset>
                  </wp:positionH>
                  <wp:positionV relativeFrom="paragraph">
                    <wp:posOffset>6596</wp:posOffset>
                  </wp:positionV>
                  <wp:extent cx="294278" cy="201112"/>
                  <wp:effectExtent l="0" t="0" r="0" b="8890"/>
                  <wp:wrapNone/>
                  <wp:docPr id="11" name="Multiply 11"/>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F31B5" id="Multiply 11" o:spid="_x0000_s1026" style="position:absolute;margin-left:48.25pt;margin-top:.5pt;width:23.15pt;height:15.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5DEC9955" wp14:editId="164DCBAF">
              <wp:extent cx="5051367" cy="4905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519" t="83796" r="23638" b="7223"/>
                      <a:stretch/>
                    </pic:blipFill>
                    <pic:spPr bwMode="auto">
                      <a:xfrm>
                        <a:off x="0" y="0"/>
                        <a:ext cx="5063045" cy="491671"/>
                      </a:xfrm>
                      <a:prstGeom prst="rect">
                        <a:avLst/>
                      </a:prstGeom>
                      <a:ln>
                        <a:noFill/>
                      </a:ln>
                      <a:extLst>
                        <a:ext uri="{53640926-AAD7-44D8-BBD7-CCE9431645EC}">
                          <a14:shadowObscured xmlns:a14="http://schemas.microsoft.com/office/drawing/2010/main"/>
                        </a:ext>
                      </a:extLst>
                    </pic:spPr>
                  </pic:pic>
                </a:graphicData>
              </a:graphic>
            </wp:inline>
          </w:drawing>
        </w:r>
      </w:ins>
    </w:p>
    <w:p w14:paraId="413C895F" w14:textId="77777777" w:rsidR="009105BE" w:rsidRDefault="009105BE" w:rsidP="009105BE">
      <w:pPr>
        <w:pStyle w:val="ListParagraph"/>
        <w:rPr>
          <w:ins w:id="108" w:author="Tulchinskaya, Gaby (NIH/NCI) [C]" w:date="2016-10-25T13:49:00Z"/>
        </w:rPr>
      </w:pPr>
    </w:p>
    <w:p w14:paraId="4A6ED5CE" w14:textId="77777777" w:rsidR="009105BE" w:rsidRDefault="009105BE" w:rsidP="009105BE">
      <w:pPr>
        <w:pStyle w:val="ListParagraph"/>
        <w:rPr>
          <w:ins w:id="109" w:author="Tulchinskaya, Gaby (NIH/NCI) [C]" w:date="2016-10-25T13:49:00Z"/>
          <w:noProof/>
        </w:rPr>
      </w:pPr>
      <w:ins w:id="110" w:author="Tulchinskaya, Gaby (NIH/NCI) [C]" w:date="2016-10-25T13:49:00Z">
        <w:r>
          <w:t xml:space="preserve">Since every question is always in the Question library, there is no need to display </w:t>
        </w:r>
        <w:r>
          <w:rPr>
            <w:noProof/>
          </w:rPr>
          <w:drawing>
            <wp:inline distT="0" distB="0" distL="0" distR="0" wp14:anchorId="53BB94A4" wp14:editId="418BB484">
              <wp:extent cx="247650" cy="205740"/>
              <wp:effectExtent l="0" t="0" r="0" b="3810"/>
              <wp:docPr id="49" name="Picture 49" descr="cid:image005.jpg@01D2247E.A77C5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jpg@01D2247E.A77C5BF0"/>
                      <pic:cNvPicPr>
                        <a:picLocks noChangeAspect="1" noChangeArrowheads="1"/>
                      </pic:cNvPicPr>
                    </pic:nvPicPr>
                    <pic:blipFill rotWithShape="1">
                      <a:blip r:embed="rId33" r:link="rId34">
                        <a:extLst>
                          <a:ext uri="{28A0092B-C50C-407E-A947-70E740481C1C}">
                            <a14:useLocalDpi xmlns:a14="http://schemas.microsoft.com/office/drawing/2010/main" val="0"/>
                          </a:ext>
                        </a:extLst>
                      </a:blip>
                      <a:srcRect l="-1" t="18797" r="7025"/>
                      <a:stretch/>
                    </pic:blipFill>
                    <pic:spPr bwMode="auto">
                      <a:xfrm>
                        <a:off x="0" y="0"/>
                        <a:ext cx="254100" cy="21109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icon (“Click to break this link”), it just clatters the screen</w:t>
        </w:r>
      </w:ins>
    </w:p>
    <w:p w14:paraId="190D26F1" w14:textId="3085919E" w:rsidR="009105BE" w:rsidRDefault="009105BE" w:rsidP="009105BE">
      <w:pPr>
        <w:pStyle w:val="ListParagraph"/>
        <w:rPr>
          <w:ins w:id="111" w:author="Tulchinskaya, Gaby (NIH/NCI) [C]" w:date="2016-10-25T13:49:00Z"/>
        </w:rPr>
      </w:pPr>
      <w:ins w:id="112" w:author="Tulchinskaya, Gaby (NIH/NCI) [C]" w:date="2016-10-25T13:49:00Z">
        <w:r>
          <w:rPr>
            <w:noProof/>
          </w:rPr>
          <w:lastRenderedPageBreak/>
          <mc:AlternateContent>
            <mc:Choice Requires="wps">
              <w:drawing>
                <wp:anchor distT="0" distB="0" distL="114300" distR="114300" simplePos="0" relativeHeight="251667968" behindDoc="0" locked="0" layoutInCell="1" allowOverlap="1" wp14:anchorId="53269C97" wp14:editId="279911C8">
                  <wp:simplePos x="0" y="0"/>
                  <wp:positionH relativeFrom="column">
                    <wp:posOffset>500524</wp:posOffset>
                  </wp:positionH>
                  <wp:positionV relativeFrom="paragraph">
                    <wp:posOffset>39329</wp:posOffset>
                  </wp:positionV>
                  <wp:extent cx="1500188" cy="390525"/>
                  <wp:effectExtent l="0" t="0" r="24130" b="28575"/>
                  <wp:wrapNone/>
                  <wp:docPr id="51" name="Rectangle 51"/>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26AA" id="Rectangle 51" o:spid="_x0000_s1026" style="position:absolute;margin-left:39.4pt;margin-top:3.1pt;width:118.15pt;height:3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aer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71040" behindDoc="0" locked="0" layoutInCell="1" allowOverlap="1" wp14:anchorId="3014DD83" wp14:editId="364BF9BA">
                  <wp:simplePos x="0" y="0"/>
                  <wp:positionH relativeFrom="column">
                    <wp:posOffset>652657</wp:posOffset>
                  </wp:positionH>
                  <wp:positionV relativeFrom="paragraph">
                    <wp:posOffset>54220</wp:posOffset>
                  </wp:positionV>
                  <wp:extent cx="294278" cy="201112"/>
                  <wp:effectExtent l="0" t="0" r="0" b="8890"/>
                  <wp:wrapNone/>
                  <wp:docPr id="58" name="Multiply 58"/>
                  <wp:cNvGraphicFramePr/>
                  <a:graphic xmlns:a="http://schemas.openxmlformats.org/drawingml/2006/main">
                    <a:graphicData uri="http://schemas.microsoft.com/office/word/2010/wordprocessingShape">
                      <wps:wsp>
                        <wps:cNvSpPr/>
                        <wps:spPr>
                          <a:xfrm>
                            <a:off x="0" y="0"/>
                            <a:ext cx="294278" cy="201112"/>
                          </a:xfrm>
                          <a:prstGeom prst="mathMultiply">
                            <a:avLst/>
                          </a:prstGeom>
                          <a:solidFill>
                            <a:srgbClr val="FF0000">
                              <a:alpha val="5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292E6" id="Multiply 58" o:spid="_x0000_s1026" style="position:absolute;margin-left:51.4pt;margin-top:4.25pt;width:23.15pt;height:15.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278,20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" path="m57334,67829l84023,28776r63116,43134l210255,28776r26689,39053l189056,100556r47888,32727l210255,172336,147139,129202,84023,172336,57334,133283r47888,-32727l57334,67829xe" fillcolor="red" strokecolor="#243f60 [1604]" strokeweight="2pt">
                  <v:fill opacity="37265f"/>
                  <v:path arrowok="t" o:connecttype="custom" o:connectlocs="57334,67829;84023,28776;147139,71910;210255,28776;236944,67829;189056,100556;236944,133283;210255,172336;147139,129202;84023,172336;57334,133283;105222,100556;57334,67829" o:connectangles="0,0,0,0,0,0,0,0,0,0,0,0,0"/>
                </v:shape>
              </w:pict>
            </mc:Fallback>
          </mc:AlternateContent>
        </w:r>
        <w:r>
          <w:rPr>
            <w:noProof/>
          </w:rPr>
          <w:drawing>
            <wp:inline distT="0" distB="0" distL="0" distR="0" wp14:anchorId="687B39A8" wp14:editId="1BB826C5">
              <wp:extent cx="5294891" cy="1185863"/>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881" t="25591" r="31888" b="57537"/>
                      <a:stretch/>
                    </pic:blipFill>
                    <pic:spPr bwMode="auto">
                      <a:xfrm>
                        <a:off x="0" y="0"/>
                        <a:ext cx="5318021" cy="1191043"/>
                      </a:xfrm>
                      <a:prstGeom prst="rect">
                        <a:avLst/>
                      </a:prstGeom>
                      <a:ln>
                        <a:noFill/>
                      </a:ln>
                      <a:extLst>
                        <a:ext uri="{53640926-AAD7-44D8-BBD7-CCE9431645EC}">
                          <a14:shadowObscured xmlns:a14="http://schemas.microsoft.com/office/drawing/2010/main"/>
                        </a:ext>
                      </a:extLst>
                    </pic:spPr>
                  </pic:pic>
                </a:graphicData>
              </a:graphic>
            </wp:inline>
          </w:drawing>
        </w:r>
      </w:ins>
    </w:p>
    <w:p w14:paraId="74D4A55A" w14:textId="77777777" w:rsidR="009105BE" w:rsidRDefault="009105BE" w:rsidP="009105BE">
      <w:pPr>
        <w:pStyle w:val="ListParagraph"/>
        <w:rPr>
          <w:ins w:id="113" w:author="Tulchinskaya, Gaby (NIH/NCI) [C]" w:date="2016-10-25T13:49:00Z"/>
        </w:rPr>
      </w:pPr>
    </w:p>
    <w:p w14:paraId="1CD857DF" w14:textId="77777777" w:rsidR="009105BE" w:rsidRDefault="009105BE" w:rsidP="009105BE">
      <w:pPr>
        <w:pStyle w:val="ListParagraph"/>
        <w:rPr>
          <w:ins w:id="114" w:author="Tulchinskaya, Gaby (NIH/NCI) [C]" w:date="2016-10-25T13:49:00Z"/>
        </w:rPr>
      </w:pPr>
      <w:ins w:id="115" w:author="Tulchinskaya, Gaby (NIH/NCI) [C]" w:date="2016-10-25T13:49:00Z">
        <w:r>
          <w:t>Basically, only “Delete” and “Edit” icon will be displayed for a question t</w:t>
        </w:r>
        <w:r w:rsidRPr="00CF3225">
          <w:rPr>
            <w:highlight w:val="yellow"/>
          </w:rPr>
          <w:t>hat is NOT in the section</w:t>
        </w:r>
        <w:r>
          <w:t xml:space="preserve">.  If user edits the question that is not in the section, </w:t>
        </w:r>
        <w:r w:rsidRPr="00601632">
          <w:rPr>
            <w:color w:val="FF0000"/>
          </w:rPr>
          <w:t xml:space="preserve">edits to </w:t>
        </w:r>
        <w:r>
          <w:rPr>
            <w:color w:val="FF0000"/>
          </w:rPr>
          <w:t>Level</w:t>
        </w:r>
        <w:r w:rsidRPr="00601632">
          <w:rPr>
            <w:color w:val="FF0000"/>
          </w:rPr>
          <w:t xml:space="preserve"> 1 elements are propagated to the QUESTION library and affect all </w:t>
        </w:r>
        <w:r>
          <w:rPr>
            <w:color w:val="FF0000"/>
          </w:rPr>
          <w:t xml:space="preserve">other </w:t>
        </w:r>
        <w:r w:rsidRPr="00601632">
          <w:rPr>
            <w:color w:val="FF0000"/>
          </w:rPr>
          <w:t>sections and forms where this question is used</w:t>
        </w:r>
        <w:r>
          <w:t xml:space="preserve">. </w:t>
        </w:r>
      </w:ins>
    </w:p>
    <w:p w14:paraId="32AFC853" w14:textId="77777777" w:rsidR="009105BE" w:rsidRDefault="009105BE" w:rsidP="009105BE">
      <w:pPr>
        <w:pStyle w:val="ListParagraph"/>
        <w:rPr>
          <w:ins w:id="116" w:author="Tulchinskaya, Gaby (NIH/NCI) [C]" w:date="2016-10-25T13:49:00Z"/>
        </w:rPr>
      </w:pPr>
      <w:ins w:id="117" w:author="Tulchinskaya, Gaby (NIH/NCI) [C]" w:date="2016-10-25T13:49:00Z">
        <w:r>
          <w:rPr>
            <w:noProof/>
          </w:rPr>
          <w:drawing>
            <wp:inline distT="0" distB="0" distL="0" distR="0" wp14:anchorId="2604C832" wp14:editId="02B41103">
              <wp:extent cx="5358855" cy="538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183" cy="542615"/>
                      </a:xfrm>
                      <a:prstGeom prst="rect">
                        <a:avLst/>
                      </a:prstGeom>
                      <a:noFill/>
                      <a:ln>
                        <a:noFill/>
                      </a:ln>
                    </pic:spPr>
                  </pic:pic>
                </a:graphicData>
              </a:graphic>
            </wp:inline>
          </w:drawing>
        </w:r>
      </w:ins>
    </w:p>
    <w:p w14:paraId="7D775F5E" w14:textId="77777777" w:rsidR="009105BE" w:rsidRDefault="009105BE" w:rsidP="009105BE">
      <w:pPr>
        <w:rPr>
          <w:ins w:id="118" w:author="Tulchinskaya, Gaby (NIH/NCI) [C]" w:date="2016-10-25T13:49:00Z"/>
        </w:rPr>
      </w:pPr>
      <w:ins w:id="119" w:author="Tulchinskaya, Gaby (NIH/NCI) [C]" w:date="2016-10-25T13:49:00Z">
        <w:r>
          <w:t xml:space="preserve">Currently, if a user clicks </w:t>
        </w:r>
        <w:r>
          <w:rPr>
            <w:noProof/>
          </w:rPr>
          <w:drawing>
            <wp:inline distT="0" distB="0" distL="0" distR="0" wp14:anchorId="0AAB946F" wp14:editId="50FD5178">
              <wp:extent cx="196215" cy="207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 cy="207010"/>
                      </a:xfrm>
                      <a:prstGeom prst="rect">
                        <a:avLst/>
                      </a:prstGeom>
                      <a:noFill/>
                      <a:ln>
                        <a:noFill/>
                      </a:ln>
                    </pic:spPr>
                  </pic:pic>
                </a:graphicData>
              </a:graphic>
            </wp:inline>
          </w:drawing>
        </w:r>
        <w:r>
          <w:t>near the question that is NOT in the SECTION, it leads to the screen below. This screen needs to:</w:t>
        </w:r>
      </w:ins>
    </w:p>
    <w:p w14:paraId="67928B30" w14:textId="77777777" w:rsidR="009105BE" w:rsidRDefault="009105BE" w:rsidP="009105BE">
      <w:pPr>
        <w:pStyle w:val="ListParagraph"/>
        <w:widowControl/>
        <w:numPr>
          <w:ilvl w:val="0"/>
          <w:numId w:val="13"/>
        </w:numPr>
        <w:autoSpaceDE/>
        <w:autoSpaceDN/>
        <w:adjustRightInd/>
        <w:spacing w:after="160" w:line="259" w:lineRule="auto"/>
        <w:contextualSpacing/>
        <w:rPr>
          <w:ins w:id="120" w:author="Tulchinskaya, Gaby (NIH/NCI) [C]" w:date="2016-10-25T13:49:00Z"/>
        </w:rPr>
      </w:pPr>
      <w:ins w:id="121" w:author="Tulchinskaya, Gaby (NIH/NCI) [C]" w:date="2016-10-25T13:49:00Z">
        <w:r>
          <w:t>Have “linkage” information</w:t>
        </w:r>
      </w:ins>
    </w:p>
    <w:p w14:paraId="7BF29BF5" w14:textId="77777777" w:rsidR="009105BE" w:rsidRDefault="009105BE" w:rsidP="009105BE">
      <w:pPr>
        <w:pStyle w:val="ListParagraph"/>
        <w:widowControl/>
        <w:numPr>
          <w:ilvl w:val="0"/>
          <w:numId w:val="13"/>
        </w:numPr>
        <w:autoSpaceDE/>
        <w:autoSpaceDN/>
        <w:adjustRightInd/>
        <w:spacing w:after="160" w:line="259" w:lineRule="auto"/>
        <w:contextualSpacing/>
        <w:rPr>
          <w:ins w:id="122" w:author="Tulchinskaya, Gaby (NIH/NCI) [C]" w:date="2016-10-25T13:49:00Z"/>
        </w:rPr>
      </w:pPr>
      <w:ins w:id="123" w:author="Tulchinskaya, Gaby (NIH/NCI) [C]" w:date="2016-10-25T13:49:00Z">
        <w:r>
          <w:t>All the changes will be saved on Question library level, thus affecting all the sections and forms where the question is already linked</w:t>
        </w:r>
      </w:ins>
    </w:p>
    <w:p w14:paraId="2555F8F2" w14:textId="77777777" w:rsidR="009105BE" w:rsidRDefault="009105BE" w:rsidP="009105BE">
      <w:pPr>
        <w:pStyle w:val="ListParagraph"/>
        <w:rPr>
          <w:ins w:id="124" w:author="Tulchinskaya, Gaby (NIH/NCI) [C]" w:date="2016-10-25T13:49:00Z"/>
        </w:rPr>
      </w:pPr>
      <w:ins w:id="125" w:author="Tulchinskaya, Gaby (NIH/NCI) [C]" w:date="2016-10-25T13:49:00Z">
        <w:r>
          <w:rPr>
            <w:noProof/>
          </w:rPr>
          <w:drawing>
            <wp:anchor distT="0" distB="0" distL="114300" distR="114300" simplePos="0" relativeHeight="251672064" behindDoc="0" locked="0" layoutInCell="1" allowOverlap="1" wp14:anchorId="494FB4ED" wp14:editId="212B36F9">
              <wp:simplePos x="0" y="0"/>
              <wp:positionH relativeFrom="margin">
                <wp:posOffset>3140417</wp:posOffset>
              </wp:positionH>
              <wp:positionV relativeFrom="paragraph">
                <wp:posOffset>312469</wp:posOffset>
              </wp:positionV>
              <wp:extent cx="1209675" cy="1052195"/>
              <wp:effectExtent l="0" t="0" r="9525"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10521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EE847E" wp14:editId="11E8B8CA">
              <wp:extent cx="4311743" cy="342313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660" cy="3452448"/>
                      </a:xfrm>
                      <a:prstGeom prst="rect">
                        <a:avLst/>
                      </a:prstGeom>
                      <a:noFill/>
                      <a:ln>
                        <a:noFill/>
                      </a:ln>
                    </pic:spPr>
                  </pic:pic>
                </a:graphicData>
              </a:graphic>
            </wp:inline>
          </w:drawing>
        </w:r>
      </w:ins>
    </w:p>
    <w:p w14:paraId="6E3C27F7" w14:textId="77777777" w:rsidR="009105BE" w:rsidRDefault="009105BE" w:rsidP="009105BE">
      <w:pPr>
        <w:pStyle w:val="ListParagraph"/>
        <w:rPr>
          <w:ins w:id="126" w:author="Tulchinskaya, Gaby (NIH/NCI) [C]" w:date="2016-10-25T13:49:00Z"/>
        </w:rPr>
      </w:pPr>
    </w:p>
    <w:p w14:paraId="14D61696" w14:textId="77777777" w:rsidR="009105BE" w:rsidRPr="000140DE" w:rsidRDefault="009105BE" w:rsidP="009105BE">
      <w:pPr>
        <w:pStyle w:val="ListParagraph"/>
        <w:widowControl/>
        <w:numPr>
          <w:ilvl w:val="1"/>
          <w:numId w:val="12"/>
        </w:numPr>
        <w:autoSpaceDE/>
        <w:autoSpaceDN/>
        <w:adjustRightInd/>
        <w:spacing w:after="160" w:line="259" w:lineRule="auto"/>
        <w:contextualSpacing/>
        <w:rPr>
          <w:ins w:id="127" w:author="Tulchinskaya, Gaby (NIH/NCI) [C]" w:date="2016-10-25T13:49:00Z"/>
        </w:rPr>
      </w:pPr>
      <w:ins w:id="128" w:author="Tulchinskaya, Gaby (NIH/NCI) [C]" w:date="2016-10-25T13:49:00Z">
        <w:r>
          <w:lastRenderedPageBreak/>
          <w:t>Functionality on</w:t>
        </w:r>
        <w:r>
          <w:rPr>
            <w:noProof/>
          </w:rPr>
          <w:drawing>
            <wp:inline distT="0" distB="0" distL="0" distR="0" wp14:anchorId="12B9599B" wp14:editId="2805D80E">
              <wp:extent cx="168910" cy="1358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910" cy="135890"/>
                      </a:xfrm>
                      <a:prstGeom prst="rect">
                        <a:avLst/>
                      </a:prstGeom>
                      <a:noFill/>
                      <a:ln>
                        <a:noFill/>
                      </a:ln>
                    </pic:spPr>
                  </pic:pic>
                </a:graphicData>
              </a:graphic>
            </wp:inline>
          </w:drawing>
        </w:r>
        <w:r>
          <w:t xml:space="preserve"> =&gt; when user clicks this icon, the system opens the part of the screen that allows to modify Level 2 elements (</w:t>
        </w:r>
        <w:r w:rsidRPr="003833DD">
          <w:rPr>
            <w:rFonts w:cs="Times New Roman"/>
          </w:rPr>
          <w:t>that</w:t>
        </w:r>
        <w:r>
          <w:rPr>
            <w:rFonts w:cs="Times New Roman"/>
          </w:rPr>
          <w:t xml:space="preserve"> don’t change meaning of the question):</w:t>
        </w:r>
      </w:ins>
    </w:p>
    <w:p w14:paraId="742D22AD" w14:textId="77777777" w:rsidR="009105BE" w:rsidRPr="00CF3225" w:rsidRDefault="009105BE" w:rsidP="009105BE">
      <w:pPr>
        <w:pStyle w:val="ListParagraph"/>
        <w:widowControl/>
        <w:numPr>
          <w:ilvl w:val="2"/>
          <w:numId w:val="12"/>
        </w:numPr>
        <w:autoSpaceDE/>
        <w:autoSpaceDN/>
        <w:adjustRightInd/>
        <w:spacing w:after="160" w:line="259" w:lineRule="auto"/>
        <w:contextualSpacing/>
        <w:rPr>
          <w:ins w:id="129" w:author="Tulchinskaya, Gaby (NIH/NCI) [C]" w:date="2016-10-25T13:49:00Z"/>
        </w:rPr>
      </w:pPr>
      <w:ins w:id="130" w:author="Tulchinskaya, Gaby (NIH/NCI) [C]" w:date="2016-10-25T13:49:00Z">
        <w:r>
          <w:rPr>
            <w:rFonts w:cs="Times New Roman"/>
          </w:rPr>
          <w:t>Delete ‘learn more’ field</w:t>
        </w:r>
      </w:ins>
    </w:p>
    <w:p w14:paraId="02982ACE" w14:textId="77777777" w:rsidR="009105BE" w:rsidRDefault="009105BE" w:rsidP="009105BE">
      <w:pPr>
        <w:pStyle w:val="ListParagraph"/>
        <w:widowControl/>
        <w:numPr>
          <w:ilvl w:val="2"/>
          <w:numId w:val="12"/>
        </w:numPr>
        <w:autoSpaceDE/>
        <w:autoSpaceDN/>
        <w:adjustRightInd/>
        <w:spacing w:after="160" w:line="259" w:lineRule="auto"/>
        <w:contextualSpacing/>
        <w:rPr>
          <w:ins w:id="131" w:author="Tulchinskaya, Gaby (NIH/NCI) [C]" w:date="2016-10-25T13:49:00Z"/>
        </w:rPr>
      </w:pPr>
      <w:ins w:id="132" w:author="Tulchinskaya, Gaby (NIH/NCI) [C]" w:date="2016-10-25T13:49:00Z">
        <w:r w:rsidRPr="00CF3225">
          <w:rPr>
            <w:rFonts w:cs="Times New Roman"/>
          </w:rPr>
          <w:t xml:space="preserve">If user edits </w:t>
        </w:r>
        <w:r>
          <w:rPr>
            <w:rFonts w:cs="Times New Roman"/>
          </w:rPr>
          <w:t>Level</w:t>
        </w:r>
        <w:r w:rsidRPr="00CF3225">
          <w:rPr>
            <w:rFonts w:cs="Times New Roman"/>
          </w:rPr>
          <w:t xml:space="preserve"> 2 elements</w:t>
        </w:r>
        <w:r>
          <w:rPr>
            <w:rFonts w:cs="Times New Roman"/>
          </w:rPr>
          <w:t xml:space="preserve"> on the form for a question that is NOT in the section</w:t>
        </w:r>
        <w:r w:rsidRPr="00CF3225">
          <w:rPr>
            <w:rFonts w:cs="Times New Roman"/>
          </w:rPr>
          <w:t>, this change</w:t>
        </w:r>
        <w:r>
          <w:rPr>
            <w:rFonts w:cs="Times New Roman"/>
          </w:rPr>
          <w:t xml:space="preserve"> will stay on the form only</w:t>
        </w:r>
      </w:ins>
    </w:p>
    <w:p w14:paraId="22AEE04D" w14:textId="77777777" w:rsidR="009105BE" w:rsidRDefault="009105BE" w:rsidP="009105BE">
      <w:pPr>
        <w:pStyle w:val="ListParagraph"/>
        <w:rPr>
          <w:ins w:id="133" w:author="Tulchinskaya, Gaby (NIH/NCI) [C]" w:date="2016-10-25T13:49:00Z"/>
        </w:rPr>
      </w:pPr>
      <w:ins w:id="134" w:author="Tulchinskaya, Gaby (NIH/NCI) [C]" w:date="2016-10-25T13:49:00Z">
        <w:r>
          <w:rPr>
            <w:noProof/>
          </w:rPr>
          <w:drawing>
            <wp:anchor distT="0" distB="0" distL="114300" distR="114300" simplePos="0" relativeHeight="251670016" behindDoc="0" locked="0" layoutInCell="1" allowOverlap="1" wp14:anchorId="3D572E0E" wp14:editId="033E4D2F">
              <wp:simplePos x="0" y="0"/>
              <wp:positionH relativeFrom="column">
                <wp:posOffset>1375092</wp:posOffset>
              </wp:positionH>
              <wp:positionV relativeFrom="paragraph">
                <wp:posOffset>1042035</wp:posOffset>
              </wp:positionV>
              <wp:extent cx="4376420" cy="266700"/>
              <wp:effectExtent l="0" t="0" r="508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reeform 5"/>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6420" cy="266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992" behindDoc="0" locked="0" layoutInCell="1" allowOverlap="1" wp14:anchorId="7EB16C40" wp14:editId="0823AB1E">
                  <wp:simplePos x="0" y="0"/>
                  <wp:positionH relativeFrom="column">
                    <wp:posOffset>1062037</wp:posOffset>
                  </wp:positionH>
                  <wp:positionV relativeFrom="paragraph">
                    <wp:posOffset>974725</wp:posOffset>
                  </wp:positionV>
                  <wp:extent cx="5057775" cy="4095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057775" cy="4095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CE80" id="Rectangle 55" o:spid="_x0000_s1026" style="position:absolute;margin-left:83.6pt;margin-top:76.75pt;width:398.25pt;height:32.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" filled="f" strokecolor="red" strokeweight="2pt"/>
              </w:pict>
            </mc:Fallback>
          </mc:AlternateContent>
        </w:r>
        <w:r>
          <w:rPr>
            <w:noProof/>
          </w:rPr>
          <w:drawing>
            <wp:inline distT="0" distB="0" distL="0" distR="0" wp14:anchorId="56E39998" wp14:editId="5B68435D">
              <wp:extent cx="5939155" cy="2124075"/>
              <wp:effectExtent l="0" t="0" r="444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124075"/>
                      </a:xfrm>
                      <a:prstGeom prst="rect">
                        <a:avLst/>
                      </a:prstGeom>
                      <a:noFill/>
                      <a:ln>
                        <a:noFill/>
                      </a:ln>
                    </pic:spPr>
                  </pic:pic>
                </a:graphicData>
              </a:graphic>
            </wp:inline>
          </w:drawing>
        </w:r>
      </w:ins>
    </w:p>
    <w:p w14:paraId="29DFBE0C" w14:textId="77777777" w:rsidR="009105BE" w:rsidRDefault="009105BE" w:rsidP="009105BE">
      <w:pPr>
        <w:pStyle w:val="ListParagraph"/>
        <w:rPr>
          <w:ins w:id="135" w:author="Tulchinskaya, Gaby (NIH/NCI) [C]" w:date="2016-10-25T13:49:00Z"/>
        </w:rPr>
      </w:pPr>
    </w:p>
    <w:p w14:paraId="078A9533" w14:textId="77777777" w:rsidR="009105BE" w:rsidRDefault="009105BE" w:rsidP="009105BE">
      <w:pPr>
        <w:pStyle w:val="ListParagraph"/>
        <w:widowControl/>
        <w:numPr>
          <w:ilvl w:val="0"/>
          <w:numId w:val="12"/>
        </w:numPr>
        <w:autoSpaceDE/>
        <w:autoSpaceDN/>
        <w:adjustRightInd/>
        <w:spacing w:after="160" w:line="259" w:lineRule="auto"/>
        <w:contextualSpacing/>
        <w:rPr>
          <w:ins w:id="136" w:author="Tulchinskaya, Gaby (NIH/NCI) [C]" w:date="2016-10-25T13:49:00Z"/>
        </w:rPr>
      </w:pPr>
      <w:ins w:id="137" w:author="Tulchinskaya, Gaby (NIH/NCI) [C]" w:date="2016-10-25T13:49:00Z">
        <w:r>
          <w:t xml:space="preserve">When questions ARE in the section, they cannot be edited separately (current functionality). Keep ability to break the section into separate questions. </w:t>
        </w:r>
      </w:ins>
    </w:p>
    <w:p w14:paraId="6A8A79E6" w14:textId="77777777" w:rsidR="009105BE" w:rsidRDefault="009105BE" w:rsidP="009105BE">
      <w:pPr>
        <w:rPr>
          <w:ins w:id="138" w:author="Tulchinskaya, Gaby (NIH/NCI) [C]" w:date="2016-10-25T13:49:00Z"/>
        </w:rPr>
      </w:pPr>
      <w:ins w:id="139" w:author="Tulchinskaya, Gaby (NIH/NCI) [C]" w:date="2016-10-25T13:49:00Z">
        <w:r>
          <w:rPr>
            <w:noProof/>
          </w:rPr>
          <mc:AlternateContent>
            <mc:Choice Requires="wps">
              <w:drawing>
                <wp:anchor distT="0" distB="0" distL="114300" distR="114300" simplePos="0" relativeHeight="251660800" behindDoc="0" locked="0" layoutInCell="1" allowOverlap="1" wp14:anchorId="291E68A8" wp14:editId="49ED30B9">
                  <wp:simplePos x="0" y="0"/>
                  <wp:positionH relativeFrom="column">
                    <wp:posOffset>609600</wp:posOffset>
                  </wp:positionH>
                  <wp:positionV relativeFrom="paragraph">
                    <wp:posOffset>0</wp:posOffset>
                  </wp:positionV>
                  <wp:extent cx="1500188" cy="390525"/>
                  <wp:effectExtent l="0" t="0" r="24130" b="28575"/>
                  <wp:wrapNone/>
                  <wp:docPr id="48" name="Rectangle 48"/>
                  <wp:cNvGraphicFramePr/>
                  <a:graphic xmlns:a="http://schemas.openxmlformats.org/drawingml/2006/main">
                    <a:graphicData uri="http://schemas.microsoft.com/office/word/2010/wordprocessingShape">
                      <wps:wsp>
                        <wps:cNvSpPr/>
                        <wps:spPr>
                          <a:xfrm>
                            <a:off x="0" y="0"/>
                            <a:ext cx="1500188" cy="390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4FE7" id="Rectangle 48" o:spid="_x0000_s1026" style="position:absolute;margin-left:48pt;margin-top:0;width:118.15pt;height:30.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" filled="f" strokecolor="red" strokeweight="2pt"/>
              </w:pict>
            </mc:Fallback>
          </mc:AlternateContent>
        </w:r>
        <w:r>
          <w:rPr>
            <w:noProof/>
          </w:rPr>
          <w:drawing>
            <wp:inline distT="0" distB="0" distL="0" distR="0" wp14:anchorId="6E56AC07" wp14:editId="2B7313FB">
              <wp:extent cx="5376863" cy="256808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133" t="33305" r="32423" b="31384"/>
                      <a:stretch/>
                    </pic:blipFill>
                    <pic:spPr bwMode="auto">
                      <a:xfrm>
                        <a:off x="0" y="0"/>
                        <a:ext cx="5414032" cy="2585839"/>
                      </a:xfrm>
                      <a:prstGeom prst="rect">
                        <a:avLst/>
                      </a:prstGeom>
                      <a:ln>
                        <a:noFill/>
                      </a:ln>
                      <a:extLst>
                        <a:ext uri="{53640926-AAD7-44D8-BBD7-CCE9431645EC}">
                          <a14:shadowObscured xmlns:a14="http://schemas.microsoft.com/office/drawing/2010/main"/>
                        </a:ext>
                      </a:extLst>
                    </pic:spPr>
                  </pic:pic>
                </a:graphicData>
              </a:graphic>
            </wp:inline>
          </w:drawing>
        </w:r>
      </w:ins>
    </w:p>
    <w:p w14:paraId="5D736B7B" w14:textId="77777777" w:rsidR="009105BE" w:rsidRDefault="009105BE" w:rsidP="009105BE">
      <w:pPr>
        <w:pStyle w:val="ListParagraph"/>
        <w:widowControl/>
        <w:numPr>
          <w:ilvl w:val="0"/>
          <w:numId w:val="12"/>
        </w:numPr>
        <w:autoSpaceDE/>
        <w:autoSpaceDN/>
        <w:adjustRightInd/>
        <w:spacing w:after="160" w:line="259" w:lineRule="auto"/>
        <w:contextualSpacing/>
        <w:rPr>
          <w:ins w:id="140" w:author="Tulchinskaya, Gaby (NIH/NCI) [C]" w:date="2016-10-25T13:49:00Z"/>
          <w:noProof/>
        </w:rPr>
      </w:pPr>
      <w:ins w:id="141" w:author="Tulchinskaya, Gaby (NIH/NCI) [C]" w:date="2016-10-25T13:49:00Z">
        <w:r>
          <w:rPr>
            <w:noProof/>
          </w:rPr>
          <w:t xml:space="preserve">Ability to navigate directly from the section in the form to this section in the SECTION library is needed. OGA proposed to add an icon on the section level in the form (some </w:t>
        </w:r>
        <w:r w:rsidRPr="007C10BE">
          <w:rPr>
            <w:b/>
            <w:noProof/>
          </w:rPr>
          <w:t>variation</w:t>
        </w:r>
        <w:r>
          <w:rPr>
            <w:noProof/>
          </w:rPr>
          <w:t xml:space="preserve"> of edit link that will lead to this section in the Section library, where questions can be edited without breaking the section)</w:t>
        </w:r>
      </w:ins>
    </w:p>
    <w:p w14:paraId="2FEF4259" w14:textId="0B64EEAF" w:rsidR="009105BE" w:rsidRDefault="009105BE" w:rsidP="009105BE">
      <w:pPr>
        <w:pStyle w:val="ListParagraph"/>
        <w:rPr>
          <w:ins w:id="142" w:author="Tulchinskaya, Gaby (NIH/NCI) [C]" w:date="2016-10-25T13:49:00Z"/>
          <w:noProof/>
        </w:rPr>
      </w:pPr>
      <w:ins w:id="143" w:author="Tulchinskaya, Gaby (NIH/NCI) [C]" w:date="2016-10-25T13:49:00Z">
        <w:r>
          <w:rPr>
            <w:noProof/>
          </w:rPr>
          <w:lastRenderedPageBreak/>
          <mc:AlternateContent>
            <mc:Choice Requires="wps">
              <w:drawing>
                <wp:anchor distT="0" distB="0" distL="114300" distR="114300" simplePos="0" relativeHeight="251673088" behindDoc="0" locked="0" layoutInCell="1" allowOverlap="1" wp14:anchorId="77A16DAE" wp14:editId="78D257CD">
                  <wp:simplePos x="0" y="0"/>
                  <wp:positionH relativeFrom="column">
                    <wp:posOffset>-243348</wp:posOffset>
                  </wp:positionH>
                  <wp:positionV relativeFrom="paragraph">
                    <wp:posOffset>73742</wp:posOffset>
                  </wp:positionV>
                  <wp:extent cx="744220" cy="383459"/>
                  <wp:effectExtent l="0" t="19050" r="36830" b="17145"/>
                  <wp:wrapNone/>
                  <wp:docPr id="17" name="Bent-Up Arrow 17"/>
                  <wp:cNvGraphicFramePr/>
                  <a:graphic xmlns:a="http://schemas.openxmlformats.org/drawingml/2006/main">
                    <a:graphicData uri="http://schemas.microsoft.com/office/word/2010/wordprocessingShape">
                      <wps:wsp>
                        <wps:cNvSpPr/>
                        <wps:spPr>
                          <a:xfrm>
                            <a:off x="0" y="0"/>
                            <a:ext cx="744220" cy="38345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1F74F8" id="Bent-Up Arrow 17" o:spid="_x0000_s1026" style="position:absolute;margin-left:-19.15pt;margin-top:5.8pt;width:58.6pt;height:30.2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4220,38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" path="m,287594r600423,l600423,95865r-47932,l648355,r95865,95865l696288,95865r,287594l,383459,,287594xe" fillcolor="#4f81bd [3204]" strokecolor="#243f60 [1604]" strokeweight="2pt">
                  <v:path arrowok="t" o:connecttype="custom" o:connectlocs="0,287594;600423,287594;600423,95865;552491,95865;648355,0;744220,95865;696288,95865;696288,383459;0,383459;0,287594" o:connectangles="0,0,0,0,0,0,0,0,0,0"/>
                </v:shape>
              </w:pict>
            </mc:Fallback>
          </mc:AlternateContent>
        </w:r>
        <w:r>
          <w:rPr>
            <w:noProof/>
          </w:rPr>
          <mc:AlternateContent>
            <mc:Choice Requires="wps">
              <w:drawing>
                <wp:anchor distT="0" distB="0" distL="114300" distR="114300" simplePos="0" relativeHeight="251675136" behindDoc="0" locked="0" layoutInCell="1" allowOverlap="1" wp14:anchorId="78541649" wp14:editId="387F4896">
                  <wp:simplePos x="0" y="0"/>
                  <wp:positionH relativeFrom="column">
                    <wp:posOffset>-228600</wp:posOffset>
                  </wp:positionH>
                  <wp:positionV relativeFrom="paragraph">
                    <wp:posOffset>521335</wp:posOffset>
                  </wp:positionV>
                  <wp:extent cx="1201420" cy="635"/>
                  <wp:effectExtent l="0" t="0" r="0" b="18415"/>
                  <wp:wrapNone/>
                  <wp:docPr id="15" name="Text Box 15"/>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1B040029" w14:textId="77777777" w:rsidR="009105BE" w:rsidRPr="002D39AE" w:rsidRDefault="009105BE" w:rsidP="009105BE">
                              <w:pPr>
                                <w:pStyle w:val="Caption"/>
                                <w:rPr>
                                  <w:noProof/>
                                </w:rPr>
                              </w:pPr>
                              <w:r>
                                <w:t xml:space="preserve">Figure </w:t>
                              </w:r>
                              <w:fldSimple w:instr=" SEQ Figure \* ARABIC ">
                                <w:r>
                                  <w:rPr>
                                    <w:noProof/>
                                  </w:rPr>
                                  <w:t>2</w:t>
                                </w:r>
                              </w:fldSimple>
                              <w:r>
                                <w:t>: Insert link to the Section library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41649" id="_x0000_t202" coordsize="21600,21600" o:spt="202" path="m,l,21600r21600,l21600,xe">
                  <v:stroke joinstyle="miter"/>
                  <v:path gradientshapeok="t" o:connecttype="rect"/>
                </v:shapetype>
                <v:shape id="Text Box 15" o:spid="_x0000_s1026" type="#_x0000_t202" style="position:absolute;margin-left:-18pt;margin-top:41.05pt;width:94.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" stroked="f">
                  <v:textbox style="mso-fit-shape-to-text:t" inset="0,0,0,0">
                    <w:txbxContent>
                      <w:p w14:paraId="1B040029" w14:textId="77777777" w:rsidR="009105BE" w:rsidRPr="002D39AE" w:rsidRDefault="009105BE" w:rsidP="009105BE">
                        <w:pPr>
                          <w:pStyle w:val="Caption"/>
                          <w:rPr>
                            <w:noProof/>
                          </w:rPr>
                        </w:pPr>
                        <w:r>
                          <w:t xml:space="preserve">Figure </w:t>
                        </w:r>
                        <w:fldSimple w:instr=" SEQ Figure \* ARABIC ">
                          <w:r>
                            <w:rPr>
                              <w:noProof/>
                            </w:rPr>
                            <w:t>2</w:t>
                          </w:r>
                        </w:fldSimple>
                        <w:r>
                          <w:t>: Insert link to the Section library</w:t>
                        </w:r>
                      </w:p>
                    </w:txbxContent>
                  </v:textbox>
                </v:shape>
              </w:pict>
            </mc:Fallback>
          </mc:AlternateContent>
        </w:r>
        <w:r>
          <w:rPr>
            <w:noProof/>
          </w:rPr>
          <w:drawing>
            <wp:inline distT="0" distB="0" distL="0" distR="0" wp14:anchorId="312D694A" wp14:editId="061078BD">
              <wp:extent cx="4109470" cy="1961536"/>
              <wp:effectExtent l="0" t="0" r="5715" b="635"/>
              <wp:docPr id="19" name="Picture 19" descr="cid:image005.jpg@01D22EA5.ADEF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id:image005.jpg@01D22EA5.ADEF533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191266" cy="2000579"/>
                      </a:xfrm>
                      <a:prstGeom prst="rect">
                        <a:avLst/>
                      </a:prstGeom>
                      <a:noFill/>
                      <a:ln>
                        <a:noFill/>
                      </a:ln>
                    </pic:spPr>
                  </pic:pic>
                </a:graphicData>
              </a:graphic>
            </wp:inline>
          </w:drawing>
        </w:r>
      </w:ins>
    </w:p>
    <w:p w14:paraId="32598EC9" w14:textId="58134305" w:rsidR="00644DA1" w:rsidRDefault="00644DA1" w:rsidP="00D13B64">
      <w:del w:id="144" w:author="Tulchinskaya, Gaby (NIH/NCI) [C]" w:date="2016-10-25T13:52:00Z">
        <w:r w:rsidDel="00D13B64">
          <w:delText xml:space="preserve">      </w:delText>
        </w:r>
      </w:del>
      <w:r>
        <w:t xml:space="preserve">  </w:t>
      </w:r>
    </w:p>
    <w:p w14:paraId="30C77FA6" w14:textId="77777777" w:rsidR="00644DA1" w:rsidRDefault="00644DA1" w:rsidP="00AC2F15">
      <w:r>
        <w:t>Functionality change is NOT needed for:</w:t>
      </w:r>
    </w:p>
    <w:p w14:paraId="7078D9D8" w14:textId="77777777" w:rsidR="00644DA1" w:rsidRDefault="00644DA1" w:rsidP="00AC2F15">
      <w:pPr>
        <w:pStyle w:val="ListParagraph"/>
        <w:numPr>
          <w:ilvl w:val="0"/>
          <w:numId w:val="10"/>
        </w:numPr>
      </w:pPr>
      <w:r>
        <w:t>Search in Form Builder (currently “learn more” field is not searchable; we can keep it as-is)</w:t>
      </w:r>
    </w:p>
    <w:p w14:paraId="674A2BCD" w14:textId="77777777" w:rsidR="00644DA1" w:rsidRDefault="00644DA1" w:rsidP="00AC2F15">
      <w:pPr>
        <w:pStyle w:val="ListParagraph"/>
        <w:numPr>
          <w:ilvl w:val="0"/>
          <w:numId w:val="10"/>
        </w:numPr>
      </w:pPr>
      <w:r>
        <w:t>Usage information when user clicks on the number next to the question in the SECTIONS library and in the QUESTIONS library; keep as-is</w:t>
      </w:r>
    </w:p>
    <w:p w14:paraId="237F4CE3" w14:textId="77777777" w:rsidR="00644DA1" w:rsidRDefault="00644DA1" w:rsidP="00AC2F15">
      <w:pPr>
        <w:pStyle w:val="ListParagraph"/>
        <w:numPr>
          <w:ilvl w:val="0"/>
          <w:numId w:val="10"/>
        </w:numPr>
      </w:pPr>
      <w:r>
        <w:t xml:space="preserve">Existing business rules related to an approval process that allow or not editing a question can be kept as-is </w:t>
      </w:r>
    </w:p>
    <w:p w14:paraId="22428700" w14:textId="1EAFE213" w:rsidR="00644DA1" w:rsidRPr="00644DA1" w:rsidRDefault="00644DA1" w:rsidP="00AC2F15">
      <w:pPr>
        <w:pStyle w:val="BodyText"/>
      </w:pPr>
    </w:p>
    <w:p w14:paraId="25C24073" w14:textId="0681EECC" w:rsidR="001A65AC" w:rsidRDefault="001A65AC" w:rsidP="00AC2F15">
      <w:pPr>
        <w:pStyle w:val="Heading1"/>
      </w:pPr>
      <w:bookmarkStart w:id="145" w:name="_Toc468971054"/>
      <w:r>
        <w:t>Additional Requirements</w:t>
      </w:r>
      <w:bookmarkEnd w:id="145"/>
    </w:p>
    <w:p w14:paraId="41B2C9AC" w14:textId="4025C445" w:rsidR="001A65AC" w:rsidRDefault="001A65AC" w:rsidP="001A65AC">
      <w:pPr>
        <w:pStyle w:val="BodyText"/>
        <w:numPr>
          <w:ilvl w:val="0"/>
          <w:numId w:val="17"/>
        </w:numPr>
      </w:pPr>
      <w:r>
        <w:t xml:space="preserve">The system should allow to add </w:t>
      </w:r>
      <w:r>
        <w:t xml:space="preserve">a question </w:t>
      </w:r>
      <w:r>
        <w:t xml:space="preserve">that </w:t>
      </w:r>
      <w:r>
        <w:t>has an answer type Radio Button (or sometimes checkbox), but only one option of the answer (e.g. Yes)</w:t>
      </w:r>
      <w:r>
        <w:t xml:space="preserve">. Form(s), containing such questions can be exported into Greensheets. </w:t>
      </w:r>
      <w:r w:rsidR="00284698" w:rsidRPr="00284698">
        <w:rPr>
          <w:i/>
        </w:rPr>
        <w:t>From OGA on 12/08/2016 (from Sean and Eugenia): “</w:t>
      </w:r>
      <w:r w:rsidR="00284698" w:rsidRPr="00284698">
        <w:rPr>
          <w:i/>
        </w:rPr>
        <w:t xml:space="preserve">The short answer – yes, this would be legitimate where the only option is yes (i.e. either you did or you need to </w:t>
      </w:r>
      <w:r w:rsidR="00284698" w:rsidRPr="00284698">
        <w:rPr>
          <w:rFonts w:ascii="Wingdings" w:hAnsi="Wingdings"/>
          <w:i/>
        </w:rPr>
        <w:t></w:t>
      </w:r>
      <w:r w:rsidR="00284698" w:rsidRPr="00284698">
        <w:rPr>
          <w:i/>
        </w:rPr>
        <w:t>). </w:t>
      </w:r>
      <w:r w:rsidR="00284698" w:rsidRPr="00284698">
        <w:rPr>
          <w:i/>
        </w:rPr>
        <w:t>“</w:t>
      </w:r>
    </w:p>
    <w:p w14:paraId="7794E4E6" w14:textId="41D7245A" w:rsidR="001A65AC" w:rsidRDefault="001A65AC" w:rsidP="001A65AC">
      <w:pPr>
        <w:pStyle w:val="BodyText"/>
        <w:ind w:left="720"/>
        <w:rPr>
          <w:noProof/>
        </w:rPr>
      </w:pPr>
    </w:p>
    <w:p w14:paraId="49D515EB" w14:textId="759A7073" w:rsidR="001A65AC" w:rsidRPr="001A65AC" w:rsidRDefault="00284698" w:rsidP="001A65AC">
      <w:pPr>
        <w:pStyle w:val="BodyText"/>
        <w:ind w:left="720"/>
      </w:pPr>
      <w:r>
        <w:rPr>
          <w:rFonts w:ascii="Times New Roman" w:hAnsi="Times New Roman" w:cs="Times New Roman"/>
          <w:bCs w:val="0"/>
          <w:noProof/>
          <w:sz w:val="24"/>
          <w:szCs w:val="24"/>
        </w:rPr>
        <w:drawing>
          <wp:anchor distT="0" distB="0" distL="114300" distR="114300" simplePos="0" relativeHeight="251658752" behindDoc="0" locked="0" layoutInCell="1" allowOverlap="1" wp14:anchorId="650E42F8" wp14:editId="40F4A0C2">
            <wp:simplePos x="0" y="0"/>
            <wp:positionH relativeFrom="column">
              <wp:posOffset>876300</wp:posOffset>
            </wp:positionH>
            <wp:positionV relativeFrom="paragraph">
              <wp:posOffset>7620</wp:posOffset>
            </wp:positionV>
            <wp:extent cx="3571875" cy="495300"/>
            <wp:effectExtent l="0" t="0" r="9525"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875" cy="4953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val="0"/>
          <w:noProof/>
          <w:sz w:val="24"/>
          <w:szCs w:val="24"/>
        </w:rPr>
        <w:drawing>
          <wp:anchor distT="0" distB="0" distL="114300" distR="114300" simplePos="0" relativeHeight="251664896" behindDoc="0" locked="0" layoutInCell="1" allowOverlap="1" wp14:anchorId="2F61C6DD" wp14:editId="03C811DD">
            <wp:simplePos x="0" y="0"/>
            <wp:positionH relativeFrom="column">
              <wp:posOffset>754380</wp:posOffset>
            </wp:positionH>
            <wp:positionV relativeFrom="paragraph">
              <wp:posOffset>876300</wp:posOffset>
            </wp:positionV>
            <wp:extent cx="3571875" cy="495300"/>
            <wp:effectExtent l="0" t="0" r="9525"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angle 2"/>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1875" cy="495300"/>
                    </a:xfrm>
                    <a:prstGeom prst="rect">
                      <a:avLst/>
                    </a:prstGeom>
                    <a:noFill/>
                  </pic:spPr>
                </pic:pic>
              </a:graphicData>
            </a:graphic>
            <wp14:sizeRelH relativeFrom="margin">
              <wp14:pctWidth>0</wp14:pctWidth>
            </wp14:sizeRelH>
            <wp14:sizeRelV relativeFrom="margin">
              <wp14:pctHeight>0</wp14:pctHeight>
            </wp14:sizeRelV>
          </wp:anchor>
        </w:drawing>
      </w:r>
      <w:r w:rsidR="001A65AC">
        <w:rPr>
          <w:noProof/>
        </w:rPr>
        <w:drawing>
          <wp:inline distT="0" distB="0" distL="0" distR="0" wp14:anchorId="6740D277" wp14:editId="61BF600B">
            <wp:extent cx="5943222" cy="1973580"/>
            <wp:effectExtent l="0" t="0" r="635" b="7620"/>
            <wp:docPr id="20" name="Picture 20" descr="cid:image004.jpg@01D25151.D66EC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25151.D66EC470"/>
                    <pic:cNvPicPr>
                      <a:picLocks noChangeAspect="1" noChangeArrowheads="1"/>
                    </pic:cNvPicPr>
                  </pic:nvPicPr>
                  <pic:blipFill rotWithShape="1">
                    <a:blip r:embed="rId47" r:link="rId48">
                      <a:extLst>
                        <a:ext uri="{28A0092B-C50C-407E-A947-70E740481C1C}">
                          <a14:useLocalDpi xmlns:a14="http://schemas.microsoft.com/office/drawing/2010/main" val="0"/>
                        </a:ext>
                      </a:extLst>
                    </a:blip>
                    <a:srcRect b="51377"/>
                    <a:stretch/>
                  </pic:blipFill>
                  <pic:spPr bwMode="auto">
                    <a:xfrm>
                      <a:off x="0" y="0"/>
                      <a:ext cx="5943600" cy="1973705"/>
                    </a:xfrm>
                    <a:prstGeom prst="rect">
                      <a:avLst/>
                    </a:prstGeom>
                    <a:noFill/>
                    <a:ln>
                      <a:noFill/>
                    </a:ln>
                    <a:extLst>
                      <a:ext uri="{53640926-AAD7-44D8-BBD7-CCE9431645EC}">
                        <a14:shadowObscured xmlns:a14="http://schemas.microsoft.com/office/drawing/2010/main"/>
                      </a:ext>
                    </a:extLst>
                  </pic:spPr>
                </pic:pic>
              </a:graphicData>
            </a:graphic>
          </wp:inline>
        </w:drawing>
      </w:r>
    </w:p>
    <w:p w14:paraId="730B24B2" w14:textId="39F276BF" w:rsidR="003A362A" w:rsidRDefault="003A362A" w:rsidP="00AC2F15">
      <w:pPr>
        <w:pStyle w:val="Heading1"/>
      </w:pPr>
      <w:bookmarkStart w:id="146" w:name="_Toc468971055"/>
      <w:r>
        <w:t>Help system</w:t>
      </w:r>
      <w:bookmarkEnd w:id="146"/>
    </w:p>
    <w:p w14:paraId="06E5AED6" w14:textId="59B3853B" w:rsidR="003969AB" w:rsidRDefault="003969AB" w:rsidP="00AC2F15">
      <w:pPr>
        <w:pStyle w:val="BodyText"/>
      </w:pPr>
      <w:r>
        <w:t>See GSFB-123</w:t>
      </w:r>
    </w:p>
    <w:p w14:paraId="200F9F43" w14:textId="05CC3A4F" w:rsidR="003A362A" w:rsidRPr="003A362A" w:rsidRDefault="003A362A" w:rsidP="00AC2F15">
      <w:pPr>
        <w:pStyle w:val="BodyText"/>
      </w:pPr>
      <w:r>
        <w:lastRenderedPageBreak/>
        <w:t xml:space="preserve">Existing FB user guide should be updated to reflect all functionality changes in this document. </w:t>
      </w:r>
    </w:p>
    <w:p w14:paraId="2E722F31" w14:textId="06D6A1D5" w:rsidR="006768A5" w:rsidRDefault="00320F9D" w:rsidP="00AC2F15">
      <w:pPr>
        <w:pStyle w:val="Heading1"/>
      </w:pPr>
      <w:bookmarkStart w:id="147" w:name="_Toc468971056"/>
      <w:r>
        <w:t>Non-Functional Requirements</w:t>
      </w:r>
      <w:bookmarkEnd w:id="147"/>
    </w:p>
    <w:p w14:paraId="06D0B13F" w14:textId="306404FA" w:rsidR="004A000D" w:rsidRDefault="000009D8" w:rsidP="00AC2F15">
      <w:pPr>
        <w:rPr>
          <w:lang w:val="en"/>
        </w:rPr>
      </w:pPr>
      <w:r>
        <w:rPr>
          <w:lang w:val="en"/>
        </w:rPr>
        <w:t>Please refer to</w:t>
      </w:r>
    </w:p>
    <w:tbl>
      <w:tblPr>
        <w:tblStyle w:val="TableGrid"/>
        <w:tblW w:w="0" w:type="auto"/>
        <w:tblLook w:val="04A0" w:firstRow="1" w:lastRow="0" w:firstColumn="1" w:lastColumn="0" w:noHBand="0" w:noVBand="1"/>
      </w:tblPr>
      <w:tblGrid>
        <w:gridCol w:w="378"/>
        <w:gridCol w:w="2250"/>
        <w:gridCol w:w="6948"/>
      </w:tblGrid>
      <w:tr w:rsidR="000009D8" w14:paraId="01C1F2FF" w14:textId="77777777" w:rsidTr="000009D8">
        <w:tc>
          <w:tcPr>
            <w:tcW w:w="378" w:type="dxa"/>
            <w:shd w:val="clear" w:color="auto" w:fill="EEECE1" w:themeFill="background2"/>
          </w:tcPr>
          <w:p w14:paraId="26FEFB12" w14:textId="5EDABE65" w:rsidR="000009D8" w:rsidRDefault="000009D8" w:rsidP="00AC2F15">
            <w:pPr>
              <w:rPr>
                <w:lang w:val="en"/>
              </w:rPr>
            </w:pPr>
            <w:r>
              <w:rPr>
                <w:lang w:val="en"/>
              </w:rPr>
              <w:t>#</w:t>
            </w:r>
          </w:p>
        </w:tc>
        <w:tc>
          <w:tcPr>
            <w:tcW w:w="2250" w:type="dxa"/>
            <w:shd w:val="clear" w:color="auto" w:fill="EEECE1" w:themeFill="background2"/>
          </w:tcPr>
          <w:p w14:paraId="1EF2A6DA" w14:textId="72922DEA" w:rsidR="000009D8" w:rsidRDefault="000009D8" w:rsidP="00AC2F15">
            <w:pPr>
              <w:rPr>
                <w:lang w:val="en"/>
              </w:rPr>
            </w:pPr>
            <w:r>
              <w:rPr>
                <w:lang w:val="en"/>
              </w:rPr>
              <w:t>Ticket #</w:t>
            </w:r>
          </w:p>
        </w:tc>
        <w:tc>
          <w:tcPr>
            <w:tcW w:w="6948" w:type="dxa"/>
            <w:shd w:val="clear" w:color="auto" w:fill="EEECE1" w:themeFill="background2"/>
          </w:tcPr>
          <w:p w14:paraId="5DF7AD58" w14:textId="2EDE1A9D" w:rsidR="000009D8" w:rsidRDefault="000009D8" w:rsidP="00AC2F15">
            <w:pPr>
              <w:rPr>
                <w:lang w:val="en"/>
              </w:rPr>
            </w:pPr>
            <w:r>
              <w:rPr>
                <w:lang w:val="en"/>
              </w:rPr>
              <w:t>Ticket title</w:t>
            </w:r>
          </w:p>
        </w:tc>
      </w:tr>
      <w:tr w:rsidR="000009D8" w14:paraId="566796B8" w14:textId="77777777" w:rsidTr="000009D8">
        <w:tc>
          <w:tcPr>
            <w:tcW w:w="378" w:type="dxa"/>
          </w:tcPr>
          <w:p w14:paraId="0893D4F1" w14:textId="1766059A" w:rsidR="000009D8" w:rsidRDefault="000009D8" w:rsidP="00AC2F15">
            <w:pPr>
              <w:rPr>
                <w:lang w:val="en"/>
              </w:rPr>
            </w:pPr>
            <w:r>
              <w:rPr>
                <w:lang w:val="en"/>
              </w:rPr>
              <w:t>1</w:t>
            </w:r>
          </w:p>
        </w:tc>
        <w:tc>
          <w:tcPr>
            <w:tcW w:w="2250" w:type="dxa"/>
          </w:tcPr>
          <w:p w14:paraId="2A5CCCCA" w14:textId="32973A86" w:rsidR="000009D8" w:rsidRPr="00806DA0" w:rsidRDefault="00BD58EC" w:rsidP="00AC2F15">
            <w:pPr>
              <w:rPr>
                <w:lang w:val="en"/>
              </w:rPr>
            </w:pPr>
            <w:hyperlink r:id="rId49" w:tooltip="View this issue in JIRA" w:history="1">
              <w:r w:rsidR="000009D8" w:rsidRPr="00806DA0">
                <w:t>GREENSHEET-507</w:t>
              </w:r>
            </w:hyperlink>
          </w:p>
        </w:tc>
        <w:tc>
          <w:tcPr>
            <w:tcW w:w="6948" w:type="dxa"/>
          </w:tcPr>
          <w:p w14:paraId="4529246F" w14:textId="3FE97219" w:rsidR="000009D8" w:rsidRDefault="000009D8" w:rsidP="00AC2F15">
            <w:pPr>
              <w:rPr>
                <w:lang w:val="en"/>
              </w:rPr>
            </w:pPr>
            <w:r w:rsidRPr="000009D8">
              <w:rPr>
                <w:lang w:val="en"/>
              </w:rPr>
              <w:t>For GSFB: allow to export XML into the local computer</w:t>
            </w:r>
          </w:p>
        </w:tc>
      </w:tr>
      <w:tr w:rsidR="005D0720" w14:paraId="65C1ABE0" w14:textId="77777777" w:rsidTr="000009D8">
        <w:tc>
          <w:tcPr>
            <w:tcW w:w="378" w:type="dxa"/>
          </w:tcPr>
          <w:p w14:paraId="5F0DF1A6" w14:textId="29C3184F" w:rsidR="005D0720" w:rsidRDefault="005D0720" w:rsidP="00AC2F15">
            <w:pPr>
              <w:rPr>
                <w:lang w:val="en"/>
              </w:rPr>
            </w:pPr>
            <w:r>
              <w:rPr>
                <w:lang w:val="en"/>
              </w:rPr>
              <w:t>2</w:t>
            </w:r>
          </w:p>
        </w:tc>
        <w:tc>
          <w:tcPr>
            <w:tcW w:w="2250" w:type="dxa"/>
          </w:tcPr>
          <w:p w14:paraId="34FC6138" w14:textId="7770FA29" w:rsidR="005D0720" w:rsidRDefault="005D0720" w:rsidP="00AC2F15">
            <w:pPr>
              <w:rPr>
                <w:lang w:val="en"/>
              </w:rPr>
            </w:pPr>
            <w:r>
              <w:rPr>
                <w:lang w:val="en"/>
              </w:rPr>
              <w:t xml:space="preserve">GREENSHEET-514 </w:t>
            </w:r>
          </w:p>
        </w:tc>
        <w:tc>
          <w:tcPr>
            <w:tcW w:w="6948" w:type="dxa"/>
          </w:tcPr>
          <w:p w14:paraId="512A7B1B" w14:textId="4439F3CD" w:rsidR="005D0720" w:rsidRDefault="005D0720" w:rsidP="00AC2F15">
            <w:pPr>
              <w:rPr>
                <w:lang w:val="en"/>
              </w:rPr>
            </w:pPr>
            <w:r w:rsidRPr="000009D8">
              <w:rPr>
                <w:lang w:val="en"/>
              </w:rPr>
              <w:t>[SCOPE] - New Greensheets should have NO defaults</w:t>
            </w:r>
          </w:p>
        </w:tc>
      </w:tr>
      <w:tr w:rsidR="005D0720" w14:paraId="14B2409D" w14:textId="77777777" w:rsidTr="000009D8">
        <w:tc>
          <w:tcPr>
            <w:tcW w:w="378" w:type="dxa"/>
          </w:tcPr>
          <w:p w14:paraId="51EB8DE2" w14:textId="67A60CBC" w:rsidR="005D0720" w:rsidRDefault="005D0720" w:rsidP="00AC2F15">
            <w:pPr>
              <w:rPr>
                <w:lang w:val="en"/>
              </w:rPr>
            </w:pPr>
          </w:p>
        </w:tc>
        <w:tc>
          <w:tcPr>
            <w:tcW w:w="2250" w:type="dxa"/>
          </w:tcPr>
          <w:p w14:paraId="54AF0B50" w14:textId="75F393B0" w:rsidR="005D0720" w:rsidRDefault="005D0720" w:rsidP="00AC2F15">
            <w:pPr>
              <w:rPr>
                <w:lang w:val="en"/>
              </w:rPr>
            </w:pPr>
          </w:p>
        </w:tc>
        <w:tc>
          <w:tcPr>
            <w:tcW w:w="6948" w:type="dxa"/>
          </w:tcPr>
          <w:p w14:paraId="5A51F1B3" w14:textId="274AA6F4" w:rsidR="005D0720" w:rsidRDefault="005D0720" w:rsidP="00AC2F15">
            <w:pPr>
              <w:rPr>
                <w:lang w:val="en"/>
              </w:rPr>
            </w:pPr>
          </w:p>
        </w:tc>
      </w:tr>
      <w:tr w:rsidR="005D0720" w14:paraId="2D140950" w14:textId="77777777" w:rsidTr="000009D8">
        <w:tc>
          <w:tcPr>
            <w:tcW w:w="378" w:type="dxa"/>
          </w:tcPr>
          <w:p w14:paraId="7D050D0A" w14:textId="48E55B6F" w:rsidR="005D0720" w:rsidRDefault="005D0720" w:rsidP="00AC2F15">
            <w:pPr>
              <w:rPr>
                <w:lang w:val="en"/>
              </w:rPr>
            </w:pPr>
          </w:p>
        </w:tc>
        <w:tc>
          <w:tcPr>
            <w:tcW w:w="2250" w:type="dxa"/>
          </w:tcPr>
          <w:p w14:paraId="45D225EA" w14:textId="377CC6DA" w:rsidR="005D0720" w:rsidRDefault="005D0720" w:rsidP="00AC2F15">
            <w:pPr>
              <w:rPr>
                <w:lang w:val="en"/>
              </w:rPr>
            </w:pPr>
          </w:p>
        </w:tc>
        <w:tc>
          <w:tcPr>
            <w:tcW w:w="6948" w:type="dxa"/>
          </w:tcPr>
          <w:p w14:paraId="2A056C2F" w14:textId="539C8A91" w:rsidR="005D0720" w:rsidRPr="000009D8" w:rsidRDefault="005D0720" w:rsidP="00AC2F15">
            <w:pPr>
              <w:rPr>
                <w:lang w:val="en"/>
              </w:rPr>
            </w:pPr>
          </w:p>
        </w:tc>
      </w:tr>
    </w:tbl>
    <w:p w14:paraId="081FB142" w14:textId="67CE7124" w:rsidR="000009D8" w:rsidRDefault="000009D8" w:rsidP="00AC2F15">
      <w:pPr>
        <w:rPr>
          <w:ins w:id="148" w:author="Tulchinskaya, Gaby (NIH/NCI) [C]" w:date="2016-11-22T11:10:00Z"/>
          <w:lang w:val="en"/>
        </w:rPr>
      </w:pPr>
    </w:p>
    <w:p w14:paraId="75D76DA2" w14:textId="760ED9B9" w:rsidR="00AB2696" w:rsidRDefault="00AB2696" w:rsidP="00AB2696">
      <w:pPr>
        <w:pStyle w:val="Heading2"/>
        <w:rPr>
          <w:ins w:id="149" w:author="Tulchinskaya, Gaby (NIH/NCI) [C]" w:date="2016-11-22T11:10:00Z"/>
        </w:rPr>
      </w:pPr>
      <w:bookmarkStart w:id="150" w:name="_Toc468971057"/>
      <w:ins w:id="151" w:author="Tulchinskaya, Gaby (NIH/NCI) [C]" w:date="2016-11-22T11:10:00Z">
        <w:r>
          <w:t>Field lengths</w:t>
        </w:r>
        <w:bookmarkEnd w:id="150"/>
      </w:ins>
    </w:p>
    <w:p w14:paraId="6A7C2CCF" w14:textId="77777777" w:rsidR="00AB2696" w:rsidRPr="00AB2696" w:rsidRDefault="00AB2696" w:rsidP="00AB2696">
      <w:pPr>
        <w:pStyle w:val="BodyText"/>
      </w:pPr>
      <w:r w:rsidRPr="00AB2696">
        <w:t xml:space="preserve">Related to GSFB-128 - </w:t>
      </w:r>
      <w:hyperlink r:id="rId50" w:history="1">
        <w:r w:rsidRPr="00AB2696">
          <w:t>Add length limits to the string elements of module and form XSD schemas</w:t>
        </w:r>
      </w:hyperlink>
    </w:p>
    <w:p w14:paraId="38CFF078" w14:textId="77777777" w:rsidR="00AB2696" w:rsidRDefault="00AB2696" w:rsidP="00AB2696"/>
    <w:p w14:paraId="1C48FB52" w14:textId="77777777" w:rsidR="00AB2696" w:rsidRDefault="00AB2696" w:rsidP="00AB2696">
      <w:r>
        <w:t xml:space="preserve">Field lengths should be limited in FB and GS. </w:t>
      </w:r>
    </w:p>
    <w:p w14:paraId="36DE3675" w14:textId="77777777" w:rsidR="00AB2696" w:rsidRDefault="00AB2696" w:rsidP="00AB2696">
      <w:pPr>
        <w:pStyle w:val="ListParagraph"/>
        <w:widowControl/>
        <w:numPr>
          <w:ilvl w:val="0"/>
          <w:numId w:val="16"/>
        </w:numPr>
        <w:autoSpaceDE/>
        <w:autoSpaceDN/>
        <w:adjustRightInd/>
        <w:spacing w:after="160" w:line="259" w:lineRule="auto"/>
        <w:contextualSpacing/>
      </w:pPr>
      <w:r>
        <w:t>When user attempts to enter more that allowed number of characters in FB, the system should provide an error message (we need it in case when user attempts to copy/paste, e.g in Learn More field)</w:t>
      </w:r>
    </w:p>
    <w:p w14:paraId="05DBECCA" w14:textId="77777777" w:rsidR="00AB2696" w:rsidRDefault="00AB2696" w:rsidP="00AB2696">
      <w:pPr>
        <w:pStyle w:val="ListParagraph"/>
        <w:widowControl/>
        <w:numPr>
          <w:ilvl w:val="0"/>
          <w:numId w:val="16"/>
        </w:numPr>
        <w:autoSpaceDE/>
        <w:autoSpaceDN/>
        <w:adjustRightInd/>
        <w:spacing w:after="160" w:line="259" w:lineRule="auto"/>
        <w:contextualSpacing/>
      </w:pPr>
      <w:r>
        <w:t xml:space="preserve">FB should have a log. When FB cannot pass XML due to a field length failure, the meaningful record should exist in the log file for troubleshooting purposes </w:t>
      </w:r>
    </w:p>
    <w:p w14:paraId="6117C365" w14:textId="77777777" w:rsidR="00AB2696" w:rsidRPr="00AE7CBB" w:rsidRDefault="00AB2696" w:rsidP="00AB2696">
      <w:r>
        <w:t>NOTE: log messages should include exact pointer to the module/form/question and, possibly, some additional information, deemed necessary by development team.</w:t>
      </w:r>
    </w:p>
    <w:p w14:paraId="67AFD481" w14:textId="77777777" w:rsidR="00AB2696" w:rsidRDefault="00AB2696" w:rsidP="00AB2696">
      <w:pPr>
        <w:pStyle w:val="Heading3"/>
        <w:rPr>
          <w:noProof/>
        </w:rPr>
      </w:pPr>
      <w:bookmarkStart w:id="152" w:name="_Toc468971058"/>
      <w:r>
        <w:rPr>
          <w:noProof/>
        </w:rPr>
        <w:t>Question level</w:t>
      </w:r>
      <w:bookmarkEnd w:id="152"/>
    </w:p>
    <w:p w14:paraId="5F783865" w14:textId="77777777" w:rsidR="00AB2696" w:rsidRDefault="00AB2696" w:rsidP="00AB2696">
      <w:r>
        <w:rPr>
          <w:noProof/>
        </w:rPr>
        <w:drawing>
          <wp:inline distT="0" distB="0" distL="0" distR="0" wp14:anchorId="7CFE638F" wp14:editId="463E5172">
            <wp:extent cx="4279634" cy="244426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487" t="20153" r="17436" b="15496"/>
                    <a:stretch/>
                  </pic:blipFill>
                  <pic:spPr bwMode="auto">
                    <a:xfrm>
                      <a:off x="0" y="0"/>
                      <a:ext cx="4290710" cy="2450588"/>
                    </a:xfrm>
                    <a:prstGeom prst="rect">
                      <a:avLst/>
                    </a:prstGeom>
                    <a:ln>
                      <a:noFill/>
                    </a:ln>
                    <a:extLst>
                      <a:ext uri="{53640926-AAD7-44D8-BBD7-CCE9431645EC}">
                        <a14:shadowObscured xmlns:a14="http://schemas.microsoft.com/office/drawing/2010/main"/>
                      </a:ext>
                    </a:extLst>
                  </pic:spPr>
                </pic:pic>
              </a:graphicData>
            </a:graphic>
          </wp:inline>
        </w:drawing>
      </w:r>
    </w:p>
    <w:p w14:paraId="22186B3C" w14:textId="77777777" w:rsidR="00AB2696" w:rsidRDefault="00AB2696" w:rsidP="00AB2696">
      <w:pPr>
        <w:rPr>
          <w:noProof/>
        </w:rPr>
      </w:pPr>
      <w:r>
        <w:rPr>
          <w:noProof/>
        </w:rPr>
        <w:lastRenderedPageBreak/>
        <w:drawing>
          <wp:inline distT="0" distB="0" distL="0" distR="0" wp14:anchorId="5FC75CDA" wp14:editId="7E41FA3F">
            <wp:extent cx="2789087" cy="125437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590" t="18779" r="17307" b="29724"/>
                    <a:stretch/>
                  </pic:blipFill>
                  <pic:spPr bwMode="auto">
                    <a:xfrm>
                      <a:off x="0" y="0"/>
                      <a:ext cx="2842481" cy="1278384"/>
                    </a:xfrm>
                    <a:prstGeom prst="rect">
                      <a:avLst/>
                    </a:prstGeom>
                    <a:ln>
                      <a:noFill/>
                    </a:ln>
                    <a:extLst>
                      <a:ext uri="{53640926-AAD7-44D8-BBD7-CCE9431645EC}">
                        <a14:shadowObscured xmlns:a14="http://schemas.microsoft.com/office/drawing/2010/main"/>
                      </a:ext>
                    </a:extLst>
                  </pic:spPr>
                </pic:pic>
              </a:graphicData>
            </a:graphic>
          </wp:inline>
        </w:drawing>
      </w:r>
    </w:p>
    <w:p w14:paraId="1DD6AFE5" w14:textId="77777777" w:rsidR="00AB2696" w:rsidRDefault="00AB2696" w:rsidP="00AB2696">
      <w:r>
        <w:rPr>
          <w:noProof/>
        </w:rPr>
        <w:drawing>
          <wp:inline distT="0" distB="0" distL="0" distR="0" wp14:anchorId="442A4809" wp14:editId="251A5292">
            <wp:extent cx="3261360" cy="174526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487" t="20724" r="14359" b="13092"/>
                    <a:stretch/>
                  </pic:blipFill>
                  <pic:spPr bwMode="auto">
                    <a:xfrm>
                      <a:off x="0" y="0"/>
                      <a:ext cx="3267586" cy="17486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0156" w:type="dxa"/>
        <w:tblLayout w:type="fixed"/>
        <w:tblLook w:val="04A0" w:firstRow="1" w:lastRow="0" w:firstColumn="1" w:lastColumn="0" w:noHBand="0" w:noVBand="1"/>
      </w:tblPr>
      <w:tblGrid>
        <w:gridCol w:w="1426"/>
        <w:gridCol w:w="1089"/>
        <w:gridCol w:w="2070"/>
        <w:gridCol w:w="2386"/>
        <w:gridCol w:w="3185"/>
      </w:tblGrid>
      <w:tr w:rsidR="00AB2696" w14:paraId="1E850AD9" w14:textId="77777777" w:rsidTr="00B01752">
        <w:tc>
          <w:tcPr>
            <w:tcW w:w="1426" w:type="dxa"/>
            <w:shd w:val="clear" w:color="auto" w:fill="B8CCE4" w:themeFill="accent1" w:themeFillTint="66"/>
          </w:tcPr>
          <w:p w14:paraId="5026A886" w14:textId="77777777" w:rsidR="00AB2696" w:rsidRDefault="00AB2696" w:rsidP="00B01752">
            <w:r>
              <w:t>Field name</w:t>
            </w:r>
          </w:p>
        </w:tc>
        <w:tc>
          <w:tcPr>
            <w:tcW w:w="1089" w:type="dxa"/>
            <w:shd w:val="clear" w:color="auto" w:fill="B8CCE4" w:themeFill="accent1" w:themeFillTint="66"/>
          </w:tcPr>
          <w:p w14:paraId="761C0FB1" w14:textId="77777777" w:rsidR="00AB2696" w:rsidRDefault="00AB2696" w:rsidP="00B01752">
            <w:r>
              <w:t>L</w:t>
            </w:r>
            <w:r w:rsidRPr="00CA7A06">
              <w:t>ength</w:t>
            </w:r>
          </w:p>
        </w:tc>
        <w:tc>
          <w:tcPr>
            <w:tcW w:w="2070" w:type="dxa"/>
            <w:shd w:val="clear" w:color="auto" w:fill="B8CCE4" w:themeFill="accent1" w:themeFillTint="66"/>
          </w:tcPr>
          <w:p w14:paraId="2D92F289" w14:textId="77777777" w:rsidR="00AB2696" w:rsidRDefault="00AB2696" w:rsidP="00B01752">
            <w:r>
              <w:t>Message for FB UI</w:t>
            </w:r>
          </w:p>
        </w:tc>
        <w:tc>
          <w:tcPr>
            <w:tcW w:w="2386" w:type="dxa"/>
            <w:shd w:val="clear" w:color="auto" w:fill="B8CCE4" w:themeFill="accent1" w:themeFillTint="66"/>
          </w:tcPr>
          <w:p w14:paraId="796F47B6" w14:textId="77777777" w:rsidR="00AB2696" w:rsidRDefault="00AB2696" w:rsidP="00B01752">
            <w:r>
              <w:t>Message in FB log</w:t>
            </w:r>
          </w:p>
          <w:p w14:paraId="3D1EF812" w14:textId="77777777" w:rsidR="00AB2696" w:rsidRDefault="00AB2696" w:rsidP="00B01752"/>
        </w:tc>
        <w:tc>
          <w:tcPr>
            <w:tcW w:w="3185" w:type="dxa"/>
            <w:shd w:val="clear" w:color="auto" w:fill="B8CCE4" w:themeFill="accent1" w:themeFillTint="66"/>
          </w:tcPr>
          <w:p w14:paraId="681F9431" w14:textId="77777777" w:rsidR="00AB2696" w:rsidRDefault="00AB2696" w:rsidP="00B01752">
            <w:r>
              <w:t>Comment</w:t>
            </w:r>
          </w:p>
        </w:tc>
      </w:tr>
      <w:tr w:rsidR="00AB2696" w14:paraId="72FA1918" w14:textId="77777777" w:rsidTr="00B01752">
        <w:tc>
          <w:tcPr>
            <w:tcW w:w="1426" w:type="dxa"/>
          </w:tcPr>
          <w:p w14:paraId="70FDE1A6" w14:textId="77777777" w:rsidR="00AB2696" w:rsidRDefault="00AB2696" w:rsidP="00B01752">
            <w:r>
              <w:t>Question text</w:t>
            </w:r>
          </w:p>
        </w:tc>
        <w:tc>
          <w:tcPr>
            <w:tcW w:w="1089" w:type="dxa"/>
          </w:tcPr>
          <w:p w14:paraId="56C68DB2" w14:textId="77777777" w:rsidR="00AB2696" w:rsidRDefault="00AB2696" w:rsidP="00B01752">
            <w:r>
              <w:t>2,000</w:t>
            </w:r>
          </w:p>
        </w:tc>
        <w:tc>
          <w:tcPr>
            <w:tcW w:w="2070" w:type="dxa"/>
          </w:tcPr>
          <w:p w14:paraId="1A36D130" w14:textId="77777777" w:rsidR="00AB2696" w:rsidRDefault="00AB2696" w:rsidP="00B01752">
            <w:r>
              <w:t>Question text is longer than allowed</w:t>
            </w:r>
          </w:p>
        </w:tc>
        <w:tc>
          <w:tcPr>
            <w:tcW w:w="2386" w:type="dxa"/>
          </w:tcPr>
          <w:p w14:paraId="4403EB04" w14:textId="77777777" w:rsidR="00AB2696" w:rsidRDefault="00AB2696" w:rsidP="00B01752">
            <w:r>
              <w:t>Invalid length of question text</w:t>
            </w:r>
          </w:p>
        </w:tc>
        <w:tc>
          <w:tcPr>
            <w:tcW w:w="3185" w:type="dxa"/>
          </w:tcPr>
          <w:p w14:paraId="655BC45B" w14:textId="77777777" w:rsidR="00AB2696" w:rsidRDefault="00AB2696" w:rsidP="00B01752">
            <w:r>
              <w:t>Since international characters can take up to 4 bytes (and the max limit of bytes for Oracle is 4000) so you can type up to 1000 international characters.</w:t>
            </w:r>
          </w:p>
          <w:p w14:paraId="0C88B0FA" w14:textId="77777777" w:rsidR="00AB2696" w:rsidRDefault="00AB2696" w:rsidP="00B01752">
            <w:r>
              <w:t>In a real life, I think we will never hit this limit. You will be able to use up to 500 international characters in the field limited by VARCHAR2(2000)</w:t>
            </w:r>
          </w:p>
        </w:tc>
      </w:tr>
      <w:tr w:rsidR="00AB2696" w14:paraId="3409E468" w14:textId="77777777" w:rsidTr="00B01752">
        <w:tc>
          <w:tcPr>
            <w:tcW w:w="1426" w:type="dxa"/>
          </w:tcPr>
          <w:p w14:paraId="7FA1A959" w14:textId="77777777" w:rsidR="00AB2696" w:rsidRDefault="00AB2696" w:rsidP="00B01752">
            <w:r>
              <w:t>Tag Name</w:t>
            </w:r>
          </w:p>
        </w:tc>
        <w:tc>
          <w:tcPr>
            <w:tcW w:w="1089" w:type="dxa"/>
          </w:tcPr>
          <w:p w14:paraId="77EAB071" w14:textId="77777777" w:rsidR="00AB2696" w:rsidRDefault="00AB2696" w:rsidP="00B01752">
            <w:r>
              <w:t>50</w:t>
            </w:r>
          </w:p>
        </w:tc>
        <w:tc>
          <w:tcPr>
            <w:tcW w:w="2070" w:type="dxa"/>
          </w:tcPr>
          <w:p w14:paraId="017FDBA9" w14:textId="77777777" w:rsidR="00AB2696" w:rsidRDefault="00AB2696" w:rsidP="00B01752">
            <w:r>
              <w:t>Tag name cannot be longer than 50 characters</w:t>
            </w:r>
          </w:p>
        </w:tc>
        <w:tc>
          <w:tcPr>
            <w:tcW w:w="2386" w:type="dxa"/>
          </w:tcPr>
          <w:p w14:paraId="211A9892" w14:textId="77777777" w:rsidR="00AB2696" w:rsidRDefault="00AB2696" w:rsidP="00B01752">
            <w:r>
              <w:t>Invalid length of Tag Name</w:t>
            </w:r>
          </w:p>
        </w:tc>
        <w:tc>
          <w:tcPr>
            <w:tcW w:w="3185" w:type="dxa"/>
          </w:tcPr>
          <w:p w14:paraId="145BD908" w14:textId="77777777" w:rsidR="00AB2696" w:rsidRDefault="00AB2696" w:rsidP="00B01752">
            <w:pPr>
              <w:rPr>
                <w:color w:val="FF0000"/>
              </w:rPr>
            </w:pPr>
            <w:r>
              <w:rPr>
                <w:color w:val="FF0000"/>
              </w:rPr>
              <w:t>Not relevant; used by FB only;</w:t>
            </w:r>
          </w:p>
          <w:p w14:paraId="22A1CB88" w14:textId="77777777" w:rsidR="00AB2696" w:rsidRDefault="00AB2696" w:rsidP="00B01752">
            <w:r>
              <w:rPr>
                <w:color w:val="FF0000"/>
              </w:rPr>
              <w:t xml:space="preserve">Also, we are not sure what tag in in XML (from the question or from the form)? </w:t>
            </w:r>
          </w:p>
        </w:tc>
      </w:tr>
      <w:tr w:rsidR="00AB2696" w14:paraId="37BE7A61" w14:textId="77777777" w:rsidTr="00B01752">
        <w:tc>
          <w:tcPr>
            <w:tcW w:w="1426" w:type="dxa"/>
          </w:tcPr>
          <w:p w14:paraId="7A8C2A41" w14:textId="77777777" w:rsidR="00AB2696" w:rsidRDefault="00AB2696" w:rsidP="00B01752">
            <w:r>
              <w:t>Tag description</w:t>
            </w:r>
          </w:p>
        </w:tc>
        <w:tc>
          <w:tcPr>
            <w:tcW w:w="1089" w:type="dxa"/>
          </w:tcPr>
          <w:p w14:paraId="6E3DF835" w14:textId="77777777" w:rsidR="00AB2696" w:rsidRDefault="00AB2696" w:rsidP="00B01752">
            <w:r>
              <w:t>300</w:t>
            </w:r>
          </w:p>
        </w:tc>
        <w:tc>
          <w:tcPr>
            <w:tcW w:w="2070" w:type="dxa"/>
          </w:tcPr>
          <w:p w14:paraId="5A6803C3" w14:textId="77777777" w:rsidR="00AB2696" w:rsidRDefault="00AB2696" w:rsidP="00B01752">
            <w:r>
              <w:t>Tag description cannot be longer than 300 characters</w:t>
            </w:r>
          </w:p>
        </w:tc>
        <w:tc>
          <w:tcPr>
            <w:tcW w:w="2386" w:type="dxa"/>
          </w:tcPr>
          <w:p w14:paraId="63652914" w14:textId="77777777" w:rsidR="00AB2696" w:rsidRDefault="00AB2696" w:rsidP="00B01752">
            <w:r>
              <w:t>Invalid length of Tag description</w:t>
            </w:r>
          </w:p>
        </w:tc>
        <w:tc>
          <w:tcPr>
            <w:tcW w:w="3185" w:type="dxa"/>
          </w:tcPr>
          <w:p w14:paraId="3AE5CAEB" w14:textId="77777777" w:rsidR="00AB2696" w:rsidRDefault="00AB2696" w:rsidP="00B01752">
            <w:pPr>
              <w:rPr>
                <w:color w:val="FF0000"/>
              </w:rPr>
            </w:pPr>
            <w:r>
              <w:rPr>
                <w:color w:val="FF0000"/>
              </w:rPr>
              <w:t>Not relevant; used by FB only;</w:t>
            </w:r>
          </w:p>
          <w:p w14:paraId="1CA66D5E" w14:textId="77777777" w:rsidR="00AB2696" w:rsidRDefault="00AB2696" w:rsidP="00B01752">
            <w:r>
              <w:rPr>
                <w:color w:val="FF0000"/>
              </w:rPr>
              <w:t>Also, we are not sure what tag in in XML (from the question or from the form)?</w:t>
            </w:r>
          </w:p>
        </w:tc>
      </w:tr>
      <w:tr w:rsidR="00AB2696" w14:paraId="12B3155C" w14:textId="77777777" w:rsidTr="00B01752">
        <w:tc>
          <w:tcPr>
            <w:tcW w:w="1426" w:type="dxa"/>
          </w:tcPr>
          <w:p w14:paraId="21699CCD" w14:textId="77777777" w:rsidR="00AB2696" w:rsidRDefault="00AB2696" w:rsidP="00B01752">
            <w:r w:rsidRPr="00272767">
              <w:t>shortName</w:t>
            </w:r>
          </w:p>
        </w:tc>
        <w:tc>
          <w:tcPr>
            <w:tcW w:w="1089" w:type="dxa"/>
          </w:tcPr>
          <w:p w14:paraId="6BB13BD6" w14:textId="77777777" w:rsidR="00AB2696" w:rsidRPr="00DB2C68" w:rsidRDefault="00AB2696" w:rsidP="00B01752">
            <w:pPr>
              <w:rPr>
                <w:color w:val="FF0000"/>
              </w:rPr>
            </w:pPr>
            <w:r>
              <w:rPr>
                <w:color w:val="FF0000"/>
              </w:rPr>
              <w:t>250</w:t>
            </w:r>
          </w:p>
        </w:tc>
        <w:tc>
          <w:tcPr>
            <w:tcW w:w="2070" w:type="dxa"/>
          </w:tcPr>
          <w:p w14:paraId="09517901" w14:textId="77777777" w:rsidR="00AB2696" w:rsidRPr="00DB2C68" w:rsidRDefault="00AB2696" w:rsidP="00B01752">
            <w:pPr>
              <w:rPr>
                <w:color w:val="FF0000"/>
              </w:rPr>
            </w:pPr>
            <w:r w:rsidRPr="00DB2C68">
              <w:t xml:space="preserve">Short Name </w:t>
            </w:r>
            <w:r>
              <w:t>cannot be longer than 40 characters</w:t>
            </w:r>
          </w:p>
        </w:tc>
        <w:tc>
          <w:tcPr>
            <w:tcW w:w="2386" w:type="dxa"/>
          </w:tcPr>
          <w:p w14:paraId="159BE35F" w14:textId="77777777" w:rsidR="00AB2696" w:rsidRPr="00DB2C68" w:rsidRDefault="00AB2696" w:rsidP="00B01752">
            <w:pPr>
              <w:rPr>
                <w:color w:val="FF0000"/>
              </w:rPr>
            </w:pPr>
            <w:r>
              <w:t xml:space="preserve">Invalid length of </w:t>
            </w:r>
            <w:r w:rsidRPr="00272767">
              <w:t>shortName</w:t>
            </w:r>
          </w:p>
        </w:tc>
        <w:tc>
          <w:tcPr>
            <w:tcW w:w="3185" w:type="dxa"/>
          </w:tcPr>
          <w:p w14:paraId="186E7C58" w14:textId="77777777" w:rsidR="00AB2696" w:rsidRPr="00DB2C68" w:rsidRDefault="00AB2696" w:rsidP="00B01752">
            <w:pPr>
              <w:rPr>
                <w:color w:val="FF0000"/>
              </w:rPr>
            </w:pPr>
            <w:r w:rsidRPr="00DB2C68">
              <w:rPr>
                <w:color w:val="FF0000"/>
              </w:rPr>
              <w:t xml:space="preserve">Why do we need shortName in GS XML? Where is it used? </w:t>
            </w:r>
          </w:p>
          <w:p w14:paraId="61A504B9" w14:textId="77777777" w:rsidR="00AB2696" w:rsidRPr="00DB2C68" w:rsidRDefault="00AB2696" w:rsidP="00B01752">
            <w:pPr>
              <w:rPr>
                <w:color w:val="FF0000"/>
              </w:rPr>
            </w:pPr>
            <w:r w:rsidRPr="00DB2C68">
              <w:rPr>
                <w:color w:val="FF0000"/>
              </w:rPr>
              <w:t>NOTE: GS restriction (Oracle) is 40; PostgreSQL =&gt; 250</w:t>
            </w:r>
          </w:p>
        </w:tc>
      </w:tr>
      <w:tr w:rsidR="00AB2696" w14:paraId="71063FCF" w14:textId="77777777" w:rsidTr="00B01752">
        <w:tc>
          <w:tcPr>
            <w:tcW w:w="1426" w:type="dxa"/>
          </w:tcPr>
          <w:p w14:paraId="7B473054" w14:textId="77777777" w:rsidR="00AB2696" w:rsidRDefault="00AB2696" w:rsidP="00B01752">
            <w:r w:rsidRPr="00272767">
              <w:t>modifiedBy</w:t>
            </w:r>
          </w:p>
        </w:tc>
        <w:tc>
          <w:tcPr>
            <w:tcW w:w="1089" w:type="dxa"/>
          </w:tcPr>
          <w:p w14:paraId="7515F269" w14:textId="77777777" w:rsidR="00AB2696" w:rsidRDefault="00AB2696" w:rsidP="00B01752">
            <w:r>
              <w:t>25</w:t>
            </w:r>
            <w:r w:rsidRPr="00272767">
              <w:t xml:space="preserve"> bytes</w:t>
            </w:r>
          </w:p>
        </w:tc>
        <w:tc>
          <w:tcPr>
            <w:tcW w:w="2070" w:type="dxa"/>
          </w:tcPr>
          <w:p w14:paraId="66019590" w14:textId="77777777" w:rsidR="00AB2696" w:rsidRDefault="00AB2696" w:rsidP="00B01752">
            <w:r>
              <w:t>n/a on UI</w:t>
            </w:r>
          </w:p>
        </w:tc>
        <w:tc>
          <w:tcPr>
            <w:tcW w:w="2386" w:type="dxa"/>
          </w:tcPr>
          <w:p w14:paraId="65D3930C" w14:textId="77777777" w:rsidR="00AB2696" w:rsidRDefault="00AB2696" w:rsidP="00B01752">
            <w:r>
              <w:t xml:space="preserve">Invalid length of </w:t>
            </w:r>
            <w:r w:rsidRPr="00272767">
              <w:t>modifiedBy</w:t>
            </w:r>
            <w:r>
              <w:t xml:space="preserve"> for the question </w:t>
            </w:r>
          </w:p>
        </w:tc>
        <w:tc>
          <w:tcPr>
            <w:tcW w:w="3185" w:type="dxa"/>
          </w:tcPr>
          <w:p w14:paraId="00BD161E"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0C812B09" w14:textId="77777777" w:rsidTr="00B01752">
        <w:tc>
          <w:tcPr>
            <w:tcW w:w="1426" w:type="dxa"/>
          </w:tcPr>
          <w:p w14:paraId="17CAC9E9" w14:textId="77777777" w:rsidR="00AB2696" w:rsidRDefault="00AB2696" w:rsidP="00B01752">
            <w:r>
              <w:lastRenderedPageBreak/>
              <w:t>Learn More</w:t>
            </w:r>
          </w:p>
        </w:tc>
        <w:tc>
          <w:tcPr>
            <w:tcW w:w="1089" w:type="dxa"/>
          </w:tcPr>
          <w:p w14:paraId="59B0A943" w14:textId="77777777" w:rsidR="00AB2696" w:rsidRDefault="00AB2696" w:rsidP="00B01752">
            <w:r>
              <w:t>2,000</w:t>
            </w:r>
          </w:p>
        </w:tc>
        <w:tc>
          <w:tcPr>
            <w:tcW w:w="2070" w:type="dxa"/>
          </w:tcPr>
          <w:p w14:paraId="695A6354" w14:textId="77777777" w:rsidR="00AB2696" w:rsidRDefault="00AB2696" w:rsidP="00B01752">
            <w:r>
              <w:t>Learn More is longer than allowed</w:t>
            </w:r>
          </w:p>
        </w:tc>
        <w:tc>
          <w:tcPr>
            <w:tcW w:w="2386" w:type="dxa"/>
          </w:tcPr>
          <w:p w14:paraId="4BA16E3F" w14:textId="77777777" w:rsidR="00AB2696" w:rsidRDefault="00AB2696" w:rsidP="00B01752">
            <w:r>
              <w:t>Invalid length of Learn More field</w:t>
            </w:r>
          </w:p>
        </w:tc>
        <w:tc>
          <w:tcPr>
            <w:tcW w:w="3185" w:type="dxa"/>
          </w:tcPr>
          <w:p w14:paraId="0B0F53D6" w14:textId="77777777" w:rsidR="00AB2696" w:rsidRDefault="00AB2696" w:rsidP="00B01752">
            <w:pPr>
              <w:rPr>
                <w:color w:val="FF0000"/>
              </w:rPr>
            </w:pPr>
            <w:r>
              <w:rPr>
                <w:color w:val="FF0000"/>
              </w:rPr>
              <w:t>International characters and html tags must be tested. See the note in ‘question text’ field.</w:t>
            </w:r>
          </w:p>
          <w:p w14:paraId="660FF043" w14:textId="77777777" w:rsidR="00AB2696" w:rsidRDefault="00AB2696" w:rsidP="00B01752">
            <w:r w:rsidRPr="00DB2C68">
              <w:rPr>
                <w:color w:val="FF0000"/>
              </w:rPr>
              <w:t xml:space="preserve">NOTE: GS restriction (Oracle) is </w:t>
            </w:r>
            <w:r>
              <w:rPr>
                <w:color w:val="FF0000"/>
              </w:rPr>
              <w:t>50</w:t>
            </w:r>
            <w:r w:rsidRPr="00DB2C68">
              <w:rPr>
                <w:color w:val="FF0000"/>
              </w:rPr>
              <w:t>0</w:t>
            </w:r>
            <w:r>
              <w:rPr>
                <w:color w:val="FF0000"/>
              </w:rPr>
              <w:t xml:space="preserve"> – we need to change it in GS</w:t>
            </w:r>
            <w:r w:rsidRPr="00DB2C68">
              <w:rPr>
                <w:color w:val="FF0000"/>
              </w:rPr>
              <w:t xml:space="preserve">; PostgreSQL =&gt; </w:t>
            </w:r>
            <w:r>
              <w:rPr>
                <w:color w:val="FF0000"/>
              </w:rPr>
              <w:t>unlimited</w:t>
            </w:r>
          </w:p>
        </w:tc>
      </w:tr>
      <w:tr w:rsidR="00AB2696" w14:paraId="5B05C317" w14:textId="77777777" w:rsidTr="00B01752">
        <w:tc>
          <w:tcPr>
            <w:tcW w:w="1426" w:type="dxa"/>
          </w:tcPr>
          <w:p w14:paraId="525CB2F0" w14:textId="77777777" w:rsidR="00AB2696" w:rsidRDefault="00AB2696" w:rsidP="00B01752">
            <w:r>
              <w:t xml:space="preserve">Answer value </w:t>
            </w:r>
          </w:p>
        </w:tc>
        <w:tc>
          <w:tcPr>
            <w:tcW w:w="1089" w:type="dxa"/>
          </w:tcPr>
          <w:p w14:paraId="494983A5" w14:textId="77777777" w:rsidR="00AB2696" w:rsidRDefault="00AB2696" w:rsidP="00B01752">
            <w:r>
              <w:t xml:space="preserve">250 </w:t>
            </w:r>
            <w:r w:rsidRPr="00F67AC7">
              <w:rPr>
                <w:color w:val="FF0000"/>
              </w:rPr>
              <w:t>(250 in</w:t>
            </w:r>
            <w:r>
              <w:t xml:space="preserve"> </w:t>
            </w:r>
            <w:r w:rsidRPr="00DB2C68">
              <w:rPr>
                <w:color w:val="FF0000"/>
              </w:rPr>
              <w:t>PostgreSQL</w:t>
            </w:r>
            <w:r>
              <w:rPr>
                <w:color w:val="FF0000"/>
              </w:rPr>
              <w:t xml:space="preserve"> and 500 in GS)</w:t>
            </w:r>
          </w:p>
        </w:tc>
        <w:tc>
          <w:tcPr>
            <w:tcW w:w="2070" w:type="dxa"/>
          </w:tcPr>
          <w:p w14:paraId="244C1E58" w14:textId="77777777" w:rsidR="00AB2696" w:rsidRDefault="00AB2696" w:rsidP="00B01752">
            <w:r>
              <w:t>Answer value cannot be longer than 250 characters</w:t>
            </w:r>
          </w:p>
        </w:tc>
        <w:tc>
          <w:tcPr>
            <w:tcW w:w="2386" w:type="dxa"/>
          </w:tcPr>
          <w:p w14:paraId="1734E1CD" w14:textId="77777777" w:rsidR="00AB2696" w:rsidRDefault="00AB2696" w:rsidP="00B01752">
            <w:r>
              <w:t>Invalid length of Answer value</w:t>
            </w:r>
          </w:p>
        </w:tc>
        <w:tc>
          <w:tcPr>
            <w:tcW w:w="3185" w:type="dxa"/>
          </w:tcPr>
          <w:p w14:paraId="62C7220E" w14:textId="77777777" w:rsidR="00AB2696" w:rsidRDefault="00AB2696" w:rsidP="00B01752">
            <w:r w:rsidRPr="009B2E6C">
              <w:rPr>
                <w:highlight w:val="lightGray"/>
              </w:rPr>
              <w:t>Appears when Question type = Single Answer</w:t>
            </w:r>
          </w:p>
          <w:p w14:paraId="0C724FDA"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Text =&gt; </w:t>
            </w:r>
            <w:r>
              <w:rPr>
                <w:i/>
                <w:color w:val="FF0000"/>
                <w:szCs w:val="24"/>
              </w:rPr>
              <w:t>no answer value</w:t>
            </w:r>
          </w:p>
          <w:p w14:paraId="186E0CBB"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Number =&gt; </w:t>
            </w:r>
            <w:r>
              <w:rPr>
                <w:i/>
                <w:color w:val="FF0000"/>
                <w:szCs w:val="24"/>
              </w:rPr>
              <w:t>no answer value</w:t>
            </w:r>
          </w:p>
          <w:p w14:paraId="50EB0DB1"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Radio =&gt; text length for radio button value (label) </w:t>
            </w:r>
          </w:p>
          <w:p w14:paraId="64791C23"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Dropdown =&gt; text length for dropdown value </w:t>
            </w:r>
          </w:p>
          <w:p w14:paraId="15394694"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Date =&gt; </w:t>
            </w:r>
            <w:r>
              <w:rPr>
                <w:i/>
                <w:color w:val="FF0000"/>
                <w:szCs w:val="24"/>
              </w:rPr>
              <w:t>no answer value</w:t>
            </w:r>
          </w:p>
          <w:p w14:paraId="515569C4" w14:textId="77777777" w:rsidR="00AB2696" w:rsidRDefault="00AB2696" w:rsidP="00AB2696">
            <w:pPr>
              <w:pStyle w:val="ListParagraph"/>
              <w:widowControl/>
              <w:numPr>
                <w:ilvl w:val="0"/>
                <w:numId w:val="14"/>
              </w:numPr>
              <w:autoSpaceDE/>
              <w:autoSpaceDN/>
              <w:adjustRightInd/>
              <w:spacing w:after="0" w:line="240" w:lineRule="auto"/>
              <w:contextualSpacing/>
            </w:pPr>
            <w:r>
              <w:t xml:space="preserve">Text Area =&gt; </w:t>
            </w:r>
            <w:r>
              <w:rPr>
                <w:i/>
                <w:color w:val="FF0000"/>
                <w:szCs w:val="24"/>
              </w:rPr>
              <w:t>no answer value</w:t>
            </w:r>
          </w:p>
          <w:p w14:paraId="54C7616A" w14:textId="77777777" w:rsidR="00AB2696" w:rsidRDefault="00AB2696" w:rsidP="00B01752"/>
          <w:p w14:paraId="7FF0F7D8" w14:textId="77777777" w:rsidR="00AB2696" w:rsidRDefault="00AB2696" w:rsidP="00B01752">
            <w:r w:rsidRPr="009B2E6C">
              <w:rPr>
                <w:highlight w:val="lightGray"/>
              </w:rPr>
              <w:t>Appears when Question type = Multi-Answer:</w:t>
            </w:r>
          </w:p>
          <w:p w14:paraId="5A611F97" w14:textId="77777777" w:rsidR="00AB2696" w:rsidRPr="004C217E" w:rsidRDefault="00AB2696" w:rsidP="00AB2696">
            <w:pPr>
              <w:pStyle w:val="ListParagraph"/>
              <w:widowControl/>
              <w:numPr>
                <w:ilvl w:val="0"/>
                <w:numId w:val="15"/>
              </w:numPr>
              <w:autoSpaceDE/>
              <w:autoSpaceDN/>
              <w:adjustRightInd/>
              <w:spacing w:after="0" w:line="240" w:lineRule="auto"/>
              <w:contextualSpacing/>
              <w:rPr>
                <w:i/>
              </w:rPr>
            </w:pPr>
            <w:r>
              <w:t xml:space="preserve">Checkbox =&gt; text length for radio checkbox value (label) </w:t>
            </w:r>
          </w:p>
        </w:tc>
      </w:tr>
    </w:tbl>
    <w:p w14:paraId="071A1E07" w14:textId="77777777" w:rsidR="00AB2696" w:rsidRDefault="00AB2696" w:rsidP="00AB2696">
      <w:pPr>
        <w:pStyle w:val="Heading3"/>
      </w:pPr>
      <w:bookmarkStart w:id="153" w:name="_Toc468971059"/>
      <w:r>
        <w:t>Form Level</w:t>
      </w:r>
      <w:bookmarkEnd w:id="153"/>
    </w:p>
    <w:p w14:paraId="0FFEAFC3" w14:textId="77777777" w:rsidR="00AB2696" w:rsidRDefault="00AB2696" w:rsidP="00AB2696">
      <w:r>
        <w:rPr>
          <w:noProof/>
        </w:rPr>
        <w:drawing>
          <wp:inline distT="0" distB="0" distL="0" distR="0" wp14:anchorId="7DDE6195" wp14:editId="57529A52">
            <wp:extent cx="5091638" cy="178776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718" t="26585" r="11795" b="23200"/>
                    <a:stretch/>
                  </pic:blipFill>
                  <pic:spPr bwMode="auto">
                    <a:xfrm>
                      <a:off x="0" y="0"/>
                      <a:ext cx="5111289" cy="17946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510"/>
        <w:gridCol w:w="1635"/>
        <w:gridCol w:w="1620"/>
        <w:gridCol w:w="1440"/>
        <w:gridCol w:w="3145"/>
      </w:tblGrid>
      <w:tr w:rsidR="00AB2696" w14:paraId="5FB7E2D0" w14:textId="77777777" w:rsidTr="00B01752">
        <w:tc>
          <w:tcPr>
            <w:tcW w:w="1510" w:type="dxa"/>
            <w:shd w:val="clear" w:color="auto" w:fill="B8CCE4" w:themeFill="accent1" w:themeFillTint="66"/>
          </w:tcPr>
          <w:p w14:paraId="38A98EAD" w14:textId="77777777" w:rsidR="00AB2696" w:rsidRDefault="00AB2696" w:rsidP="00B01752">
            <w:r>
              <w:t>Field name</w:t>
            </w:r>
          </w:p>
        </w:tc>
        <w:tc>
          <w:tcPr>
            <w:tcW w:w="1635" w:type="dxa"/>
            <w:shd w:val="clear" w:color="auto" w:fill="B8CCE4" w:themeFill="accent1" w:themeFillTint="66"/>
          </w:tcPr>
          <w:p w14:paraId="5BD35D96" w14:textId="77777777" w:rsidR="00AB2696" w:rsidRDefault="00AB2696" w:rsidP="00B01752">
            <w:r>
              <w:t>L</w:t>
            </w:r>
            <w:r w:rsidRPr="00CA7A06">
              <w:t>ength</w:t>
            </w:r>
          </w:p>
        </w:tc>
        <w:tc>
          <w:tcPr>
            <w:tcW w:w="1620" w:type="dxa"/>
            <w:shd w:val="clear" w:color="auto" w:fill="B8CCE4" w:themeFill="accent1" w:themeFillTint="66"/>
          </w:tcPr>
          <w:p w14:paraId="56BA1C0E" w14:textId="77777777" w:rsidR="00AB2696" w:rsidRDefault="00AB2696" w:rsidP="00B01752">
            <w:r>
              <w:t>Message for FB UI</w:t>
            </w:r>
          </w:p>
        </w:tc>
        <w:tc>
          <w:tcPr>
            <w:tcW w:w="1440" w:type="dxa"/>
            <w:shd w:val="clear" w:color="auto" w:fill="B8CCE4" w:themeFill="accent1" w:themeFillTint="66"/>
          </w:tcPr>
          <w:p w14:paraId="3CD339C0" w14:textId="77777777" w:rsidR="00AB2696" w:rsidRDefault="00AB2696" w:rsidP="00B01752">
            <w:r>
              <w:t>Message in log</w:t>
            </w:r>
          </w:p>
        </w:tc>
        <w:tc>
          <w:tcPr>
            <w:tcW w:w="3145" w:type="dxa"/>
            <w:shd w:val="clear" w:color="auto" w:fill="B8CCE4" w:themeFill="accent1" w:themeFillTint="66"/>
          </w:tcPr>
          <w:p w14:paraId="0E5B4D79" w14:textId="77777777" w:rsidR="00AB2696" w:rsidRDefault="00AB2696" w:rsidP="00B01752">
            <w:r>
              <w:t>Comment</w:t>
            </w:r>
          </w:p>
        </w:tc>
      </w:tr>
      <w:tr w:rsidR="00AB2696" w14:paraId="56378B19" w14:textId="77777777" w:rsidTr="00B01752">
        <w:tc>
          <w:tcPr>
            <w:tcW w:w="1510" w:type="dxa"/>
          </w:tcPr>
          <w:p w14:paraId="2C8526D2" w14:textId="77777777" w:rsidR="00AB2696" w:rsidRDefault="00AB2696" w:rsidP="00B01752">
            <w:r>
              <w:t>Form Name</w:t>
            </w:r>
          </w:p>
        </w:tc>
        <w:tc>
          <w:tcPr>
            <w:tcW w:w="1635" w:type="dxa"/>
          </w:tcPr>
          <w:p w14:paraId="0B2F174A" w14:textId="77777777" w:rsidR="00AB2696" w:rsidRPr="000F4AC3" w:rsidRDefault="00AB2696" w:rsidP="00B01752">
            <w:pPr>
              <w:rPr>
                <w:color w:val="FF0000"/>
              </w:rPr>
            </w:pPr>
            <w:r w:rsidRPr="008937D1">
              <w:t>2,000</w:t>
            </w:r>
          </w:p>
        </w:tc>
        <w:tc>
          <w:tcPr>
            <w:tcW w:w="1620" w:type="dxa"/>
          </w:tcPr>
          <w:p w14:paraId="289D32EC" w14:textId="77777777" w:rsidR="00AB2696" w:rsidRDefault="00AB2696" w:rsidP="00B01752">
            <w:r>
              <w:t>Form Name cannot be longer than 2,000 characters</w:t>
            </w:r>
          </w:p>
        </w:tc>
        <w:tc>
          <w:tcPr>
            <w:tcW w:w="1440" w:type="dxa"/>
          </w:tcPr>
          <w:p w14:paraId="31B754B0" w14:textId="77777777" w:rsidR="00AB2696" w:rsidRDefault="00AB2696" w:rsidP="00B01752">
            <w:r>
              <w:t>Invalid length of Form Name</w:t>
            </w:r>
          </w:p>
        </w:tc>
        <w:tc>
          <w:tcPr>
            <w:tcW w:w="3145" w:type="dxa"/>
          </w:tcPr>
          <w:p w14:paraId="6138AC51" w14:textId="77777777" w:rsidR="00AB2696" w:rsidRDefault="00AB2696" w:rsidP="00B01752"/>
        </w:tc>
      </w:tr>
      <w:tr w:rsidR="00AB2696" w14:paraId="4763C4A6" w14:textId="77777777" w:rsidTr="00B01752">
        <w:tc>
          <w:tcPr>
            <w:tcW w:w="1510" w:type="dxa"/>
          </w:tcPr>
          <w:p w14:paraId="2BE01899" w14:textId="77777777" w:rsidR="00AB2696" w:rsidRDefault="00AB2696" w:rsidP="00B01752">
            <w:r>
              <w:t>Form Description</w:t>
            </w:r>
          </w:p>
        </w:tc>
        <w:tc>
          <w:tcPr>
            <w:tcW w:w="1635" w:type="dxa"/>
          </w:tcPr>
          <w:p w14:paraId="4F1C693E" w14:textId="77777777" w:rsidR="00AB2696" w:rsidRDefault="00AB2696" w:rsidP="00B01752">
            <w:r>
              <w:t>2,000</w:t>
            </w:r>
          </w:p>
        </w:tc>
        <w:tc>
          <w:tcPr>
            <w:tcW w:w="1620" w:type="dxa"/>
          </w:tcPr>
          <w:p w14:paraId="0FFE4A31" w14:textId="77777777" w:rsidR="00AB2696" w:rsidRDefault="00AB2696" w:rsidP="00B01752">
            <w:r>
              <w:t xml:space="preserve">Form Description cannot be </w:t>
            </w:r>
            <w:r>
              <w:lastRenderedPageBreak/>
              <w:t>longer than 2,000 characters</w:t>
            </w:r>
          </w:p>
        </w:tc>
        <w:tc>
          <w:tcPr>
            <w:tcW w:w="1440" w:type="dxa"/>
          </w:tcPr>
          <w:p w14:paraId="2970E509" w14:textId="77777777" w:rsidR="00AB2696" w:rsidRDefault="00AB2696" w:rsidP="00B01752">
            <w:r>
              <w:lastRenderedPageBreak/>
              <w:t>Invalid length of Form Description</w:t>
            </w:r>
          </w:p>
        </w:tc>
        <w:tc>
          <w:tcPr>
            <w:tcW w:w="3145" w:type="dxa"/>
          </w:tcPr>
          <w:p w14:paraId="6B0F5CB0" w14:textId="77777777" w:rsidR="00AB2696" w:rsidRDefault="00AB2696" w:rsidP="00B01752">
            <w:r w:rsidRPr="00DB2C68">
              <w:rPr>
                <w:color w:val="FF0000"/>
              </w:rPr>
              <w:t xml:space="preserve">NOTE: </w:t>
            </w:r>
            <w:r>
              <w:rPr>
                <w:color w:val="FF0000"/>
              </w:rPr>
              <w:t xml:space="preserve">Currently not used in GS; in </w:t>
            </w:r>
            <w:r w:rsidRPr="00DB2C68">
              <w:rPr>
                <w:color w:val="FF0000"/>
              </w:rPr>
              <w:t xml:space="preserve">PostgreSQL =&gt; </w:t>
            </w:r>
            <w:r>
              <w:rPr>
                <w:color w:val="FF0000"/>
              </w:rPr>
              <w:t>unlimited</w:t>
            </w:r>
          </w:p>
        </w:tc>
      </w:tr>
      <w:tr w:rsidR="00AB2696" w14:paraId="34E68715" w14:textId="77777777" w:rsidTr="00B01752">
        <w:tc>
          <w:tcPr>
            <w:tcW w:w="1510" w:type="dxa"/>
          </w:tcPr>
          <w:p w14:paraId="597BDFC2" w14:textId="77777777" w:rsidR="00AB2696" w:rsidRDefault="00AB2696" w:rsidP="00B01752">
            <w:r>
              <w:t>Tag Name</w:t>
            </w:r>
          </w:p>
        </w:tc>
        <w:tc>
          <w:tcPr>
            <w:tcW w:w="1635" w:type="dxa"/>
          </w:tcPr>
          <w:p w14:paraId="0043EBF3" w14:textId="77777777" w:rsidR="00AB2696" w:rsidRDefault="00AB2696" w:rsidP="00B01752"/>
        </w:tc>
        <w:tc>
          <w:tcPr>
            <w:tcW w:w="1620" w:type="dxa"/>
          </w:tcPr>
          <w:p w14:paraId="48BF6DEB" w14:textId="77777777" w:rsidR="00AB2696" w:rsidRDefault="00AB2696" w:rsidP="00B01752"/>
        </w:tc>
        <w:tc>
          <w:tcPr>
            <w:tcW w:w="1440" w:type="dxa"/>
          </w:tcPr>
          <w:p w14:paraId="72E8A364" w14:textId="77777777" w:rsidR="00AB2696" w:rsidRDefault="00AB2696" w:rsidP="00B01752"/>
        </w:tc>
        <w:tc>
          <w:tcPr>
            <w:tcW w:w="3145" w:type="dxa"/>
          </w:tcPr>
          <w:p w14:paraId="61D12571" w14:textId="77777777" w:rsidR="00AB2696" w:rsidRDefault="00AB2696" w:rsidP="00B01752">
            <w:pPr>
              <w:rPr>
                <w:color w:val="FF0000"/>
              </w:rPr>
            </w:pPr>
            <w:r>
              <w:rPr>
                <w:color w:val="FF0000"/>
              </w:rPr>
              <w:t>Not relevant; used by FB only;</w:t>
            </w:r>
          </w:p>
          <w:p w14:paraId="2F965278" w14:textId="77777777" w:rsidR="00AB2696" w:rsidRDefault="00AB2696" w:rsidP="00B01752">
            <w:r>
              <w:rPr>
                <w:color w:val="FF0000"/>
              </w:rPr>
              <w:t>Also, we are not sure what tag in in XML (from the question or from the form)?</w:t>
            </w:r>
          </w:p>
        </w:tc>
      </w:tr>
      <w:tr w:rsidR="00AB2696" w14:paraId="6C34CE48" w14:textId="77777777" w:rsidTr="00B01752">
        <w:tc>
          <w:tcPr>
            <w:tcW w:w="1510" w:type="dxa"/>
          </w:tcPr>
          <w:p w14:paraId="0AD90108" w14:textId="77777777" w:rsidR="00AB2696" w:rsidRDefault="00AB2696" w:rsidP="00B01752">
            <w:r>
              <w:t>Tag description</w:t>
            </w:r>
          </w:p>
        </w:tc>
        <w:tc>
          <w:tcPr>
            <w:tcW w:w="1635" w:type="dxa"/>
          </w:tcPr>
          <w:p w14:paraId="42093F90" w14:textId="77777777" w:rsidR="00AB2696" w:rsidRDefault="00AB2696" w:rsidP="00B01752"/>
        </w:tc>
        <w:tc>
          <w:tcPr>
            <w:tcW w:w="1620" w:type="dxa"/>
          </w:tcPr>
          <w:p w14:paraId="77D83EDE" w14:textId="77777777" w:rsidR="00AB2696" w:rsidRDefault="00AB2696" w:rsidP="00B01752"/>
        </w:tc>
        <w:tc>
          <w:tcPr>
            <w:tcW w:w="1440" w:type="dxa"/>
          </w:tcPr>
          <w:p w14:paraId="3DF0B665" w14:textId="77777777" w:rsidR="00AB2696" w:rsidRDefault="00AB2696" w:rsidP="00B01752"/>
        </w:tc>
        <w:tc>
          <w:tcPr>
            <w:tcW w:w="3145" w:type="dxa"/>
          </w:tcPr>
          <w:p w14:paraId="56922252" w14:textId="77777777" w:rsidR="00AB2696" w:rsidRDefault="00AB2696" w:rsidP="00B01752">
            <w:pPr>
              <w:rPr>
                <w:color w:val="FF0000"/>
              </w:rPr>
            </w:pPr>
            <w:r>
              <w:rPr>
                <w:color w:val="FF0000"/>
              </w:rPr>
              <w:t>Not relevant; used by FB only;</w:t>
            </w:r>
          </w:p>
          <w:p w14:paraId="3F3B97A1" w14:textId="77777777" w:rsidR="00AB2696" w:rsidRDefault="00AB2696" w:rsidP="00B01752">
            <w:r>
              <w:rPr>
                <w:color w:val="FF0000"/>
              </w:rPr>
              <w:t>Also, we are not sure what tag in in XML (from the question or from the form)?</w:t>
            </w:r>
          </w:p>
        </w:tc>
      </w:tr>
      <w:tr w:rsidR="00AB2696" w14:paraId="3D558EEE" w14:textId="77777777" w:rsidTr="00B01752">
        <w:tc>
          <w:tcPr>
            <w:tcW w:w="1510" w:type="dxa"/>
          </w:tcPr>
          <w:p w14:paraId="40DA9558" w14:textId="77777777" w:rsidR="00AB2696" w:rsidRDefault="00AB2696" w:rsidP="00B01752">
            <w:r>
              <w:t>CreatedBy</w:t>
            </w:r>
          </w:p>
        </w:tc>
        <w:tc>
          <w:tcPr>
            <w:tcW w:w="1635" w:type="dxa"/>
          </w:tcPr>
          <w:p w14:paraId="1CA02E1B" w14:textId="77777777" w:rsidR="00AB2696" w:rsidRDefault="00AB2696" w:rsidP="00B01752">
            <w:r>
              <w:t>25</w:t>
            </w:r>
            <w:r w:rsidRPr="00272767">
              <w:t xml:space="preserve"> bytes</w:t>
            </w:r>
          </w:p>
        </w:tc>
        <w:tc>
          <w:tcPr>
            <w:tcW w:w="1620" w:type="dxa"/>
          </w:tcPr>
          <w:p w14:paraId="4815932E" w14:textId="77777777" w:rsidR="00AB2696" w:rsidRDefault="00AB2696" w:rsidP="00B01752">
            <w:r>
              <w:t>n/a on UI</w:t>
            </w:r>
          </w:p>
        </w:tc>
        <w:tc>
          <w:tcPr>
            <w:tcW w:w="1440" w:type="dxa"/>
          </w:tcPr>
          <w:p w14:paraId="7EBC2F96" w14:textId="77777777" w:rsidR="00AB2696" w:rsidRDefault="00AB2696" w:rsidP="00B01752">
            <w:r>
              <w:t xml:space="preserve">Invalid length of CreatedBy for the form </w:t>
            </w:r>
          </w:p>
        </w:tc>
        <w:tc>
          <w:tcPr>
            <w:tcW w:w="3145" w:type="dxa"/>
          </w:tcPr>
          <w:p w14:paraId="147A9291"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43B2A302" w14:textId="77777777" w:rsidTr="00B01752">
        <w:tc>
          <w:tcPr>
            <w:tcW w:w="1510" w:type="dxa"/>
          </w:tcPr>
          <w:p w14:paraId="16591A87" w14:textId="77777777" w:rsidR="00AB2696" w:rsidRDefault="00AB2696" w:rsidP="00B01752">
            <w:r>
              <w:t>ModifiedBy</w:t>
            </w:r>
          </w:p>
        </w:tc>
        <w:tc>
          <w:tcPr>
            <w:tcW w:w="1635" w:type="dxa"/>
          </w:tcPr>
          <w:p w14:paraId="735B6D41" w14:textId="77777777" w:rsidR="00AB2696" w:rsidRDefault="00AB2696" w:rsidP="00B01752">
            <w:r>
              <w:t>25</w:t>
            </w:r>
            <w:r w:rsidRPr="00272767">
              <w:t xml:space="preserve"> bytes</w:t>
            </w:r>
          </w:p>
        </w:tc>
        <w:tc>
          <w:tcPr>
            <w:tcW w:w="1620" w:type="dxa"/>
          </w:tcPr>
          <w:p w14:paraId="157B4A01" w14:textId="77777777" w:rsidR="00AB2696" w:rsidRDefault="00AB2696" w:rsidP="00B01752">
            <w:r>
              <w:t>n/a on UI</w:t>
            </w:r>
          </w:p>
        </w:tc>
        <w:tc>
          <w:tcPr>
            <w:tcW w:w="1440" w:type="dxa"/>
          </w:tcPr>
          <w:p w14:paraId="35D2D7B7" w14:textId="77777777" w:rsidR="00AB2696" w:rsidRDefault="00AB2696" w:rsidP="00B01752">
            <w:r>
              <w:t xml:space="preserve">Invalid length of </w:t>
            </w:r>
            <w:r w:rsidRPr="00272767">
              <w:t>modifiedBy</w:t>
            </w:r>
            <w:r>
              <w:t xml:space="preserve"> for the form </w:t>
            </w:r>
          </w:p>
        </w:tc>
        <w:tc>
          <w:tcPr>
            <w:tcW w:w="3145" w:type="dxa"/>
          </w:tcPr>
          <w:p w14:paraId="74AA48AA" w14:textId="77777777" w:rsidR="00AB2696" w:rsidRDefault="00AB2696" w:rsidP="00B01752">
            <w:r w:rsidRPr="00DB2C68">
              <w:rPr>
                <w:color w:val="FF0000"/>
              </w:rPr>
              <w:t xml:space="preserve">NOTE: GS restriction (Oracle) is </w:t>
            </w:r>
            <w:r>
              <w:rPr>
                <w:color w:val="FF0000"/>
              </w:rPr>
              <w:t>3</w:t>
            </w:r>
            <w:r w:rsidRPr="00DB2C68">
              <w:rPr>
                <w:color w:val="FF0000"/>
              </w:rPr>
              <w:t>0</w:t>
            </w:r>
            <w:r>
              <w:rPr>
                <w:color w:val="FF0000"/>
              </w:rPr>
              <w:t xml:space="preserve"> </w:t>
            </w:r>
          </w:p>
        </w:tc>
      </w:tr>
      <w:tr w:rsidR="00AB2696" w14:paraId="7E857588" w14:textId="77777777" w:rsidTr="00B01752">
        <w:tc>
          <w:tcPr>
            <w:tcW w:w="1510" w:type="dxa"/>
          </w:tcPr>
          <w:p w14:paraId="37246A4E" w14:textId="77777777" w:rsidR="00AB2696" w:rsidRDefault="00AB2696" w:rsidP="00B01752">
            <w:r>
              <w:t>uuid</w:t>
            </w:r>
          </w:p>
        </w:tc>
        <w:tc>
          <w:tcPr>
            <w:tcW w:w="1635" w:type="dxa"/>
          </w:tcPr>
          <w:p w14:paraId="0B0EFF5E" w14:textId="77777777" w:rsidR="00AB2696" w:rsidRDefault="00AB2696" w:rsidP="00B01752">
            <w:r w:rsidRPr="00686890">
              <w:rPr>
                <w:color w:val="FF0000"/>
              </w:rPr>
              <w:t>36</w:t>
            </w:r>
            <w:r>
              <w:rPr>
                <w:color w:val="FF0000"/>
              </w:rPr>
              <w:t xml:space="preserve"> bytes</w:t>
            </w:r>
          </w:p>
        </w:tc>
        <w:tc>
          <w:tcPr>
            <w:tcW w:w="1620" w:type="dxa"/>
          </w:tcPr>
          <w:p w14:paraId="59676222" w14:textId="77777777" w:rsidR="00AB2696" w:rsidRDefault="00AB2696" w:rsidP="00B01752">
            <w:r>
              <w:t>n/a on UI</w:t>
            </w:r>
          </w:p>
        </w:tc>
        <w:tc>
          <w:tcPr>
            <w:tcW w:w="1440" w:type="dxa"/>
          </w:tcPr>
          <w:p w14:paraId="6E2C99E6" w14:textId="77777777" w:rsidR="00AB2696" w:rsidRDefault="00AB2696" w:rsidP="00B01752">
            <w:r>
              <w:t>Invalid length of uuid for the form</w:t>
            </w:r>
          </w:p>
        </w:tc>
        <w:tc>
          <w:tcPr>
            <w:tcW w:w="3145" w:type="dxa"/>
          </w:tcPr>
          <w:p w14:paraId="40190DCE" w14:textId="77777777" w:rsidR="00AB2696" w:rsidRDefault="00AB2696" w:rsidP="00B01752">
            <w:pPr>
              <w:rPr>
                <w:color w:val="FF0000"/>
              </w:rPr>
            </w:pPr>
            <w:r w:rsidRPr="00AE7CBB">
              <w:rPr>
                <w:color w:val="FF0000"/>
              </w:rPr>
              <w:t>Should it be bytes or characters?</w:t>
            </w:r>
          </w:p>
          <w:p w14:paraId="1C337E6A" w14:textId="77777777" w:rsidR="00AB2696" w:rsidRDefault="00AB2696" w:rsidP="00B01752">
            <w:r>
              <w:rPr>
                <w:color w:val="FF0000"/>
              </w:rPr>
              <w:t xml:space="preserve">Currently </w:t>
            </w:r>
            <w:r w:rsidRPr="00DB2C68">
              <w:rPr>
                <w:color w:val="FF0000"/>
              </w:rPr>
              <w:t xml:space="preserve">GS restriction (Oracle) is </w:t>
            </w:r>
            <w:r>
              <w:rPr>
                <w:color w:val="FF0000"/>
              </w:rPr>
              <w:t>10</w:t>
            </w:r>
            <w:r w:rsidRPr="00DB2C68">
              <w:rPr>
                <w:color w:val="FF0000"/>
              </w:rPr>
              <w:t>0</w:t>
            </w:r>
            <w:r>
              <w:rPr>
                <w:color w:val="FF0000"/>
              </w:rPr>
              <w:t xml:space="preserve"> bytes – we need to change it in GS</w:t>
            </w:r>
            <w:r w:rsidRPr="00DB2C68">
              <w:rPr>
                <w:color w:val="FF0000"/>
              </w:rPr>
              <w:t xml:space="preserve">; PostgreSQL =&gt; </w:t>
            </w:r>
            <w:r>
              <w:rPr>
                <w:color w:val="FF0000"/>
              </w:rPr>
              <w:t>36</w:t>
            </w:r>
          </w:p>
        </w:tc>
      </w:tr>
    </w:tbl>
    <w:p w14:paraId="60FAD81E" w14:textId="77777777" w:rsidR="00AB2696" w:rsidRDefault="00AB2696" w:rsidP="00AB2696"/>
    <w:p w14:paraId="37D9F329" w14:textId="77777777" w:rsidR="00750A4F" w:rsidRDefault="00AB2696" w:rsidP="00AB2696">
      <w:pPr>
        <w:pStyle w:val="Heading3"/>
      </w:pPr>
      <w:bookmarkStart w:id="154" w:name="_Toc468971060"/>
      <w:r>
        <w:t>Section Level</w:t>
      </w:r>
      <w:bookmarkEnd w:id="154"/>
    </w:p>
    <w:p w14:paraId="1241DE87" w14:textId="45DEC54A" w:rsidR="00AB2696" w:rsidRDefault="00750A4F" w:rsidP="00750A4F">
      <w:pPr>
        <w:pStyle w:val="BodyText"/>
      </w:pPr>
      <w:r>
        <w:t>N</w:t>
      </w:r>
      <w:r w:rsidR="00AB2696" w:rsidRPr="00466A28">
        <w:t xml:space="preserve">othing on section level is passed to GS; but users often use ‘description’ field to enter type/mech combos. No requirements to limit any field </w:t>
      </w:r>
      <w:r w:rsidR="00AB2696" w:rsidRPr="006D3DDA">
        <w:rPr>
          <w:highlight w:val="lightGray"/>
        </w:rPr>
        <w:t>from GS side</w:t>
      </w:r>
    </w:p>
    <w:p w14:paraId="04029C8A" w14:textId="77777777" w:rsidR="00AB2696" w:rsidRDefault="00AB2696" w:rsidP="00AB2696">
      <w:r>
        <w:rPr>
          <w:noProof/>
        </w:rPr>
        <w:drawing>
          <wp:inline distT="0" distB="0" distL="0" distR="0" wp14:anchorId="16F72C1C" wp14:editId="2363EC5D">
            <wp:extent cx="5295900" cy="15878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3846" t="22646" r="12179" b="34769"/>
                    <a:stretch/>
                  </pic:blipFill>
                  <pic:spPr bwMode="auto">
                    <a:xfrm>
                      <a:off x="0" y="0"/>
                      <a:ext cx="5323692" cy="1596185"/>
                    </a:xfrm>
                    <a:prstGeom prst="rect">
                      <a:avLst/>
                    </a:prstGeom>
                    <a:ln>
                      <a:noFill/>
                    </a:ln>
                    <a:extLst>
                      <a:ext uri="{53640926-AAD7-44D8-BBD7-CCE9431645EC}">
                        <a14:shadowObscured xmlns:a14="http://schemas.microsoft.com/office/drawing/2010/main"/>
                      </a:ext>
                    </a:extLst>
                  </pic:spPr>
                </pic:pic>
              </a:graphicData>
            </a:graphic>
          </wp:inline>
        </w:drawing>
      </w:r>
    </w:p>
    <w:p w14:paraId="733C1626" w14:textId="77777777" w:rsidR="00AB2696" w:rsidRDefault="00AB2696" w:rsidP="00AB2696">
      <w:r>
        <w:t>Note: For consistency purposes, it will be good to have UI messages</w:t>
      </w:r>
    </w:p>
    <w:tbl>
      <w:tblPr>
        <w:tblStyle w:val="TableGrid"/>
        <w:tblW w:w="0" w:type="auto"/>
        <w:tblLook w:val="04A0" w:firstRow="1" w:lastRow="0" w:firstColumn="1" w:lastColumn="0" w:noHBand="0" w:noVBand="1"/>
      </w:tblPr>
      <w:tblGrid>
        <w:gridCol w:w="1838"/>
        <w:gridCol w:w="1577"/>
        <w:gridCol w:w="2250"/>
        <w:gridCol w:w="1710"/>
        <w:gridCol w:w="1260"/>
      </w:tblGrid>
      <w:tr w:rsidR="00AB2696" w14:paraId="45958D69" w14:textId="77777777" w:rsidTr="00B01752">
        <w:tc>
          <w:tcPr>
            <w:tcW w:w="1838" w:type="dxa"/>
            <w:shd w:val="clear" w:color="auto" w:fill="B8CCE4" w:themeFill="accent1" w:themeFillTint="66"/>
          </w:tcPr>
          <w:p w14:paraId="632A9C99" w14:textId="77777777" w:rsidR="00AB2696" w:rsidRDefault="00AB2696" w:rsidP="00B01752">
            <w:r>
              <w:t xml:space="preserve"> Field name</w:t>
            </w:r>
          </w:p>
        </w:tc>
        <w:tc>
          <w:tcPr>
            <w:tcW w:w="1577" w:type="dxa"/>
            <w:shd w:val="clear" w:color="auto" w:fill="B8CCE4" w:themeFill="accent1" w:themeFillTint="66"/>
          </w:tcPr>
          <w:p w14:paraId="74C68FE4" w14:textId="77777777" w:rsidR="00AB2696" w:rsidRDefault="00AB2696" w:rsidP="00B01752">
            <w:r>
              <w:t>L</w:t>
            </w:r>
            <w:r w:rsidRPr="00CA7A06">
              <w:t>ength</w:t>
            </w:r>
          </w:p>
        </w:tc>
        <w:tc>
          <w:tcPr>
            <w:tcW w:w="2250" w:type="dxa"/>
            <w:shd w:val="clear" w:color="auto" w:fill="B8CCE4" w:themeFill="accent1" w:themeFillTint="66"/>
          </w:tcPr>
          <w:p w14:paraId="008B16C4" w14:textId="77777777" w:rsidR="00AB2696" w:rsidRDefault="00AB2696" w:rsidP="00B01752">
            <w:r>
              <w:t>Message for FB UI</w:t>
            </w:r>
          </w:p>
        </w:tc>
        <w:tc>
          <w:tcPr>
            <w:tcW w:w="1710" w:type="dxa"/>
            <w:shd w:val="clear" w:color="auto" w:fill="B8CCE4" w:themeFill="accent1" w:themeFillTint="66"/>
          </w:tcPr>
          <w:p w14:paraId="72F51745" w14:textId="77777777" w:rsidR="00AB2696" w:rsidRDefault="00AB2696" w:rsidP="00B01752">
            <w:r>
              <w:t>Message in log</w:t>
            </w:r>
          </w:p>
        </w:tc>
        <w:tc>
          <w:tcPr>
            <w:tcW w:w="1260" w:type="dxa"/>
            <w:shd w:val="clear" w:color="auto" w:fill="B8CCE4" w:themeFill="accent1" w:themeFillTint="66"/>
          </w:tcPr>
          <w:p w14:paraId="3F8AA981" w14:textId="77777777" w:rsidR="00AB2696" w:rsidRDefault="00AB2696" w:rsidP="00B01752">
            <w:r>
              <w:t>Comment</w:t>
            </w:r>
          </w:p>
        </w:tc>
      </w:tr>
      <w:tr w:rsidR="00AB2696" w14:paraId="4925A7D9" w14:textId="77777777" w:rsidTr="00B01752">
        <w:tc>
          <w:tcPr>
            <w:tcW w:w="1838" w:type="dxa"/>
          </w:tcPr>
          <w:p w14:paraId="155EBCEE" w14:textId="77777777" w:rsidR="00AB2696" w:rsidRDefault="00AB2696" w:rsidP="00B01752">
            <w:r>
              <w:t>Section Name</w:t>
            </w:r>
          </w:p>
        </w:tc>
        <w:tc>
          <w:tcPr>
            <w:tcW w:w="1577" w:type="dxa"/>
          </w:tcPr>
          <w:p w14:paraId="6E82AA62" w14:textId="77777777" w:rsidR="00AB2696" w:rsidRDefault="00AB2696" w:rsidP="00B01752">
            <w:r>
              <w:t xml:space="preserve">100 </w:t>
            </w:r>
          </w:p>
        </w:tc>
        <w:tc>
          <w:tcPr>
            <w:tcW w:w="2250" w:type="dxa"/>
          </w:tcPr>
          <w:p w14:paraId="25CF6D16" w14:textId="77777777" w:rsidR="00AB2696" w:rsidRDefault="00AB2696" w:rsidP="00B01752">
            <w:r>
              <w:t>Section Name cannot be longer than 100 characters</w:t>
            </w:r>
          </w:p>
        </w:tc>
        <w:tc>
          <w:tcPr>
            <w:tcW w:w="1710" w:type="dxa"/>
          </w:tcPr>
          <w:p w14:paraId="2198A5A8" w14:textId="77777777" w:rsidR="00AB2696" w:rsidRDefault="00AB2696" w:rsidP="00B01752">
            <w:r>
              <w:t>n/a</w:t>
            </w:r>
          </w:p>
        </w:tc>
        <w:tc>
          <w:tcPr>
            <w:tcW w:w="1260" w:type="dxa"/>
          </w:tcPr>
          <w:p w14:paraId="7817EE80" w14:textId="77777777" w:rsidR="00AB2696" w:rsidRDefault="00AB2696" w:rsidP="00B01752"/>
        </w:tc>
      </w:tr>
      <w:tr w:rsidR="00AB2696" w14:paraId="61A42737" w14:textId="77777777" w:rsidTr="00B01752">
        <w:tc>
          <w:tcPr>
            <w:tcW w:w="1838" w:type="dxa"/>
          </w:tcPr>
          <w:p w14:paraId="44A519B5" w14:textId="77777777" w:rsidR="00AB2696" w:rsidRDefault="00AB2696" w:rsidP="00B01752">
            <w:r>
              <w:t>Description</w:t>
            </w:r>
          </w:p>
        </w:tc>
        <w:tc>
          <w:tcPr>
            <w:tcW w:w="1577" w:type="dxa"/>
          </w:tcPr>
          <w:p w14:paraId="0CD8017C" w14:textId="77777777" w:rsidR="00AB2696" w:rsidRDefault="00AB2696" w:rsidP="00B01752">
            <w:r>
              <w:t>2,000</w:t>
            </w:r>
          </w:p>
        </w:tc>
        <w:tc>
          <w:tcPr>
            <w:tcW w:w="2250" w:type="dxa"/>
          </w:tcPr>
          <w:p w14:paraId="55BDA586" w14:textId="77777777" w:rsidR="00AB2696" w:rsidRDefault="00AB2696" w:rsidP="00B01752">
            <w:r>
              <w:t>Section Description is longer than allowed</w:t>
            </w:r>
          </w:p>
        </w:tc>
        <w:tc>
          <w:tcPr>
            <w:tcW w:w="1710" w:type="dxa"/>
          </w:tcPr>
          <w:p w14:paraId="6783D759" w14:textId="77777777" w:rsidR="00AB2696" w:rsidRDefault="00AB2696" w:rsidP="00B01752">
            <w:r>
              <w:t>n/a</w:t>
            </w:r>
          </w:p>
        </w:tc>
        <w:tc>
          <w:tcPr>
            <w:tcW w:w="1260" w:type="dxa"/>
          </w:tcPr>
          <w:p w14:paraId="47E97116" w14:textId="77777777" w:rsidR="00AB2696" w:rsidRDefault="00AB2696" w:rsidP="00B01752"/>
        </w:tc>
      </w:tr>
    </w:tbl>
    <w:p w14:paraId="71815B18" w14:textId="77777777" w:rsidR="00AB2696" w:rsidRDefault="00AB2696" w:rsidP="00AB2696"/>
    <w:p w14:paraId="0A909A10" w14:textId="77777777" w:rsidR="00AB2696" w:rsidRDefault="00AB2696" w:rsidP="00AB2696">
      <w:pPr>
        <w:pStyle w:val="Heading3"/>
      </w:pPr>
      <w:bookmarkStart w:id="155" w:name="_Toc468971061"/>
      <w:r>
        <w:lastRenderedPageBreak/>
        <w:t>Module Level</w:t>
      </w:r>
      <w:bookmarkEnd w:id="155"/>
    </w:p>
    <w:p w14:paraId="6873127B" w14:textId="77777777" w:rsidR="00AB2696" w:rsidRDefault="00AB2696" w:rsidP="00AB2696">
      <w:r>
        <w:rPr>
          <w:noProof/>
        </w:rPr>
        <w:drawing>
          <wp:inline distT="0" distB="0" distL="0" distR="0" wp14:anchorId="4B6F7C7C" wp14:editId="0F076C94">
            <wp:extent cx="5303441" cy="1752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3974" t="21908" r="11539" b="30831"/>
                    <a:stretch/>
                  </pic:blipFill>
                  <pic:spPr bwMode="auto">
                    <a:xfrm>
                      <a:off x="0" y="0"/>
                      <a:ext cx="5310085" cy="175479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838"/>
        <w:gridCol w:w="1577"/>
        <w:gridCol w:w="1620"/>
        <w:gridCol w:w="1440"/>
        <w:gridCol w:w="2160"/>
      </w:tblGrid>
      <w:tr w:rsidR="00AB2696" w14:paraId="579D3878" w14:textId="77777777" w:rsidTr="00B01752">
        <w:tc>
          <w:tcPr>
            <w:tcW w:w="1838" w:type="dxa"/>
            <w:shd w:val="clear" w:color="auto" w:fill="B8CCE4" w:themeFill="accent1" w:themeFillTint="66"/>
          </w:tcPr>
          <w:p w14:paraId="2198DB24" w14:textId="77777777" w:rsidR="00AB2696" w:rsidRDefault="00AB2696" w:rsidP="00B01752">
            <w:r>
              <w:t>Field name</w:t>
            </w:r>
          </w:p>
        </w:tc>
        <w:tc>
          <w:tcPr>
            <w:tcW w:w="1577" w:type="dxa"/>
            <w:shd w:val="clear" w:color="auto" w:fill="B8CCE4" w:themeFill="accent1" w:themeFillTint="66"/>
          </w:tcPr>
          <w:p w14:paraId="001BC17C" w14:textId="77777777" w:rsidR="00AB2696" w:rsidRDefault="00AB2696" w:rsidP="00B01752">
            <w:r>
              <w:t>L</w:t>
            </w:r>
            <w:r w:rsidRPr="00CA7A06">
              <w:t>ength</w:t>
            </w:r>
          </w:p>
        </w:tc>
        <w:tc>
          <w:tcPr>
            <w:tcW w:w="1620" w:type="dxa"/>
            <w:shd w:val="clear" w:color="auto" w:fill="B8CCE4" w:themeFill="accent1" w:themeFillTint="66"/>
          </w:tcPr>
          <w:p w14:paraId="43DA5783" w14:textId="77777777" w:rsidR="00AB2696" w:rsidRDefault="00AB2696" w:rsidP="00B01752">
            <w:r>
              <w:t>Message for FB UI</w:t>
            </w:r>
          </w:p>
        </w:tc>
        <w:tc>
          <w:tcPr>
            <w:tcW w:w="1440" w:type="dxa"/>
            <w:shd w:val="clear" w:color="auto" w:fill="B8CCE4" w:themeFill="accent1" w:themeFillTint="66"/>
          </w:tcPr>
          <w:p w14:paraId="2A5C0F8A" w14:textId="77777777" w:rsidR="00AB2696" w:rsidRDefault="00AB2696" w:rsidP="00B01752">
            <w:r>
              <w:t>Message in log</w:t>
            </w:r>
          </w:p>
        </w:tc>
        <w:tc>
          <w:tcPr>
            <w:tcW w:w="2160" w:type="dxa"/>
            <w:shd w:val="clear" w:color="auto" w:fill="B8CCE4" w:themeFill="accent1" w:themeFillTint="66"/>
          </w:tcPr>
          <w:p w14:paraId="28CCE5EB" w14:textId="77777777" w:rsidR="00AB2696" w:rsidRDefault="00AB2696" w:rsidP="00B01752">
            <w:r>
              <w:t>Comment</w:t>
            </w:r>
          </w:p>
        </w:tc>
      </w:tr>
      <w:tr w:rsidR="00AB2696" w14:paraId="6D7ECB70" w14:textId="77777777" w:rsidTr="00B01752">
        <w:tc>
          <w:tcPr>
            <w:tcW w:w="1838" w:type="dxa"/>
          </w:tcPr>
          <w:p w14:paraId="458C341A" w14:textId="77777777" w:rsidR="00AB2696" w:rsidRDefault="00AB2696" w:rsidP="00B01752">
            <w:r>
              <w:t>Module Name</w:t>
            </w:r>
          </w:p>
        </w:tc>
        <w:tc>
          <w:tcPr>
            <w:tcW w:w="1577" w:type="dxa"/>
          </w:tcPr>
          <w:p w14:paraId="2EB7A17D" w14:textId="77777777" w:rsidR="00AB2696" w:rsidRDefault="00AB2696" w:rsidP="00B01752">
            <w:r>
              <w:t xml:space="preserve">100 </w:t>
            </w:r>
          </w:p>
        </w:tc>
        <w:tc>
          <w:tcPr>
            <w:tcW w:w="1620" w:type="dxa"/>
          </w:tcPr>
          <w:p w14:paraId="55BAFC4B" w14:textId="77777777" w:rsidR="00AB2696" w:rsidRDefault="00AB2696" w:rsidP="00B01752">
            <w:r>
              <w:t>Module Name cannot be longer than 100 characters</w:t>
            </w:r>
          </w:p>
        </w:tc>
        <w:tc>
          <w:tcPr>
            <w:tcW w:w="1440" w:type="dxa"/>
          </w:tcPr>
          <w:p w14:paraId="016DB8D2" w14:textId="77777777" w:rsidR="00AB2696" w:rsidRDefault="00AB2696" w:rsidP="00B01752">
            <w:r>
              <w:t>Invalid length of module name</w:t>
            </w:r>
          </w:p>
        </w:tc>
        <w:tc>
          <w:tcPr>
            <w:tcW w:w="2160" w:type="dxa"/>
          </w:tcPr>
          <w:p w14:paraId="6957EF28" w14:textId="77777777" w:rsidR="00AB2696" w:rsidRDefault="00AB2696" w:rsidP="00B01752"/>
        </w:tc>
      </w:tr>
      <w:tr w:rsidR="00AB2696" w14:paraId="173A0AB0" w14:textId="77777777" w:rsidTr="00B01752">
        <w:tc>
          <w:tcPr>
            <w:tcW w:w="1838" w:type="dxa"/>
          </w:tcPr>
          <w:p w14:paraId="344F814C" w14:textId="77777777" w:rsidR="00AB2696" w:rsidRDefault="00AB2696" w:rsidP="00B01752">
            <w:r>
              <w:t>Module Description</w:t>
            </w:r>
          </w:p>
        </w:tc>
        <w:tc>
          <w:tcPr>
            <w:tcW w:w="1577" w:type="dxa"/>
          </w:tcPr>
          <w:p w14:paraId="692012F4" w14:textId="77777777" w:rsidR="00AB2696" w:rsidRDefault="00AB2696" w:rsidP="00B01752">
            <w:r>
              <w:t xml:space="preserve">200 </w:t>
            </w:r>
          </w:p>
        </w:tc>
        <w:tc>
          <w:tcPr>
            <w:tcW w:w="1620" w:type="dxa"/>
          </w:tcPr>
          <w:p w14:paraId="0E840C63" w14:textId="77777777" w:rsidR="00AB2696" w:rsidRDefault="00AB2696" w:rsidP="00B01752">
            <w:r>
              <w:t>Module Description cannot be longer than 500 characters</w:t>
            </w:r>
          </w:p>
        </w:tc>
        <w:tc>
          <w:tcPr>
            <w:tcW w:w="1440" w:type="dxa"/>
          </w:tcPr>
          <w:p w14:paraId="7ADBDB19" w14:textId="77777777" w:rsidR="00AB2696" w:rsidRDefault="00AB2696" w:rsidP="00B01752">
            <w:r>
              <w:t>Invalid length of module description</w:t>
            </w:r>
          </w:p>
        </w:tc>
        <w:tc>
          <w:tcPr>
            <w:tcW w:w="2160" w:type="dxa"/>
          </w:tcPr>
          <w:p w14:paraId="5F714391" w14:textId="77777777" w:rsidR="00AB2696" w:rsidRDefault="00AB2696" w:rsidP="00B01752"/>
        </w:tc>
      </w:tr>
      <w:tr w:rsidR="00AB2696" w14:paraId="0D228865" w14:textId="77777777" w:rsidTr="00B01752">
        <w:tc>
          <w:tcPr>
            <w:tcW w:w="1838" w:type="dxa"/>
          </w:tcPr>
          <w:p w14:paraId="28B8C2D4" w14:textId="77777777" w:rsidR="00AB2696" w:rsidRDefault="00AB2696" w:rsidP="00B01752">
            <w:r>
              <w:t>Time to complete</w:t>
            </w:r>
          </w:p>
        </w:tc>
        <w:tc>
          <w:tcPr>
            <w:tcW w:w="1577" w:type="dxa"/>
          </w:tcPr>
          <w:p w14:paraId="5316FE08" w14:textId="77777777" w:rsidR="00AB2696" w:rsidRDefault="00AB2696" w:rsidP="00B01752"/>
        </w:tc>
        <w:tc>
          <w:tcPr>
            <w:tcW w:w="1620" w:type="dxa"/>
          </w:tcPr>
          <w:p w14:paraId="341C4988" w14:textId="77777777" w:rsidR="00AB2696" w:rsidRDefault="00AB2696" w:rsidP="00B01752"/>
        </w:tc>
        <w:tc>
          <w:tcPr>
            <w:tcW w:w="1440" w:type="dxa"/>
          </w:tcPr>
          <w:p w14:paraId="3C3DAAF7" w14:textId="77777777" w:rsidR="00AB2696" w:rsidRDefault="00AB2696" w:rsidP="00B01752"/>
        </w:tc>
        <w:tc>
          <w:tcPr>
            <w:tcW w:w="2160" w:type="dxa"/>
          </w:tcPr>
          <w:p w14:paraId="24D4A74A" w14:textId="77777777" w:rsidR="00AB2696" w:rsidRDefault="00AB2696" w:rsidP="00B01752">
            <w:r>
              <w:rPr>
                <w:color w:val="FF0000"/>
              </w:rPr>
              <w:t>Not passes to GS</w:t>
            </w:r>
          </w:p>
        </w:tc>
      </w:tr>
    </w:tbl>
    <w:p w14:paraId="00D73B40" w14:textId="77777777" w:rsidR="00AB2696" w:rsidRDefault="00AB2696" w:rsidP="00AB2696"/>
    <w:p w14:paraId="5C08AE56" w14:textId="77777777" w:rsidR="00AB2696" w:rsidRDefault="00AB2696" w:rsidP="00AB2696">
      <w:pPr>
        <w:pStyle w:val="Heading3"/>
      </w:pPr>
      <w:bookmarkStart w:id="156" w:name="_Toc468971062"/>
      <w:r>
        <w:t>Category Level (related to TypeMech passed to GS)</w:t>
      </w:r>
      <w:bookmarkEnd w:id="156"/>
    </w:p>
    <w:p w14:paraId="5414F9E6" w14:textId="77777777" w:rsidR="00AB2696" w:rsidRDefault="00AB2696" w:rsidP="00AB2696">
      <w:r>
        <w:rPr>
          <w:noProof/>
        </w:rPr>
        <w:drawing>
          <wp:inline distT="0" distB="0" distL="0" distR="0" wp14:anchorId="2ADD20D7" wp14:editId="00419EFE">
            <wp:extent cx="4998720" cy="2620857"/>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3462" t="23385" r="12692" b="2277"/>
                    <a:stretch/>
                  </pic:blipFill>
                  <pic:spPr bwMode="auto">
                    <a:xfrm>
                      <a:off x="0" y="0"/>
                      <a:ext cx="5006590" cy="26249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827"/>
        <w:gridCol w:w="1852"/>
        <w:gridCol w:w="1649"/>
        <w:gridCol w:w="1873"/>
        <w:gridCol w:w="2149"/>
      </w:tblGrid>
      <w:tr w:rsidR="00AB2696" w14:paraId="72C7202F" w14:textId="77777777" w:rsidTr="00B01752">
        <w:tc>
          <w:tcPr>
            <w:tcW w:w="1827" w:type="dxa"/>
            <w:shd w:val="clear" w:color="auto" w:fill="B8CCE4" w:themeFill="accent1" w:themeFillTint="66"/>
          </w:tcPr>
          <w:p w14:paraId="43C3DDFF" w14:textId="77777777" w:rsidR="00AB2696" w:rsidRDefault="00AB2696" w:rsidP="00B01752">
            <w:r>
              <w:t>Field name</w:t>
            </w:r>
          </w:p>
        </w:tc>
        <w:tc>
          <w:tcPr>
            <w:tcW w:w="1852" w:type="dxa"/>
            <w:shd w:val="clear" w:color="auto" w:fill="B8CCE4" w:themeFill="accent1" w:themeFillTint="66"/>
          </w:tcPr>
          <w:p w14:paraId="4C2859A0" w14:textId="77777777" w:rsidR="00AB2696" w:rsidRDefault="00AB2696" w:rsidP="00B01752">
            <w:r>
              <w:t>L</w:t>
            </w:r>
            <w:r w:rsidRPr="00CA7A06">
              <w:t>ength</w:t>
            </w:r>
          </w:p>
        </w:tc>
        <w:tc>
          <w:tcPr>
            <w:tcW w:w="1649" w:type="dxa"/>
            <w:shd w:val="clear" w:color="auto" w:fill="B8CCE4" w:themeFill="accent1" w:themeFillTint="66"/>
          </w:tcPr>
          <w:p w14:paraId="43032EBC" w14:textId="77777777" w:rsidR="00AB2696" w:rsidRDefault="00AB2696" w:rsidP="00B01752">
            <w:r>
              <w:t>Message for FB UI</w:t>
            </w:r>
          </w:p>
        </w:tc>
        <w:tc>
          <w:tcPr>
            <w:tcW w:w="1873" w:type="dxa"/>
            <w:shd w:val="clear" w:color="auto" w:fill="B8CCE4" w:themeFill="accent1" w:themeFillTint="66"/>
          </w:tcPr>
          <w:p w14:paraId="6C24B371" w14:textId="77777777" w:rsidR="00AB2696" w:rsidRDefault="00AB2696" w:rsidP="00B01752">
            <w:r>
              <w:t>Message in log</w:t>
            </w:r>
          </w:p>
        </w:tc>
        <w:tc>
          <w:tcPr>
            <w:tcW w:w="2149" w:type="dxa"/>
            <w:shd w:val="clear" w:color="auto" w:fill="B8CCE4" w:themeFill="accent1" w:themeFillTint="66"/>
          </w:tcPr>
          <w:p w14:paraId="5704EB63" w14:textId="77777777" w:rsidR="00AB2696" w:rsidRDefault="00AB2696" w:rsidP="00B01752">
            <w:r>
              <w:t>Comment</w:t>
            </w:r>
          </w:p>
        </w:tc>
      </w:tr>
      <w:tr w:rsidR="00AB2696" w14:paraId="6AF06096" w14:textId="77777777" w:rsidTr="00B01752">
        <w:tc>
          <w:tcPr>
            <w:tcW w:w="1827" w:type="dxa"/>
          </w:tcPr>
          <w:p w14:paraId="5C2AA881" w14:textId="77777777" w:rsidR="00AB2696" w:rsidRDefault="00AB2696" w:rsidP="00B01752">
            <w:r>
              <w:t>Category Name</w:t>
            </w:r>
          </w:p>
        </w:tc>
        <w:tc>
          <w:tcPr>
            <w:tcW w:w="1852" w:type="dxa"/>
          </w:tcPr>
          <w:p w14:paraId="6B8F3966" w14:textId="77777777" w:rsidR="00AB2696" w:rsidRDefault="00AB2696" w:rsidP="00B01752"/>
        </w:tc>
        <w:tc>
          <w:tcPr>
            <w:tcW w:w="1649" w:type="dxa"/>
          </w:tcPr>
          <w:p w14:paraId="7099E467" w14:textId="77777777" w:rsidR="00AB2696" w:rsidRDefault="00AB2696" w:rsidP="00B01752"/>
        </w:tc>
        <w:tc>
          <w:tcPr>
            <w:tcW w:w="1873" w:type="dxa"/>
          </w:tcPr>
          <w:p w14:paraId="5ADC486A" w14:textId="77777777" w:rsidR="00AB2696" w:rsidRDefault="00AB2696" w:rsidP="00B01752"/>
        </w:tc>
        <w:tc>
          <w:tcPr>
            <w:tcW w:w="2149" w:type="dxa"/>
          </w:tcPr>
          <w:p w14:paraId="4FD2F43B" w14:textId="77777777" w:rsidR="00AB2696" w:rsidRPr="00467155" w:rsidRDefault="00AB2696" w:rsidP="00B01752">
            <w:pPr>
              <w:rPr>
                <w:color w:val="FF0000"/>
              </w:rPr>
            </w:pPr>
            <w:r w:rsidRPr="005F0FAC">
              <w:rPr>
                <w:color w:val="FF0000"/>
              </w:rPr>
              <w:t>Not</w:t>
            </w:r>
            <w:r>
              <w:rPr>
                <w:color w:val="FF0000"/>
              </w:rPr>
              <w:t xml:space="preserve"> passes to GS</w:t>
            </w:r>
          </w:p>
        </w:tc>
      </w:tr>
      <w:tr w:rsidR="00AB2696" w14:paraId="17D06AC7" w14:textId="77777777" w:rsidTr="00B01752">
        <w:tc>
          <w:tcPr>
            <w:tcW w:w="1827" w:type="dxa"/>
          </w:tcPr>
          <w:p w14:paraId="22B63C93" w14:textId="77777777" w:rsidR="00AB2696" w:rsidRDefault="00AB2696" w:rsidP="00B01752">
            <w:r>
              <w:lastRenderedPageBreak/>
              <w:t>Category Description</w:t>
            </w:r>
          </w:p>
        </w:tc>
        <w:tc>
          <w:tcPr>
            <w:tcW w:w="1852" w:type="dxa"/>
          </w:tcPr>
          <w:p w14:paraId="443EA466" w14:textId="77777777" w:rsidR="00AB2696" w:rsidRDefault="00AB2696" w:rsidP="00B01752"/>
        </w:tc>
        <w:tc>
          <w:tcPr>
            <w:tcW w:w="1649" w:type="dxa"/>
          </w:tcPr>
          <w:p w14:paraId="3235C475" w14:textId="77777777" w:rsidR="00AB2696" w:rsidRDefault="00AB2696" w:rsidP="00B01752"/>
        </w:tc>
        <w:tc>
          <w:tcPr>
            <w:tcW w:w="1873" w:type="dxa"/>
          </w:tcPr>
          <w:p w14:paraId="53BE8974" w14:textId="77777777" w:rsidR="00AB2696" w:rsidRDefault="00AB2696" w:rsidP="00B01752"/>
        </w:tc>
        <w:tc>
          <w:tcPr>
            <w:tcW w:w="2149" w:type="dxa"/>
          </w:tcPr>
          <w:p w14:paraId="4FAC15E2" w14:textId="77777777" w:rsidR="00AB2696" w:rsidRPr="00467155" w:rsidRDefault="00AB2696" w:rsidP="00B01752">
            <w:pPr>
              <w:rPr>
                <w:color w:val="FF0000"/>
              </w:rPr>
            </w:pPr>
            <w:r>
              <w:rPr>
                <w:color w:val="FF0000"/>
              </w:rPr>
              <w:t>Not passes to GS</w:t>
            </w:r>
          </w:p>
        </w:tc>
      </w:tr>
      <w:tr w:rsidR="00AB2696" w14:paraId="527C0052" w14:textId="77777777" w:rsidTr="00B01752">
        <w:tc>
          <w:tcPr>
            <w:tcW w:w="1827" w:type="dxa"/>
          </w:tcPr>
          <w:p w14:paraId="319D0872" w14:textId="77777777" w:rsidR="00AB2696" w:rsidRPr="00613F02" w:rsidRDefault="00AB2696" w:rsidP="00B01752">
            <w:r w:rsidRPr="00613F02">
              <w:t>grantType</w:t>
            </w:r>
          </w:p>
        </w:tc>
        <w:tc>
          <w:tcPr>
            <w:tcW w:w="1852" w:type="dxa"/>
          </w:tcPr>
          <w:p w14:paraId="7059C112" w14:textId="77777777" w:rsidR="00AB2696" w:rsidRDefault="00AB2696" w:rsidP="00B01752">
            <w:r>
              <w:t>1 byte</w:t>
            </w:r>
          </w:p>
        </w:tc>
        <w:tc>
          <w:tcPr>
            <w:tcW w:w="1649" w:type="dxa"/>
          </w:tcPr>
          <w:p w14:paraId="3E50D091" w14:textId="77777777" w:rsidR="00AB2696" w:rsidRDefault="00AB2696" w:rsidP="00B01752">
            <w:r>
              <w:t>n/a for UI</w:t>
            </w:r>
          </w:p>
        </w:tc>
        <w:tc>
          <w:tcPr>
            <w:tcW w:w="1873" w:type="dxa"/>
          </w:tcPr>
          <w:p w14:paraId="3D5E1C6C" w14:textId="77777777" w:rsidR="00AB2696" w:rsidRDefault="00AB2696" w:rsidP="00B01752">
            <w:r>
              <w:t xml:space="preserve">Invalid length of </w:t>
            </w:r>
            <w:r w:rsidRPr="00613F02">
              <w:t>grantType</w:t>
            </w:r>
          </w:p>
        </w:tc>
        <w:tc>
          <w:tcPr>
            <w:tcW w:w="2149" w:type="dxa"/>
          </w:tcPr>
          <w:p w14:paraId="5E753B97" w14:textId="77777777" w:rsidR="00AB2696" w:rsidRDefault="00AB2696" w:rsidP="00B01752">
            <w:r>
              <w:rPr>
                <w:color w:val="FF0000"/>
              </w:rPr>
              <w:t xml:space="preserve">Currently in </w:t>
            </w:r>
            <w:r w:rsidRPr="00DB2C68">
              <w:rPr>
                <w:color w:val="FF0000"/>
              </w:rPr>
              <w:t xml:space="preserve">PostgreSQL =&gt; </w:t>
            </w:r>
            <w:r>
              <w:rPr>
                <w:color w:val="FF0000"/>
              </w:rPr>
              <w:t>50</w:t>
            </w:r>
          </w:p>
        </w:tc>
      </w:tr>
      <w:tr w:rsidR="00AB2696" w14:paraId="60C7B5A9" w14:textId="77777777" w:rsidTr="00B01752">
        <w:tc>
          <w:tcPr>
            <w:tcW w:w="1827" w:type="dxa"/>
          </w:tcPr>
          <w:p w14:paraId="7A253C47" w14:textId="77777777" w:rsidR="00AB2696" w:rsidRDefault="00AB2696" w:rsidP="00B01752">
            <w:r w:rsidRPr="00613F02">
              <w:t>grantMechanism</w:t>
            </w:r>
            <w:r>
              <w:t xml:space="preserve"> </w:t>
            </w:r>
          </w:p>
        </w:tc>
        <w:tc>
          <w:tcPr>
            <w:tcW w:w="1852" w:type="dxa"/>
          </w:tcPr>
          <w:p w14:paraId="01865E9E" w14:textId="77777777" w:rsidR="00AB2696" w:rsidRDefault="00AB2696" w:rsidP="00B01752">
            <w:r w:rsidRPr="00613F02">
              <w:t>3 bytes</w:t>
            </w:r>
          </w:p>
        </w:tc>
        <w:tc>
          <w:tcPr>
            <w:tcW w:w="1649" w:type="dxa"/>
          </w:tcPr>
          <w:p w14:paraId="1AE87964" w14:textId="77777777" w:rsidR="00AB2696" w:rsidRDefault="00AB2696" w:rsidP="00B01752">
            <w:r>
              <w:t>Mechanism Name cannot be longer than 3 characters (note, it’s applicable only on Edit Mechanism screen)</w:t>
            </w:r>
          </w:p>
        </w:tc>
        <w:tc>
          <w:tcPr>
            <w:tcW w:w="1873" w:type="dxa"/>
          </w:tcPr>
          <w:p w14:paraId="6385A853" w14:textId="77777777" w:rsidR="00AB2696" w:rsidRDefault="00AB2696" w:rsidP="00B01752">
            <w:r>
              <w:t xml:space="preserve">Invalid length of </w:t>
            </w:r>
            <w:r w:rsidRPr="00613F02">
              <w:t>grantMechanism</w:t>
            </w:r>
          </w:p>
        </w:tc>
        <w:tc>
          <w:tcPr>
            <w:tcW w:w="2149" w:type="dxa"/>
          </w:tcPr>
          <w:p w14:paraId="199769EF" w14:textId="77777777" w:rsidR="00AB2696" w:rsidRDefault="00AB2696" w:rsidP="00B01752">
            <w:r>
              <w:rPr>
                <w:color w:val="FF0000"/>
              </w:rPr>
              <w:t xml:space="preserve">Currently in </w:t>
            </w:r>
            <w:r w:rsidRPr="00DB2C68">
              <w:rPr>
                <w:color w:val="FF0000"/>
              </w:rPr>
              <w:t xml:space="preserve">PostgreSQL =&gt; </w:t>
            </w:r>
            <w:r>
              <w:rPr>
                <w:color w:val="FF0000"/>
              </w:rPr>
              <w:t xml:space="preserve">50; </w:t>
            </w:r>
            <w:r w:rsidRPr="00493FF1">
              <w:rPr>
                <w:color w:val="FF0000"/>
              </w:rPr>
              <w:t>Always 3 characters</w:t>
            </w:r>
          </w:p>
        </w:tc>
      </w:tr>
    </w:tbl>
    <w:p w14:paraId="68910B4E" w14:textId="77777777" w:rsidR="00AB2696" w:rsidRDefault="00AB2696" w:rsidP="00AB2696">
      <w:r>
        <w:rPr>
          <w:noProof/>
        </w:rPr>
        <w:drawing>
          <wp:inline distT="0" distB="0" distL="0" distR="0" wp14:anchorId="707D234D" wp14:editId="5C733895">
            <wp:extent cx="4061460" cy="131358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4488" t="22400" r="12179" b="32062"/>
                    <a:stretch/>
                  </pic:blipFill>
                  <pic:spPr bwMode="auto">
                    <a:xfrm>
                      <a:off x="0" y="0"/>
                      <a:ext cx="4081004" cy="1319905"/>
                    </a:xfrm>
                    <a:prstGeom prst="rect">
                      <a:avLst/>
                    </a:prstGeom>
                    <a:ln>
                      <a:noFill/>
                    </a:ln>
                    <a:extLst>
                      <a:ext uri="{53640926-AAD7-44D8-BBD7-CCE9431645EC}">
                        <a14:shadowObscured xmlns:a14="http://schemas.microsoft.com/office/drawing/2010/main"/>
                      </a:ext>
                    </a:extLst>
                  </pic:spPr>
                </pic:pic>
              </a:graphicData>
            </a:graphic>
          </wp:inline>
        </w:drawing>
      </w:r>
    </w:p>
    <w:p w14:paraId="5E3D7EEF" w14:textId="15D1031A" w:rsidR="006768A5" w:rsidRDefault="00320F9D" w:rsidP="00AC2F15">
      <w:pPr>
        <w:pStyle w:val="Heading1"/>
      </w:pPr>
      <w:bookmarkStart w:id="157" w:name="_Toc468971063"/>
      <w:r>
        <w:t>Issues</w:t>
      </w:r>
      <w:bookmarkEnd w:id="157"/>
    </w:p>
    <w:p w14:paraId="783B6D70" w14:textId="7A1B25A8" w:rsidR="006768A5" w:rsidRDefault="00C23605" w:rsidP="00AC2F15">
      <w:pPr>
        <w:pStyle w:val="BodyText"/>
      </w:pPr>
      <w:r>
        <w:t xml:space="preserve">Please refer to </w:t>
      </w:r>
      <w:r w:rsidR="00522091">
        <w:t>TBD</w:t>
      </w:r>
    </w:p>
    <w:tbl>
      <w:tblPr>
        <w:tblStyle w:val="TableGrid"/>
        <w:tblW w:w="0" w:type="auto"/>
        <w:tblLook w:val="04A0" w:firstRow="1" w:lastRow="0" w:firstColumn="1" w:lastColumn="0" w:noHBand="0" w:noVBand="1"/>
      </w:tblPr>
      <w:tblGrid>
        <w:gridCol w:w="378"/>
        <w:gridCol w:w="2250"/>
        <w:gridCol w:w="6948"/>
      </w:tblGrid>
      <w:tr w:rsidR="005D0720" w14:paraId="3E6645C9" w14:textId="77777777" w:rsidTr="00F7755F">
        <w:tc>
          <w:tcPr>
            <w:tcW w:w="378" w:type="dxa"/>
            <w:shd w:val="clear" w:color="auto" w:fill="EEECE1" w:themeFill="background2"/>
          </w:tcPr>
          <w:p w14:paraId="35545CA2" w14:textId="77777777" w:rsidR="005D0720" w:rsidRDefault="005D0720" w:rsidP="00AC2F15">
            <w:pPr>
              <w:rPr>
                <w:lang w:val="en"/>
              </w:rPr>
            </w:pPr>
            <w:r>
              <w:rPr>
                <w:lang w:val="en"/>
              </w:rPr>
              <w:t>#</w:t>
            </w:r>
          </w:p>
        </w:tc>
        <w:tc>
          <w:tcPr>
            <w:tcW w:w="2250" w:type="dxa"/>
            <w:shd w:val="clear" w:color="auto" w:fill="EEECE1" w:themeFill="background2"/>
          </w:tcPr>
          <w:p w14:paraId="00728ECB" w14:textId="77777777" w:rsidR="005D0720" w:rsidRDefault="005D0720" w:rsidP="00AC2F15">
            <w:pPr>
              <w:rPr>
                <w:lang w:val="en"/>
              </w:rPr>
            </w:pPr>
            <w:r>
              <w:rPr>
                <w:lang w:val="en"/>
              </w:rPr>
              <w:t>Ticket #</w:t>
            </w:r>
          </w:p>
        </w:tc>
        <w:tc>
          <w:tcPr>
            <w:tcW w:w="6948" w:type="dxa"/>
            <w:shd w:val="clear" w:color="auto" w:fill="EEECE1" w:themeFill="background2"/>
          </w:tcPr>
          <w:p w14:paraId="45DCB05A" w14:textId="77777777" w:rsidR="005D0720" w:rsidRDefault="005D0720" w:rsidP="00AC2F15">
            <w:pPr>
              <w:rPr>
                <w:lang w:val="en"/>
              </w:rPr>
            </w:pPr>
            <w:r>
              <w:rPr>
                <w:lang w:val="en"/>
              </w:rPr>
              <w:t>Ticket title</w:t>
            </w:r>
          </w:p>
        </w:tc>
      </w:tr>
      <w:tr w:rsidR="005D0720" w14:paraId="5C2888E1" w14:textId="77777777" w:rsidTr="00F7755F">
        <w:tc>
          <w:tcPr>
            <w:tcW w:w="378" w:type="dxa"/>
          </w:tcPr>
          <w:p w14:paraId="74901432" w14:textId="77777777" w:rsidR="005D0720" w:rsidRDefault="005D0720" w:rsidP="00AC2F15">
            <w:pPr>
              <w:rPr>
                <w:lang w:val="en"/>
              </w:rPr>
            </w:pPr>
            <w:r>
              <w:rPr>
                <w:lang w:val="en"/>
              </w:rPr>
              <w:t>1</w:t>
            </w:r>
          </w:p>
        </w:tc>
        <w:tc>
          <w:tcPr>
            <w:tcW w:w="2250" w:type="dxa"/>
          </w:tcPr>
          <w:p w14:paraId="5663BCBF" w14:textId="03DBBC23" w:rsidR="005D0720" w:rsidRDefault="005D0720" w:rsidP="00AC2F15">
            <w:pPr>
              <w:rPr>
                <w:lang w:val="en"/>
              </w:rPr>
            </w:pPr>
            <w:r>
              <w:rPr>
                <w:lang w:val="en"/>
              </w:rPr>
              <w:t>GSFB-112</w:t>
            </w:r>
          </w:p>
        </w:tc>
        <w:tc>
          <w:tcPr>
            <w:tcW w:w="6948" w:type="dxa"/>
          </w:tcPr>
          <w:p w14:paraId="4B4CCB85" w14:textId="1FCD2EC2" w:rsidR="005D0720" w:rsidRDefault="005D0720" w:rsidP="00AC2F15">
            <w:pPr>
              <w:rPr>
                <w:lang w:val="en"/>
              </w:rPr>
            </w:pPr>
            <w:r w:rsidRPr="000009D8">
              <w:rPr>
                <w:lang w:val="en"/>
              </w:rPr>
              <w:t>Improve the logging of the application</w:t>
            </w:r>
          </w:p>
        </w:tc>
      </w:tr>
      <w:tr w:rsidR="005D0720" w14:paraId="7D3F17D6" w14:textId="77777777" w:rsidTr="00F7755F">
        <w:tc>
          <w:tcPr>
            <w:tcW w:w="378" w:type="dxa"/>
          </w:tcPr>
          <w:p w14:paraId="1A17F83B" w14:textId="77777777" w:rsidR="005D0720" w:rsidRDefault="005D0720" w:rsidP="00AC2F15">
            <w:pPr>
              <w:rPr>
                <w:lang w:val="en"/>
              </w:rPr>
            </w:pPr>
            <w:r>
              <w:rPr>
                <w:lang w:val="en"/>
              </w:rPr>
              <w:t>2</w:t>
            </w:r>
          </w:p>
        </w:tc>
        <w:tc>
          <w:tcPr>
            <w:tcW w:w="2250" w:type="dxa"/>
          </w:tcPr>
          <w:p w14:paraId="249AB6C4" w14:textId="06749963" w:rsidR="009631B3" w:rsidRDefault="009631B3" w:rsidP="00AC2F15">
            <w:pPr>
              <w:rPr>
                <w:lang w:val="en"/>
              </w:rPr>
            </w:pPr>
            <w:r>
              <w:rPr>
                <w:lang w:val="en"/>
              </w:rPr>
              <w:t>GSFB - 113</w:t>
            </w:r>
          </w:p>
        </w:tc>
        <w:tc>
          <w:tcPr>
            <w:tcW w:w="6948" w:type="dxa"/>
          </w:tcPr>
          <w:p w14:paraId="3684B111" w14:textId="7452B6E3" w:rsidR="003D2FB3" w:rsidRDefault="003D2FB3" w:rsidP="00AC2F15">
            <w:pPr>
              <w:rPr>
                <w:lang w:val="en"/>
              </w:rPr>
            </w:pPr>
            <w:r>
              <w:rPr>
                <w:lang w:val="en"/>
              </w:rPr>
              <w:t>GSFB startup is unacceptable slow (client issue)</w:t>
            </w:r>
          </w:p>
          <w:p w14:paraId="5E62540B" w14:textId="593B2D70" w:rsidR="005D0720" w:rsidRDefault="003D2FB3" w:rsidP="00AC2F15">
            <w:pPr>
              <w:rPr>
                <w:lang w:val="en"/>
              </w:rPr>
            </w:pPr>
            <w:r>
              <w:rPr>
                <w:lang w:val="en"/>
              </w:rPr>
              <w:t>Related to Greensheet- 115 (</w:t>
            </w:r>
            <w:r w:rsidR="005D0720" w:rsidRPr="000009D8">
              <w:rPr>
                <w:lang w:val="en"/>
              </w:rPr>
              <w:t>[SCOPE] - Fix FormBuilder timeout</w:t>
            </w:r>
            <w:r>
              <w:rPr>
                <w:lang w:val="en"/>
              </w:rPr>
              <w:t>)</w:t>
            </w:r>
          </w:p>
        </w:tc>
      </w:tr>
      <w:tr w:rsidR="005D0720" w14:paraId="091B73B2" w14:textId="77777777" w:rsidTr="00F7755F">
        <w:tc>
          <w:tcPr>
            <w:tcW w:w="378" w:type="dxa"/>
          </w:tcPr>
          <w:p w14:paraId="788277E2" w14:textId="3C753E04" w:rsidR="005D0720" w:rsidRDefault="005D0720" w:rsidP="00AC2F15">
            <w:pPr>
              <w:rPr>
                <w:lang w:val="en"/>
              </w:rPr>
            </w:pPr>
          </w:p>
        </w:tc>
        <w:tc>
          <w:tcPr>
            <w:tcW w:w="2250" w:type="dxa"/>
          </w:tcPr>
          <w:p w14:paraId="403DFEC8" w14:textId="0A216B52" w:rsidR="005D0720" w:rsidRDefault="005D0720" w:rsidP="00AC2F15">
            <w:pPr>
              <w:rPr>
                <w:lang w:val="en"/>
              </w:rPr>
            </w:pPr>
          </w:p>
        </w:tc>
        <w:tc>
          <w:tcPr>
            <w:tcW w:w="6948" w:type="dxa"/>
          </w:tcPr>
          <w:p w14:paraId="256404DE" w14:textId="6273A8D9" w:rsidR="005D0720" w:rsidRDefault="005D0720" w:rsidP="00AC2F15">
            <w:pPr>
              <w:rPr>
                <w:lang w:val="en"/>
              </w:rPr>
            </w:pPr>
          </w:p>
        </w:tc>
      </w:tr>
      <w:tr w:rsidR="005D0720" w14:paraId="49B32CD5" w14:textId="77777777" w:rsidTr="00F7755F">
        <w:tc>
          <w:tcPr>
            <w:tcW w:w="378" w:type="dxa"/>
          </w:tcPr>
          <w:p w14:paraId="7D322C3B" w14:textId="78D8E50F" w:rsidR="005D0720" w:rsidRDefault="005D0720" w:rsidP="00AC2F15">
            <w:pPr>
              <w:rPr>
                <w:lang w:val="en"/>
              </w:rPr>
            </w:pPr>
          </w:p>
        </w:tc>
        <w:tc>
          <w:tcPr>
            <w:tcW w:w="2250" w:type="dxa"/>
          </w:tcPr>
          <w:p w14:paraId="08D7D8F6" w14:textId="65310FE4" w:rsidR="005D0720" w:rsidRDefault="005D0720" w:rsidP="00AC2F15">
            <w:pPr>
              <w:rPr>
                <w:lang w:val="en"/>
              </w:rPr>
            </w:pPr>
          </w:p>
        </w:tc>
        <w:tc>
          <w:tcPr>
            <w:tcW w:w="6948" w:type="dxa"/>
          </w:tcPr>
          <w:p w14:paraId="5BAAFCDA" w14:textId="466D2BAB" w:rsidR="005D0720" w:rsidRPr="000009D8" w:rsidRDefault="005D0720" w:rsidP="00AC2F15">
            <w:pPr>
              <w:rPr>
                <w:lang w:val="en"/>
              </w:rPr>
            </w:pPr>
          </w:p>
        </w:tc>
      </w:tr>
    </w:tbl>
    <w:p w14:paraId="1AE260FE" w14:textId="77777777" w:rsidR="00172F8E" w:rsidRDefault="00172F8E" w:rsidP="00AC2F15">
      <w:pPr>
        <w:pStyle w:val="BodyText"/>
      </w:pPr>
    </w:p>
    <w:p w14:paraId="58ACBA5B" w14:textId="77777777" w:rsidR="001D3B52" w:rsidRDefault="001D3B52" w:rsidP="00AC2F15"/>
    <w:sectPr w:rsidR="001D3B52" w:rsidSect="002E25A6">
      <w:headerReference w:type="first" r:id="rId59"/>
      <w:footerReference w:type="first" r:id="rId6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C3FC3" w14:textId="77777777" w:rsidR="00BD58EC" w:rsidRDefault="00BD58EC" w:rsidP="00AC2F15">
      <w:r>
        <w:separator/>
      </w:r>
    </w:p>
    <w:p w14:paraId="7C66CFFD" w14:textId="77777777" w:rsidR="00BD58EC" w:rsidRDefault="00BD58EC" w:rsidP="00AC2F15"/>
    <w:p w14:paraId="0F4606F0" w14:textId="77777777" w:rsidR="00BD58EC" w:rsidRDefault="00BD58EC" w:rsidP="00AC2F15"/>
    <w:p w14:paraId="0C84D991" w14:textId="77777777" w:rsidR="00BD58EC" w:rsidRDefault="00BD58EC" w:rsidP="00AC2F15"/>
    <w:p w14:paraId="5F9B41E0" w14:textId="77777777" w:rsidR="00BD58EC" w:rsidRDefault="00BD58EC" w:rsidP="00AC2F15"/>
    <w:p w14:paraId="623B2309" w14:textId="77777777" w:rsidR="00BD58EC" w:rsidRDefault="00BD58EC" w:rsidP="00AC2F15"/>
    <w:p w14:paraId="11BC095B" w14:textId="77777777" w:rsidR="00BD58EC" w:rsidRDefault="00BD58EC" w:rsidP="00AC2F15"/>
    <w:p w14:paraId="75BFAFE9" w14:textId="77777777" w:rsidR="00BD58EC" w:rsidRDefault="00BD58EC" w:rsidP="00AC2F15"/>
    <w:p w14:paraId="55CC8544" w14:textId="77777777" w:rsidR="00BD58EC" w:rsidRDefault="00BD58EC" w:rsidP="00AC2F15"/>
    <w:p w14:paraId="222152DA" w14:textId="77777777" w:rsidR="00BD58EC" w:rsidRDefault="00BD58EC" w:rsidP="00AC2F15"/>
    <w:p w14:paraId="7374442B" w14:textId="77777777" w:rsidR="00BD58EC" w:rsidRDefault="00BD58EC" w:rsidP="00AC2F15"/>
    <w:p w14:paraId="4E6810B1" w14:textId="77777777" w:rsidR="00BD58EC" w:rsidRDefault="00BD58EC" w:rsidP="00AC2F15"/>
    <w:p w14:paraId="095545DF" w14:textId="77777777" w:rsidR="00BD58EC" w:rsidRDefault="00BD58EC" w:rsidP="00AC2F15"/>
    <w:p w14:paraId="2766413F" w14:textId="77777777" w:rsidR="00BD58EC" w:rsidRDefault="00BD58EC" w:rsidP="00AC2F15"/>
    <w:p w14:paraId="18E1E16F" w14:textId="77777777" w:rsidR="00BD58EC" w:rsidRDefault="00BD58EC" w:rsidP="00AC2F15"/>
    <w:p w14:paraId="2C92271B" w14:textId="77777777" w:rsidR="00BD58EC" w:rsidRDefault="00BD58EC" w:rsidP="00AC2F15"/>
    <w:p w14:paraId="7DF31118" w14:textId="77777777" w:rsidR="00BD58EC" w:rsidRDefault="00BD58EC" w:rsidP="00AC2F15"/>
    <w:p w14:paraId="70E3C133" w14:textId="77777777" w:rsidR="00BD58EC" w:rsidRDefault="00BD58EC" w:rsidP="00AC2F15"/>
    <w:p w14:paraId="6C77A88D" w14:textId="77777777" w:rsidR="00BD58EC" w:rsidRDefault="00BD58EC" w:rsidP="00AC2F15"/>
    <w:p w14:paraId="458A2022" w14:textId="77777777" w:rsidR="00BD58EC" w:rsidRDefault="00BD58EC" w:rsidP="00AC2F15"/>
    <w:p w14:paraId="5EFF9C61" w14:textId="77777777" w:rsidR="00BD58EC" w:rsidRDefault="00BD58EC" w:rsidP="00AC2F15"/>
    <w:p w14:paraId="0F1F21E3" w14:textId="77777777" w:rsidR="00BD58EC" w:rsidRDefault="00BD58EC" w:rsidP="00AC2F15"/>
    <w:p w14:paraId="3863C37A" w14:textId="77777777" w:rsidR="00BD58EC" w:rsidRDefault="00BD58EC" w:rsidP="00AC2F15"/>
    <w:p w14:paraId="664EFA22" w14:textId="77777777" w:rsidR="00BD58EC" w:rsidRDefault="00BD58EC" w:rsidP="00AC2F15"/>
  </w:endnote>
  <w:endnote w:type="continuationSeparator" w:id="0">
    <w:p w14:paraId="43F3D3A5" w14:textId="77777777" w:rsidR="00BD58EC" w:rsidRDefault="00BD58EC" w:rsidP="00AC2F15">
      <w:r>
        <w:continuationSeparator/>
      </w:r>
    </w:p>
    <w:p w14:paraId="7C0B342F" w14:textId="77777777" w:rsidR="00BD58EC" w:rsidRDefault="00BD58EC" w:rsidP="00AC2F15"/>
    <w:p w14:paraId="54DDE7B5" w14:textId="77777777" w:rsidR="00BD58EC" w:rsidRDefault="00BD58EC" w:rsidP="00AC2F15"/>
    <w:p w14:paraId="600EF5AD" w14:textId="77777777" w:rsidR="00BD58EC" w:rsidRDefault="00BD58EC" w:rsidP="00AC2F15"/>
    <w:p w14:paraId="38F3CF68" w14:textId="77777777" w:rsidR="00BD58EC" w:rsidRDefault="00BD58EC" w:rsidP="00AC2F15"/>
    <w:p w14:paraId="7C688F49" w14:textId="77777777" w:rsidR="00BD58EC" w:rsidRDefault="00BD58EC" w:rsidP="00AC2F15"/>
    <w:p w14:paraId="524DE0CD" w14:textId="77777777" w:rsidR="00BD58EC" w:rsidRDefault="00BD58EC" w:rsidP="00AC2F15"/>
    <w:p w14:paraId="10B5E6ED" w14:textId="77777777" w:rsidR="00BD58EC" w:rsidRDefault="00BD58EC" w:rsidP="00AC2F15"/>
    <w:p w14:paraId="2D68CC65" w14:textId="77777777" w:rsidR="00BD58EC" w:rsidRDefault="00BD58EC" w:rsidP="00AC2F15"/>
    <w:p w14:paraId="2875FE4F" w14:textId="77777777" w:rsidR="00BD58EC" w:rsidRDefault="00BD58EC" w:rsidP="00AC2F15"/>
    <w:p w14:paraId="51A9D857" w14:textId="77777777" w:rsidR="00BD58EC" w:rsidRDefault="00BD58EC" w:rsidP="00AC2F15"/>
    <w:p w14:paraId="7BDD71EB" w14:textId="77777777" w:rsidR="00BD58EC" w:rsidRDefault="00BD58EC" w:rsidP="00AC2F15"/>
    <w:p w14:paraId="79684F49" w14:textId="77777777" w:rsidR="00BD58EC" w:rsidRDefault="00BD58EC" w:rsidP="00AC2F15"/>
    <w:p w14:paraId="31B69ABB" w14:textId="77777777" w:rsidR="00BD58EC" w:rsidRDefault="00BD58EC" w:rsidP="00AC2F15"/>
    <w:p w14:paraId="455AD179" w14:textId="77777777" w:rsidR="00BD58EC" w:rsidRDefault="00BD58EC" w:rsidP="00AC2F15"/>
    <w:p w14:paraId="4822EB1E" w14:textId="77777777" w:rsidR="00BD58EC" w:rsidRDefault="00BD58EC" w:rsidP="00AC2F15"/>
    <w:p w14:paraId="7EA2C7C5" w14:textId="77777777" w:rsidR="00BD58EC" w:rsidRDefault="00BD58EC" w:rsidP="00AC2F15"/>
    <w:p w14:paraId="45D6C3A8" w14:textId="77777777" w:rsidR="00BD58EC" w:rsidRDefault="00BD58EC" w:rsidP="00AC2F15"/>
    <w:p w14:paraId="5B1CDDDE" w14:textId="77777777" w:rsidR="00BD58EC" w:rsidRDefault="00BD58EC" w:rsidP="00AC2F15"/>
    <w:p w14:paraId="7D7885AE" w14:textId="77777777" w:rsidR="00BD58EC" w:rsidRDefault="00BD58EC" w:rsidP="00AC2F15"/>
    <w:p w14:paraId="13AD63F7" w14:textId="77777777" w:rsidR="00BD58EC" w:rsidRDefault="00BD58EC" w:rsidP="00AC2F15"/>
    <w:p w14:paraId="7DE0C907" w14:textId="77777777" w:rsidR="00BD58EC" w:rsidRDefault="00BD58EC" w:rsidP="00AC2F15"/>
    <w:p w14:paraId="338D0AA1" w14:textId="77777777" w:rsidR="00BD58EC" w:rsidRDefault="00BD58EC" w:rsidP="00AC2F15"/>
    <w:p w14:paraId="44DD8A58" w14:textId="77777777" w:rsidR="00BD58EC" w:rsidRDefault="00BD58EC" w:rsidP="00AC2F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F5AE9" w14:textId="28091410" w:rsidR="00172C88" w:rsidRPr="00320F9D" w:rsidRDefault="00172C88" w:rsidP="00AC2F15">
    <w:pPr>
      <w:pStyle w:val="Footer"/>
    </w:pPr>
    <w:r w:rsidRPr="00320F9D">
      <w:tab/>
    </w:r>
    <w:r w:rsidRPr="00320F9D">
      <w:rPr>
        <w:rStyle w:val="PageNumber"/>
        <w:sz w:val="20"/>
      </w:rPr>
      <w:fldChar w:fldCharType="begin"/>
    </w:r>
    <w:r w:rsidRPr="00320F9D">
      <w:rPr>
        <w:rStyle w:val="PageNumber"/>
        <w:sz w:val="20"/>
      </w:rPr>
      <w:instrText xml:space="preserve"> PAGE </w:instrText>
    </w:r>
    <w:r w:rsidRPr="00320F9D">
      <w:rPr>
        <w:rStyle w:val="PageNumber"/>
        <w:sz w:val="20"/>
      </w:rPr>
      <w:fldChar w:fldCharType="separate"/>
    </w:r>
    <w:r w:rsidR="004C750E">
      <w:rPr>
        <w:rStyle w:val="PageNumber"/>
        <w:noProof/>
        <w:sz w:val="20"/>
      </w:rPr>
      <w:t>11</w:t>
    </w:r>
    <w:r w:rsidRPr="00320F9D">
      <w:rPr>
        <w:rStyle w:val="PageNumber"/>
        <w:sz w:val="20"/>
      </w:rPr>
      <w:fldChar w:fldCharType="end"/>
    </w:r>
    <w:r w:rsidRPr="00320F9D">
      <w:rPr>
        <w:rStyle w:val="PageNumber"/>
        <w:sz w:val="20"/>
      </w:rPr>
      <w:t xml:space="preserve"> of </w:t>
    </w:r>
    <w:r w:rsidR="00BD58EC">
      <w:fldChar w:fldCharType="begin"/>
    </w:r>
    <w:r w:rsidR="00BD58EC">
      <w:instrText xml:space="preserve"> SECTIONPAGES  \* Arabic  \* MERGEFORMAT </w:instrText>
    </w:r>
    <w:r w:rsidR="00BD58EC">
      <w:fldChar w:fldCharType="separate"/>
    </w:r>
    <w:r w:rsidR="004C750E" w:rsidRPr="004C750E">
      <w:rPr>
        <w:rStyle w:val="PageNumber"/>
        <w:noProof/>
        <w:sz w:val="20"/>
      </w:rPr>
      <w:t>22</w:t>
    </w:r>
    <w:r w:rsidR="00BD58EC">
      <w:rPr>
        <w:rStyle w:val="PageNumbe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54F513C9" w:rsidR="00172C88" w:rsidRDefault="00172C88" w:rsidP="00AC2F15">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4C750E">
      <w:rPr>
        <w:rStyle w:val="PageNumber"/>
        <w:noProof/>
      </w:rPr>
      <w:t>1</w:t>
    </w:r>
    <w:r w:rsidRPr="00045429">
      <w:rPr>
        <w:rStyle w:val="PageNumber"/>
      </w:rPr>
      <w:fldChar w:fldCharType="end"/>
    </w:r>
    <w:r w:rsidRPr="00045429">
      <w:rPr>
        <w:rStyle w:val="PageNumber"/>
      </w:rPr>
      <w:t xml:space="preserve"> of </w:t>
    </w:r>
    <w:r w:rsidR="00BD58EC">
      <w:fldChar w:fldCharType="begin"/>
    </w:r>
    <w:r w:rsidR="00BD58EC">
      <w:instrText xml:space="preserve"> SECTIONPAGES  \* Arabic  \* MERGEFORMAT </w:instrText>
    </w:r>
    <w:r w:rsidR="00BD58EC">
      <w:fldChar w:fldCharType="separate"/>
    </w:r>
    <w:r w:rsidR="004C750E" w:rsidRPr="004C750E">
      <w:rPr>
        <w:rStyle w:val="PageNumber"/>
        <w:noProof/>
      </w:rPr>
      <w:t>22</w:t>
    </w:r>
    <w:r w:rsidR="00BD58EC">
      <w:rPr>
        <w:rStyle w:val="PageNumber"/>
        <w:noProof/>
      </w:rPr>
      <w:fldChar w:fldCharType="end"/>
    </w:r>
  </w:p>
  <w:p w14:paraId="7ED5AEBA" w14:textId="77777777" w:rsidR="00A45B91" w:rsidRDefault="00A45B91" w:rsidP="00AC2F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DE270" w14:textId="77777777" w:rsidR="00BD58EC" w:rsidRDefault="00BD58EC" w:rsidP="00AC2F15">
      <w:r>
        <w:separator/>
      </w:r>
    </w:p>
    <w:p w14:paraId="51749F74" w14:textId="77777777" w:rsidR="00BD58EC" w:rsidRDefault="00BD58EC" w:rsidP="00AC2F15"/>
    <w:p w14:paraId="02160AE6" w14:textId="77777777" w:rsidR="00BD58EC" w:rsidRDefault="00BD58EC" w:rsidP="00AC2F15"/>
    <w:p w14:paraId="22ACC04B" w14:textId="77777777" w:rsidR="00BD58EC" w:rsidRDefault="00BD58EC" w:rsidP="00AC2F15"/>
    <w:p w14:paraId="5859D391" w14:textId="77777777" w:rsidR="00BD58EC" w:rsidRDefault="00BD58EC" w:rsidP="00AC2F15"/>
    <w:p w14:paraId="091635C0" w14:textId="77777777" w:rsidR="00BD58EC" w:rsidRDefault="00BD58EC" w:rsidP="00AC2F15"/>
    <w:p w14:paraId="3418B296" w14:textId="77777777" w:rsidR="00BD58EC" w:rsidRDefault="00BD58EC" w:rsidP="00AC2F15"/>
    <w:p w14:paraId="3287E1EF" w14:textId="77777777" w:rsidR="00BD58EC" w:rsidRDefault="00BD58EC" w:rsidP="00AC2F15"/>
    <w:p w14:paraId="21F36591" w14:textId="77777777" w:rsidR="00BD58EC" w:rsidRDefault="00BD58EC" w:rsidP="00AC2F15"/>
    <w:p w14:paraId="118C3A0E" w14:textId="77777777" w:rsidR="00BD58EC" w:rsidRDefault="00BD58EC" w:rsidP="00AC2F15"/>
    <w:p w14:paraId="4B9BDE69" w14:textId="77777777" w:rsidR="00BD58EC" w:rsidRDefault="00BD58EC" w:rsidP="00AC2F15"/>
    <w:p w14:paraId="35B04C3E" w14:textId="77777777" w:rsidR="00BD58EC" w:rsidRDefault="00BD58EC" w:rsidP="00AC2F15"/>
    <w:p w14:paraId="4769C828" w14:textId="77777777" w:rsidR="00BD58EC" w:rsidRDefault="00BD58EC" w:rsidP="00AC2F15"/>
    <w:p w14:paraId="40307402" w14:textId="77777777" w:rsidR="00BD58EC" w:rsidRDefault="00BD58EC" w:rsidP="00AC2F15"/>
    <w:p w14:paraId="1DDF4386" w14:textId="77777777" w:rsidR="00BD58EC" w:rsidRDefault="00BD58EC" w:rsidP="00AC2F15"/>
    <w:p w14:paraId="192E3A82" w14:textId="77777777" w:rsidR="00BD58EC" w:rsidRDefault="00BD58EC" w:rsidP="00AC2F15"/>
    <w:p w14:paraId="1D874400" w14:textId="77777777" w:rsidR="00BD58EC" w:rsidRDefault="00BD58EC" w:rsidP="00AC2F15"/>
    <w:p w14:paraId="6948855F" w14:textId="77777777" w:rsidR="00BD58EC" w:rsidRDefault="00BD58EC" w:rsidP="00AC2F15"/>
    <w:p w14:paraId="1E317165" w14:textId="77777777" w:rsidR="00BD58EC" w:rsidRDefault="00BD58EC" w:rsidP="00AC2F15"/>
    <w:p w14:paraId="69D7E809" w14:textId="77777777" w:rsidR="00BD58EC" w:rsidRDefault="00BD58EC" w:rsidP="00AC2F15"/>
    <w:p w14:paraId="1AED91E4" w14:textId="77777777" w:rsidR="00BD58EC" w:rsidRDefault="00BD58EC" w:rsidP="00AC2F15"/>
    <w:p w14:paraId="27028B88" w14:textId="77777777" w:rsidR="00BD58EC" w:rsidRDefault="00BD58EC" w:rsidP="00AC2F15"/>
    <w:p w14:paraId="27AFA09F" w14:textId="77777777" w:rsidR="00BD58EC" w:rsidRDefault="00BD58EC" w:rsidP="00AC2F15"/>
    <w:p w14:paraId="17B1C0CA" w14:textId="77777777" w:rsidR="00BD58EC" w:rsidRDefault="00BD58EC" w:rsidP="00AC2F15"/>
  </w:footnote>
  <w:footnote w:type="continuationSeparator" w:id="0">
    <w:p w14:paraId="7416F17B" w14:textId="77777777" w:rsidR="00BD58EC" w:rsidRDefault="00BD58EC" w:rsidP="00AC2F15">
      <w:r>
        <w:continuationSeparator/>
      </w:r>
    </w:p>
    <w:p w14:paraId="2F3AFCF0" w14:textId="77777777" w:rsidR="00BD58EC" w:rsidRDefault="00BD58EC" w:rsidP="00AC2F15"/>
    <w:p w14:paraId="05064368" w14:textId="77777777" w:rsidR="00BD58EC" w:rsidRDefault="00BD58EC" w:rsidP="00AC2F15"/>
    <w:p w14:paraId="5C549371" w14:textId="77777777" w:rsidR="00BD58EC" w:rsidRDefault="00BD58EC" w:rsidP="00AC2F15"/>
    <w:p w14:paraId="33A94BC4" w14:textId="77777777" w:rsidR="00BD58EC" w:rsidRDefault="00BD58EC" w:rsidP="00AC2F15"/>
    <w:p w14:paraId="00CC5F65" w14:textId="77777777" w:rsidR="00BD58EC" w:rsidRDefault="00BD58EC" w:rsidP="00AC2F15"/>
    <w:p w14:paraId="3B745A37" w14:textId="77777777" w:rsidR="00BD58EC" w:rsidRDefault="00BD58EC" w:rsidP="00AC2F15"/>
    <w:p w14:paraId="79B5D67B" w14:textId="77777777" w:rsidR="00BD58EC" w:rsidRDefault="00BD58EC" w:rsidP="00AC2F15"/>
    <w:p w14:paraId="4FF22491" w14:textId="77777777" w:rsidR="00BD58EC" w:rsidRDefault="00BD58EC" w:rsidP="00AC2F15"/>
    <w:p w14:paraId="1771C07F" w14:textId="77777777" w:rsidR="00BD58EC" w:rsidRDefault="00BD58EC" w:rsidP="00AC2F15"/>
    <w:p w14:paraId="01F2783F" w14:textId="77777777" w:rsidR="00BD58EC" w:rsidRDefault="00BD58EC" w:rsidP="00AC2F15"/>
    <w:p w14:paraId="4DFBAD87" w14:textId="77777777" w:rsidR="00BD58EC" w:rsidRDefault="00BD58EC" w:rsidP="00AC2F15"/>
    <w:p w14:paraId="4B3CE711" w14:textId="77777777" w:rsidR="00BD58EC" w:rsidRDefault="00BD58EC" w:rsidP="00AC2F15"/>
    <w:p w14:paraId="7A794B8B" w14:textId="77777777" w:rsidR="00BD58EC" w:rsidRDefault="00BD58EC" w:rsidP="00AC2F15"/>
    <w:p w14:paraId="1A540192" w14:textId="77777777" w:rsidR="00BD58EC" w:rsidRDefault="00BD58EC" w:rsidP="00AC2F15"/>
    <w:p w14:paraId="23CCEB13" w14:textId="77777777" w:rsidR="00BD58EC" w:rsidRDefault="00BD58EC" w:rsidP="00AC2F15"/>
    <w:p w14:paraId="0762F1C0" w14:textId="77777777" w:rsidR="00BD58EC" w:rsidRDefault="00BD58EC" w:rsidP="00AC2F15"/>
    <w:p w14:paraId="79E10EEA" w14:textId="77777777" w:rsidR="00BD58EC" w:rsidRDefault="00BD58EC" w:rsidP="00AC2F15"/>
    <w:p w14:paraId="4A0621BD" w14:textId="77777777" w:rsidR="00BD58EC" w:rsidRDefault="00BD58EC" w:rsidP="00AC2F15"/>
    <w:p w14:paraId="68493DE1" w14:textId="77777777" w:rsidR="00BD58EC" w:rsidRDefault="00BD58EC" w:rsidP="00AC2F15"/>
    <w:p w14:paraId="5CD7C1FE" w14:textId="77777777" w:rsidR="00BD58EC" w:rsidRDefault="00BD58EC" w:rsidP="00AC2F15"/>
    <w:p w14:paraId="5C3A24A2" w14:textId="77777777" w:rsidR="00BD58EC" w:rsidRDefault="00BD58EC" w:rsidP="00AC2F15"/>
    <w:p w14:paraId="3D9C4241" w14:textId="77777777" w:rsidR="00BD58EC" w:rsidRDefault="00BD58EC" w:rsidP="00AC2F15"/>
    <w:p w14:paraId="2EA68491" w14:textId="77777777" w:rsidR="00BD58EC" w:rsidRDefault="00BD58EC" w:rsidP="00AC2F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83E47E9"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17347F12" w:rsidR="00172C88" w:rsidRDefault="00172C88" w:rsidP="00AC2F15">
    <w:pPr>
      <w:pStyle w:val="Header"/>
    </w:pPr>
    <w:r>
      <w:t>High Level Scope</w:t>
    </w:r>
    <w:r w:rsidRPr="00045429">
      <w:t xml:space="preserve">:  </w:t>
    </w:r>
    <w:r w:rsidR="00EC66C8">
      <w:t>Form Builder – Scope of changes related to GreenSheet re-design</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E661A3"/>
    <w:multiLevelType w:val="hybridMultilevel"/>
    <w:tmpl w:val="3BF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8"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2"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3" w15:restartNumberingAfterBreak="0">
    <w:nsid w:val="14E95E17"/>
    <w:multiLevelType w:val="hybridMultilevel"/>
    <w:tmpl w:val="D974F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1B194D84"/>
    <w:multiLevelType w:val="hybridMultilevel"/>
    <w:tmpl w:val="E81AC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263E5B"/>
    <w:multiLevelType w:val="hybridMultilevel"/>
    <w:tmpl w:val="D52EC9BE"/>
    <w:lvl w:ilvl="0" w:tplc="7A7EBAB0">
      <w:start w:val="7"/>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1526157"/>
    <w:multiLevelType w:val="hybridMultilevel"/>
    <w:tmpl w:val="793C8538"/>
    <w:lvl w:ilvl="0" w:tplc="7ACA31D0">
      <w:start w:val="1"/>
      <w:numFmt w:val="decimal"/>
      <w:lvlText w:val="%1)"/>
      <w:lvlJc w:val="left"/>
      <w:pPr>
        <w:ind w:left="720" w:hanging="360"/>
      </w:pPr>
      <w:rPr>
        <w:rFonts w:ascii="Calibri" w:hAnsi="Calibr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33AC7"/>
    <w:multiLevelType w:val="hybridMultilevel"/>
    <w:tmpl w:val="5D9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4ACB10F8"/>
    <w:multiLevelType w:val="hybridMultilevel"/>
    <w:tmpl w:val="4426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A7B1F"/>
    <w:multiLevelType w:val="hybridMultilevel"/>
    <w:tmpl w:val="6FFA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03B40"/>
    <w:multiLevelType w:val="hybridMultilevel"/>
    <w:tmpl w:val="3E722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76F5203"/>
    <w:multiLevelType w:val="hybridMultilevel"/>
    <w:tmpl w:val="77765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13"/>
  </w:num>
  <w:num w:numId="7">
    <w:abstractNumId w:val="17"/>
  </w:num>
  <w:num w:numId="8">
    <w:abstractNumId w:val="15"/>
  </w:num>
  <w:num w:numId="9">
    <w:abstractNumId w:val="22"/>
  </w:num>
  <w:num w:numId="10">
    <w:abstractNumId w:val="23"/>
  </w:num>
  <w:num w:numId="11">
    <w:abstractNumId w:val="24"/>
  </w:num>
  <w:num w:numId="12">
    <w:abstractNumId w:val="16"/>
  </w:num>
  <w:num w:numId="13">
    <w:abstractNumId w:val="20"/>
  </w:num>
  <w:num w:numId="14">
    <w:abstractNumId w:val="14"/>
  </w:num>
  <w:num w:numId="15">
    <w:abstractNumId w:val="19"/>
  </w:num>
  <w:num w:numId="16">
    <w:abstractNumId w:val="21"/>
  </w:num>
  <w:num w:numId="17">
    <w:abstractNumId w:val="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9D8"/>
    <w:rsid w:val="00000A38"/>
    <w:rsid w:val="0000183C"/>
    <w:rsid w:val="000024F5"/>
    <w:rsid w:val="0000373C"/>
    <w:rsid w:val="0000404D"/>
    <w:rsid w:val="00004366"/>
    <w:rsid w:val="00006D4B"/>
    <w:rsid w:val="00010747"/>
    <w:rsid w:val="00011911"/>
    <w:rsid w:val="0001265C"/>
    <w:rsid w:val="00012CAA"/>
    <w:rsid w:val="000137E9"/>
    <w:rsid w:val="00013CBC"/>
    <w:rsid w:val="00013D53"/>
    <w:rsid w:val="00013FEB"/>
    <w:rsid w:val="00016D2F"/>
    <w:rsid w:val="0002121F"/>
    <w:rsid w:val="0002176B"/>
    <w:rsid w:val="000238ED"/>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0685"/>
    <w:rsid w:val="00051F89"/>
    <w:rsid w:val="0005210B"/>
    <w:rsid w:val="000521BB"/>
    <w:rsid w:val="0005243F"/>
    <w:rsid w:val="0005448D"/>
    <w:rsid w:val="000564DA"/>
    <w:rsid w:val="00057364"/>
    <w:rsid w:val="00057B85"/>
    <w:rsid w:val="0006252C"/>
    <w:rsid w:val="00062CEC"/>
    <w:rsid w:val="00063DAD"/>
    <w:rsid w:val="00064686"/>
    <w:rsid w:val="00065A90"/>
    <w:rsid w:val="000665CF"/>
    <w:rsid w:val="00066A67"/>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DD8"/>
    <w:rsid w:val="0009589E"/>
    <w:rsid w:val="00097352"/>
    <w:rsid w:val="000A0738"/>
    <w:rsid w:val="000A0D01"/>
    <w:rsid w:val="000A151E"/>
    <w:rsid w:val="000A2306"/>
    <w:rsid w:val="000A32D9"/>
    <w:rsid w:val="000A560D"/>
    <w:rsid w:val="000A62C8"/>
    <w:rsid w:val="000A6352"/>
    <w:rsid w:val="000A73E2"/>
    <w:rsid w:val="000A7554"/>
    <w:rsid w:val="000A7618"/>
    <w:rsid w:val="000B25FC"/>
    <w:rsid w:val="000B2F0E"/>
    <w:rsid w:val="000B436A"/>
    <w:rsid w:val="000B4B41"/>
    <w:rsid w:val="000B6453"/>
    <w:rsid w:val="000B756D"/>
    <w:rsid w:val="000C1E4A"/>
    <w:rsid w:val="000C53B6"/>
    <w:rsid w:val="000C6722"/>
    <w:rsid w:val="000C7ED7"/>
    <w:rsid w:val="000C7EEB"/>
    <w:rsid w:val="000D307E"/>
    <w:rsid w:val="000D5B80"/>
    <w:rsid w:val="000D644A"/>
    <w:rsid w:val="000D6FF7"/>
    <w:rsid w:val="000D7E12"/>
    <w:rsid w:val="000E1111"/>
    <w:rsid w:val="000E2C66"/>
    <w:rsid w:val="000E3464"/>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041"/>
    <w:rsid w:val="00114433"/>
    <w:rsid w:val="001150E5"/>
    <w:rsid w:val="0011515F"/>
    <w:rsid w:val="00116B76"/>
    <w:rsid w:val="00117338"/>
    <w:rsid w:val="00117C67"/>
    <w:rsid w:val="00120287"/>
    <w:rsid w:val="00120ACB"/>
    <w:rsid w:val="00122BD5"/>
    <w:rsid w:val="00123DC3"/>
    <w:rsid w:val="0012427F"/>
    <w:rsid w:val="00124486"/>
    <w:rsid w:val="001244C0"/>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930"/>
    <w:rsid w:val="00151E3F"/>
    <w:rsid w:val="00153246"/>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55DB"/>
    <w:rsid w:val="00196AB8"/>
    <w:rsid w:val="001970B1"/>
    <w:rsid w:val="00197265"/>
    <w:rsid w:val="001975A7"/>
    <w:rsid w:val="001A1EE4"/>
    <w:rsid w:val="001A44EF"/>
    <w:rsid w:val="001A547A"/>
    <w:rsid w:val="001A65AC"/>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2112"/>
    <w:rsid w:val="00284698"/>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4AAB"/>
    <w:rsid w:val="002B6956"/>
    <w:rsid w:val="002B7120"/>
    <w:rsid w:val="002C0821"/>
    <w:rsid w:val="002C0860"/>
    <w:rsid w:val="002C11E9"/>
    <w:rsid w:val="002C13CE"/>
    <w:rsid w:val="002C1B75"/>
    <w:rsid w:val="002C2231"/>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70146"/>
    <w:rsid w:val="00371CF6"/>
    <w:rsid w:val="00372E88"/>
    <w:rsid w:val="003738E5"/>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969AB"/>
    <w:rsid w:val="003A05C8"/>
    <w:rsid w:val="003A362A"/>
    <w:rsid w:val="003A4033"/>
    <w:rsid w:val="003A4E3B"/>
    <w:rsid w:val="003A70C2"/>
    <w:rsid w:val="003B1B5B"/>
    <w:rsid w:val="003B205B"/>
    <w:rsid w:val="003B36C8"/>
    <w:rsid w:val="003B59DD"/>
    <w:rsid w:val="003B70A7"/>
    <w:rsid w:val="003C08F8"/>
    <w:rsid w:val="003C1129"/>
    <w:rsid w:val="003C28F1"/>
    <w:rsid w:val="003C2F00"/>
    <w:rsid w:val="003C4776"/>
    <w:rsid w:val="003C6905"/>
    <w:rsid w:val="003C6B28"/>
    <w:rsid w:val="003C6B32"/>
    <w:rsid w:val="003D0041"/>
    <w:rsid w:val="003D0800"/>
    <w:rsid w:val="003D1107"/>
    <w:rsid w:val="003D1E80"/>
    <w:rsid w:val="003D2B26"/>
    <w:rsid w:val="003D2FB3"/>
    <w:rsid w:val="003D4319"/>
    <w:rsid w:val="003E0857"/>
    <w:rsid w:val="003E478F"/>
    <w:rsid w:val="003E63EE"/>
    <w:rsid w:val="003F054E"/>
    <w:rsid w:val="003F37FF"/>
    <w:rsid w:val="003F55CC"/>
    <w:rsid w:val="003F5917"/>
    <w:rsid w:val="003F5D1C"/>
    <w:rsid w:val="003F7127"/>
    <w:rsid w:val="00400D14"/>
    <w:rsid w:val="00401C05"/>
    <w:rsid w:val="0040390D"/>
    <w:rsid w:val="00405DCB"/>
    <w:rsid w:val="00406860"/>
    <w:rsid w:val="0040689F"/>
    <w:rsid w:val="00406B5D"/>
    <w:rsid w:val="00410667"/>
    <w:rsid w:val="0041108E"/>
    <w:rsid w:val="004169A5"/>
    <w:rsid w:val="00417529"/>
    <w:rsid w:val="00420395"/>
    <w:rsid w:val="004207CC"/>
    <w:rsid w:val="004209FD"/>
    <w:rsid w:val="00421125"/>
    <w:rsid w:val="0042113C"/>
    <w:rsid w:val="004215D9"/>
    <w:rsid w:val="00421907"/>
    <w:rsid w:val="004239F4"/>
    <w:rsid w:val="00425508"/>
    <w:rsid w:val="00426F0F"/>
    <w:rsid w:val="00426F3E"/>
    <w:rsid w:val="004274F9"/>
    <w:rsid w:val="004300FF"/>
    <w:rsid w:val="00431830"/>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18F"/>
    <w:rsid w:val="004574C5"/>
    <w:rsid w:val="00460653"/>
    <w:rsid w:val="004620C8"/>
    <w:rsid w:val="004623B0"/>
    <w:rsid w:val="004626A8"/>
    <w:rsid w:val="00463A7A"/>
    <w:rsid w:val="00463FEE"/>
    <w:rsid w:val="00465274"/>
    <w:rsid w:val="0046554C"/>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C001E"/>
    <w:rsid w:val="004C0492"/>
    <w:rsid w:val="004C1323"/>
    <w:rsid w:val="004C35DA"/>
    <w:rsid w:val="004C505C"/>
    <w:rsid w:val="004C6397"/>
    <w:rsid w:val="004C750E"/>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0235"/>
    <w:rsid w:val="004E1AF7"/>
    <w:rsid w:val="004E28C4"/>
    <w:rsid w:val="004E294C"/>
    <w:rsid w:val="004E4DCB"/>
    <w:rsid w:val="004E5C90"/>
    <w:rsid w:val="004E7435"/>
    <w:rsid w:val="004E7AC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091"/>
    <w:rsid w:val="00522D85"/>
    <w:rsid w:val="005231FE"/>
    <w:rsid w:val="00523670"/>
    <w:rsid w:val="0052385B"/>
    <w:rsid w:val="0052396A"/>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433"/>
    <w:rsid w:val="00556447"/>
    <w:rsid w:val="00556ABD"/>
    <w:rsid w:val="005570C4"/>
    <w:rsid w:val="005572FB"/>
    <w:rsid w:val="00557E3A"/>
    <w:rsid w:val="00560997"/>
    <w:rsid w:val="0056198A"/>
    <w:rsid w:val="00564644"/>
    <w:rsid w:val="005673DA"/>
    <w:rsid w:val="005704CD"/>
    <w:rsid w:val="0057108E"/>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0720"/>
    <w:rsid w:val="005D1E75"/>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742B"/>
    <w:rsid w:val="0061117D"/>
    <w:rsid w:val="00613B29"/>
    <w:rsid w:val="0061555C"/>
    <w:rsid w:val="006156FE"/>
    <w:rsid w:val="00616517"/>
    <w:rsid w:val="006175C0"/>
    <w:rsid w:val="00620E6C"/>
    <w:rsid w:val="0062174B"/>
    <w:rsid w:val="0063064E"/>
    <w:rsid w:val="00631D42"/>
    <w:rsid w:val="006331C4"/>
    <w:rsid w:val="006340CB"/>
    <w:rsid w:val="00636044"/>
    <w:rsid w:val="00642C90"/>
    <w:rsid w:val="00643A0B"/>
    <w:rsid w:val="00644021"/>
    <w:rsid w:val="00644AFD"/>
    <w:rsid w:val="00644DA1"/>
    <w:rsid w:val="00650291"/>
    <w:rsid w:val="00650B0F"/>
    <w:rsid w:val="006519FF"/>
    <w:rsid w:val="00651D69"/>
    <w:rsid w:val="0065202C"/>
    <w:rsid w:val="0065328B"/>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7A63"/>
    <w:rsid w:val="00690CCB"/>
    <w:rsid w:val="00691878"/>
    <w:rsid w:val="00692DCB"/>
    <w:rsid w:val="00695040"/>
    <w:rsid w:val="00696196"/>
    <w:rsid w:val="0069769A"/>
    <w:rsid w:val="006A1CD1"/>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3B32"/>
    <w:rsid w:val="006E5F53"/>
    <w:rsid w:val="006E624E"/>
    <w:rsid w:val="006E64BA"/>
    <w:rsid w:val="006F10C2"/>
    <w:rsid w:val="006F2F31"/>
    <w:rsid w:val="006F4DA4"/>
    <w:rsid w:val="006F5DF0"/>
    <w:rsid w:val="006F7DD6"/>
    <w:rsid w:val="00700F3D"/>
    <w:rsid w:val="00701C8D"/>
    <w:rsid w:val="00702D64"/>
    <w:rsid w:val="00703F82"/>
    <w:rsid w:val="00704629"/>
    <w:rsid w:val="00704ED7"/>
    <w:rsid w:val="007065C8"/>
    <w:rsid w:val="007073B0"/>
    <w:rsid w:val="00707A51"/>
    <w:rsid w:val="00710254"/>
    <w:rsid w:val="007127F6"/>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D12"/>
    <w:rsid w:val="007377A7"/>
    <w:rsid w:val="007446E3"/>
    <w:rsid w:val="007477D2"/>
    <w:rsid w:val="00750926"/>
    <w:rsid w:val="00750A4F"/>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7CAF"/>
    <w:rsid w:val="007F7E99"/>
    <w:rsid w:val="00800955"/>
    <w:rsid w:val="00800C72"/>
    <w:rsid w:val="00801769"/>
    <w:rsid w:val="008019EE"/>
    <w:rsid w:val="008030DA"/>
    <w:rsid w:val="00806948"/>
    <w:rsid w:val="00806DA0"/>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4485"/>
    <w:rsid w:val="00846690"/>
    <w:rsid w:val="008519A6"/>
    <w:rsid w:val="00857414"/>
    <w:rsid w:val="0086067F"/>
    <w:rsid w:val="00860B15"/>
    <w:rsid w:val="00860FBC"/>
    <w:rsid w:val="00861734"/>
    <w:rsid w:val="0086419F"/>
    <w:rsid w:val="00864C5A"/>
    <w:rsid w:val="00867078"/>
    <w:rsid w:val="00870BED"/>
    <w:rsid w:val="00872706"/>
    <w:rsid w:val="00872D8B"/>
    <w:rsid w:val="008745A3"/>
    <w:rsid w:val="0087498F"/>
    <w:rsid w:val="008754A1"/>
    <w:rsid w:val="00876CFA"/>
    <w:rsid w:val="008774D6"/>
    <w:rsid w:val="008778A4"/>
    <w:rsid w:val="0088138F"/>
    <w:rsid w:val="00882414"/>
    <w:rsid w:val="0088318F"/>
    <w:rsid w:val="00883829"/>
    <w:rsid w:val="0088639D"/>
    <w:rsid w:val="00886D7E"/>
    <w:rsid w:val="00887FA9"/>
    <w:rsid w:val="008909FA"/>
    <w:rsid w:val="00890C1D"/>
    <w:rsid w:val="00891235"/>
    <w:rsid w:val="00894067"/>
    <w:rsid w:val="008959CB"/>
    <w:rsid w:val="0089675B"/>
    <w:rsid w:val="0089729F"/>
    <w:rsid w:val="00897F8F"/>
    <w:rsid w:val="008A0424"/>
    <w:rsid w:val="008A1C76"/>
    <w:rsid w:val="008A4D8C"/>
    <w:rsid w:val="008A7F94"/>
    <w:rsid w:val="008B2A99"/>
    <w:rsid w:val="008B2E9B"/>
    <w:rsid w:val="008B4C47"/>
    <w:rsid w:val="008B621E"/>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2EAA"/>
    <w:rsid w:val="008E3158"/>
    <w:rsid w:val="008E4301"/>
    <w:rsid w:val="008F056F"/>
    <w:rsid w:val="008F21B2"/>
    <w:rsid w:val="008F3C44"/>
    <w:rsid w:val="008F6457"/>
    <w:rsid w:val="00900517"/>
    <w:rsid w:val="00904715"/>
    <w:rsid w:val="009100D2"/>
    <w:rsid w:val="009105BE"/>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B6B"/>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1B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22D9C"/>
    <w:rsid w:val="00A22E76"/>
    <w:rsid w:val="00A2381C"/>
    <w:rsid w:val="00A245B0"/>
    <w:rsid w:val="00A25010"/>
    <w:rsid w:val="00A25ED8"/>
    <w:rsid w:val="00A27A72"/>
    <w:rsid w:val="00A30DB5"/>
    <w:rsid w:val="00A31956"/>
    <w:rsid w:val="00A328D1"/>
    <w:rsid w:val="00A34721"/>
    <w:rsid w:val="00A34ED8"/>
    <w:rsid w:val="00A351A7"/>
    <w:rsid w:val="00A3686B"/>
    <w:rsid w:val="00A42075"/>
    <w:rsid w:val="00A42ABE"/>
    <w:rsid w:val="00A44065"/>
    <w:rsid w:val="00A4514E"/>
    <w:rsid w:val="00A45B91"/>
    <w:rsid w:val="00A47D57"/>
    <w:rsid w:val="00A51C5A"/>
    <w:rsid w:val="00A5425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6C26"/>
    <w:rsid w:val="00AA7922"/>
    <w:rsid w:val="00AB08C4"/>
    <w:rsid w:val="00AB2696"/>
    <w:rsid w:val="00AB2F64"/>
    <w:rsid w:val="00AB331F"/>
    <w:rsid w:val="00AB37F6"/>
    <w:rsid w:val="00AB462D"/>
    <w:rsid w:val="00AB5958"/>
    <w:rsid w:val="00AB5F2B"/>
    <w:rsid w:val="00AB7602"/>
    <w:rsid w:val="00AB7964"/>
    <w:rsid w:val="00AC2F15"/>
    <w:rsid w:val="00AC4423"/>
    <w:rsid w:val="00AC4E40"/>
    <w:rsid w:val="00AD0835"/>
    <w:rsid w:val="00AD1C0A"/>
    <w:rsid w:val="00AD1F9A"/>
    <w:rsid w:val="00AD2577"/>
    <w:rsid w:val="00AD2E86"/>
    <w:rsid w:val="00AD4829"/>
    <w:rsid w:val="00AD578B"/>
    <w:rsid w:val="00AD5F6D"/>
    <w:rsid w:val="00AD649A"/>
    <w:rsid w:val="00AD6C7D"/>
    <w:rsid w:val="00AE3549"/>
    <w:rsid w:val="00AE3ED9"/>
    <w:rsid w:val="00AE71C8"/>
    <w:rsid w:val="00AF0C4C"/>
    <w:rsid w:val="00AF32EF"/>
    <w:rsid w:val="00AF4B9E"/>
    <w:rsid w:val="00AF4F15"/>
    <w:rsid w:val="00AF5946"/>
    <w:rsid w:val="00AF6476"/>
    <w:rsid w:val="00AF69BE"/>
    <w:rsid w:val="00B00B76"/>
    <w:rsid w:val="00B00CA7"/>
    <w:rsid w:val="00B01C8C"/>
    <w:rsid w:val="00B01CD6"/>
    <w:rsid w:val="00B028BE"/>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50EB"/>
    <w:rsid w:val="00B65DED"/>
    <w:rsid w:val="00B67234"/>
    <w:rsid w:val="00B705A8"/>
    <w:rsid w:val="00B719EB"/>
    <w:rsid w:val="00B735AA"/>
    <w:rsid w:val="00B77A37"/>
    <w:rsid w:val="00B823BB"/>
    <w:rsid w:val="00B828B8"/>
    <w:rsid w:val="00B8582E"/>
    <w:rsid w:val="00B8715C"/>
    <w:rsid w:val="00B8736C"/>
    <w:rsid w:val="00B911E7"/>
    <w:rsid w:val="00B9225B"/>
    <w:rsid w:val="00B97054"/>
    <w:rsid w:val="00B976BB"/>
    <w:rsid w:val="00BA152D"/>
    <w:rsid w:val="00BA3495"/>
    <w:rsid w:val="00BA4290"/>
    <w:rsid w:val="00BA614F"/>
    <w:rsid w:val="00BB0908"/>
    <w:rsid w:val="00BB12F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58EC"/>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6402"/>
    <w:rsid w:val="00C1705D"/>
    <w:rsid w:val="00C17E02"/>
    <w:rsid w:val="00C2081E"/>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67560"/>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A94"/>
    <w:rsid w:val="00CE596E"/>
    <w:rsid w:val="00CE6CD5"/>
    <w:rsid w:val="00CE740E"/>
    <w:rsid w:val="00CF22AA"/>
    <w:rsid w:val="00CF3247"/>
    <w:rsid w:val="00CF4D8C"/>
    <w:rsid w:val="00CF510E"/>
    <w:rsid w:val="00CF68EF"/>
    <w:rsid w:val="00CF6EE0"/>
    <w:rsid w:val="00D00240"/>
    <w:rsid w:val="00D00865"/>
    <w:rsid w:val="00D01507"/>
    <w:rsid w:val="00D0209A"/>
    <w:rsid w:val="00D04A47"/>
    <w:rsid w:val="00D05F54"/>
    <w:rsid w:val="00D06924"/>
    <w:rsid w:val="00D07C0D"/>
    <w:rsid w:val="00D11119"/>
    <w:rsid w:val="00D13B64"/>
    <w:rsid w:val="00D143CA"/>
    <w:rsid w:val="00D1445C"/>
    <w:rsid w:val="00D14687"/>
    <w:rsid w:val="00D15F3F"/>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9DA"/>
    <w:rsid w:val="00D40ADD"/>
    <w:rsid w:val="00D44509"/>
    <w:rsid w:val="00D46501"/>
    <w:rsid w:val="00D4699E"/>
    <w:rsid w:val="00D5008B"/>
    <w:rsid w:val="00D50634"/>
    <w:rsid w:val="00D50E03"/>
    <w:rsid w:val="00D50FEA"/>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E06BD"/>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3C28"/>
    <w:rsid w:val="00E168AD"/>
    <w:rsid w:val="00E16C91"/>
    <w:rsid w:val="00E16F2F"/>
    <w:rsid w:val="00E175DD"/>
    <w:rsid w:val="00E20FEB"/>
    <w:rsid w:val="00E3212D"/>
    <w:rsid w:val="00E3265C"/>
    <w:rsid w:val="00E33593"/>
    <w:rsid w:val="00E3523C"/>
    <w:rsid w:val="00E4120A"/>
    <w:rsid w:val="00E418E4"/>
    <w:rsid w:val="00E42870"/>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64B6"/>
    <w:rsid w:val="00EB77AE"/>
    <w:rsid w:val="00EC0878"/>
    <w:rsid w:val="00EC09E8"/>
    <w:rsid w:val="00EC3C8F"/>
    <w:rsid w:val="00EC4177"/>
    <w:rsid w:val="00EC4C9D"/>
    <w:rsid w:val="00EC4EB9"/>
    <w:rsid w:val="00EC6018"/>
    <w:rsid w:val="00EC641A"/>
    <w:rsid w:val="00EC66C8"/>
    <w:rsid w:val="00EC6EC8"/>
    <w:rsid w:val="00EC78EC"/>
    <w:rsid w:val="00ED0CEA"/>
    <w:rsid w:val="00ED0D0C"/>
    <w:rsid w:val="00ED2AF2"/>
    <w:rsid w:val="00ED4D1D"/>
    <w:rsid w:val="00ED4EEC"/>
    <w:rsid w:val="00ED6F5E"/>
    <w:rsid w:val="00EE2E5E"/>
    <w:rsid w:val="00EE3AC6"/>
    <w:rsid w:val="00EE5F7B"/>
    <w:rsid w:val="00EE6629"/>
    <w:rsid w:val="00EE6BC1"/>
    <w:rsid w:val="00EE6E9E"/>
    <w:rsid w:val="00EF1015"/>
    <w:rsid w:val="00EF213D"/>
    <w:rsid w:val="00F0080E"/>
    <w:rsid w:val="00F0142B"/>
    <w:rsid w:val="00F0230A"/>
    <w:rsid w:val="00F02D7A"/>
    <w:rsid w:val="00F03C89"/>
    <w:rsid w:val="00F05CED"/>
    <w:rsid w:val="00F12A50"/>
    <w:rsid w:val="00F12E2F"/>
    <w:rsid w:val="00F14176"/>
    <w:rsid w:val="00F15DC7"/>
    <w:rsid w:val="00F20D16"/>
    <w:rsid w:val="00F212A5"/>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6AD7"/>
    <w:rsid w:val="00F51F27"/>
    <w:rsid w:val="00F5310C"/>
    <w:rsid w:val="00F5701C"/>
    <w:rsid w:val="00F5796B"/>
    <w:rsid w:val="00F60517"/>
    <w:rsid w:val="00F63A2A"/>
    <w:rsid w:val="00F6491A"/>
    <w:rsid w:val="00F65AB1"/>
    <w:rsid w:val="00F70E86"/>
    <w:rsid w:val="00F71D2F"/>
    <w:rsid w:val="00F723B3"/>
    <w:rsid w:val="00F72CC4"/>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3077"/>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E6477"/>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AC2F15"/>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uiPriority w:val="9"/>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uiPriority w:val="99"/>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4"/>
      </w:numPr>
      <w:contextualSpacing/>
    </w:pPr>
  </w:style>
  <w:style w:type="paragraph" w:styleId="ListNumber">
    <w:name w:val="List Number"/>
    <w:basedOn w:val="Normal"/>
    <w:uiPriority w:val="99"/>
    <w:unhideWhenUsed/>
    <w:rsid w:val="00DB40D0"/>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8345523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109058210">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7766278">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580677498">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63502002">
      <w:bodyDiv w:val="1"/>
      <w:marLeft w:val="0"/>
      <w:marRight w:val="0"/>
      <w:marTop w:val="0"/>
      <w:marBottom w:val="0"/>
      <w:divBdr>
        <w:top w:val="none" w:sz="0" w:space="0" w:color="auto"/>
        <w:left w:val="none" w:sz="0" w:space="0" w:color="auto"/>
        <w:bottom w:val="none" w:sz="0" w:space="0" w:color="auto"/>
        <w:right w:val="none" w:sz="0" w:space="0" w:color="auto"/>
      </w:divBdr>
      <w:divsChild>
        <w:div w:id="2036340705">
          <w:marLeft w:val="0"/>
          <w:marRight w:val="0"/>
          <w:marTop w:val="0"/>
          <w:marBottom w:val="0"/>
          <w:divBdr>
            <w:top w:val="none" w:sz="0" w:space="0" w:color="auto"/>
            <w:left w:val="none" w:sz="0" w:space="0" w:color="auto"/>
            <w:bottom w:val="none" w:sz="0" w:space="0" w:color="auto"/>
            <w:right w:val="none" w:sz="0" w:space="0" w:color="auto"/>
          </w:divBdr>
          <w:divsChild>
            <w:div w:id="589237976">
              <w:marLeft w:val="0"/>
              <w:marRight w:val="0"/>
              <w:marTop w:val="0"/>
              <w:marBottom w:val="0"/>
              <w:divBdr>
                <w:top w:val="none" w:sz="0" w:space="0" w:color="auto"/>
                <w:left w:val="none" w:sz="0" w:space="0" w:color="auto"/>
                <w:bottom w:val="none" w:sz="0" w:space="0" w:color="auto"/>
                <w:right w:val="none" w:sz="0" w:space="0" w:color="auto"/>
              </w:divBdr>
              <w:divsChild>
                <w:div w:id="1007755724">
                  <w:marLeft w:val="0"/>
                  <w:marRight w:val="0"/>
                  <w:marTop w:val="0"/>
                  <w:marBottom w:val="0"/>
                  <w:divBdr>
                    <w:top w:val="none" w:sz="0" w:space="0" w:color="auto"/>
                    <w:left w:val="none" w:sz="0" w:space="0" w:color="auto"/>
                    <w:bottom w:val="none" w:sz="0" w:space="0" w:color="auto"/>
                    <w:right w:val="none" w:sz="0" w:space="0" w:color="auto"/>
                  </w:divBdr>
                  <w:divsChild>
                    <w:div w:id="1310014056">
                      <w:marLeft w:val="0"/>
                      <w:marRight w:val="0"/>
                      <w:marTop w:val="0"/>
                      <w:marBottom w:val="0"/>
                      <w:divBdr>
                        <w:top w:val="none" w:sz="0" w:space="0" w:color="auto"/>
                        <w:left w:val="none" w:sz="0" w:space="0" w:color="auto"/>
                        <w:bottom w:val="none" w:sz="0" w:space="0" w:color="auto"/>
                        <w:right w:val="none" w:sz="0" w:space="0" w:color="auto"/>
                      </w:divBdr>
                      <w:divsChild>
                        <w:div w:id="7999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68766164">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50315542">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49754191">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583371403">
      <w:bodyDiv w:val="1"/>
      <w:marLeft w:val="0"/>
      <w:marRight w:val="0"/>
      <w:marTop w:val="0"/>
      <w:marBottom w:val="0"/>
      <w:divBdr>
        <w:top w:val="none" w:sz="0" w:space="0" w:color="auto"/>
        <w:left w:val="none" w:sz="0" w:space="0" w:color="auto"/>
        <w:bottom w:val="none" w:sz="0" w:space="0" w:color="auto"/>
        <w:right w:val="none" w:sz="0" w:space="0" w:color="auto"/>
      </w:divBdr>
    </w:div>
    <w:div w:id="161239363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24282895">
      <w:bodyDiv w:val="1"/>
      <w:marLeft w:val="0"/>
      <w:marRight w:val="0"/>
      <w:marTop w:val="0"/>
      <w:marBottom w:val="0"/>
      <w:divBdr>
        <w:top w:val="none" w:sz="0" w:space="0" w:color="auto"/>
        <w:left w:val="none" w:sz="0" w:space="0" w:color="auto"/>
        <w:bottom w:val="none" w:sz="0" w:space="0" w:color="auto"/>
        <w:right w:val="none" w:sz="0" w:space="0" w:color="auto"/>
      </w:divBdr>
      <w:divsChild>
        <w:div w:id="1223835852">
          <w:marLeft w:val="0"/>
          <w:marRight w:val="0"/>
          <w:marTop w:val="0"/>
          <w:marBottom w:val="0"/>
          <w:divBdr>
            <w:top w:val="none" w:sz="0" w:space="0" w:color="auto"/>
            <w:left w:val="none" w:sz="0" w:space="0" w:color="auto"/>
            <w:bottom w:val="none" w:sz="0" w:space="0" w:color="auto"/>
            <w:right w:val="none" w:sz="0" w:space="0" w:color="auto"/>
          </w:divBdr>
          <w:divsChild>
            <w:div w:id="523518989">
              <w:marLeft w:val="0"/>
              <w:marRight w:val="0"/>
              <w:marTop w:val="0"/>
              <w:marBottom w:val="0"/>
              <w:divBdr>
                <w:top w:val="none" w:sz="0" w:space="0" w:color="auto"/>
                <w:left w:val="none" w:sz="0" w:space="0" w:color="auto"/>
                <w:bottom w:val="none" w:sz="0" w:space="0" w:color="auto"/>
                <w:right w:val="none" w:sz="0" w:space="0" w:color="auto"/>
              </w:divBdr>
              <w:divsChild>
                <w:div w:id="369841449">
                  <w:marLeft w:val="0"/>
                  <w:marRight w:val="0"/>
                  <w:marTop w:val="0"/>
                  <w:marBottom w:val="0"/>
                  <w:divBdr>
                    <w:top w:val="none" w:sz="0" w:space="0" w:color="auto"/>
                    <w:left w:val="none" w:sz="0" w:space="0" w:color="auto"/>
                    <w:bottom w:val="none" w:sz="0" w:space="0" w:color="auto"/>
                    <w:right w:val="none" w:sz="0" w:space="0" w:color="auto"/>
                  </w:divBdr>
                  <w:divsChild>
                    <w:div w:id="1834029795">
                      <w:marLeft w:val="0"/>
                      <w:marRight w:val="0"/>
                      <w:marTop w:val="0"/>
                      <w:marBottom w:val="0"/>
                      <w:divBdr>
                        <w:top w:val="none" w:sz="0" w:space="0" w:color="auto"/>
                        <w:left w:val="none" w:sz="0" w:space="0" w:color="auto"/>
                        <w:bottom w:val="none" w:sz="0" w:space="0" w:color="auto"/>
                        <w:right w:val="none" w:sz="0" w:space="0" w:color="auto"/>
                      </w:divBdr>
                      <w:divsChild>
                        <w:div w:id="1488396603">
                          <w:marLeft w:val="0"/>
                          <w:marRight w:val="0"/>
                          <w:marTop w:val="0"/>
                          <w:marBottom w:val="0"/>
                          <w:divBdr>
                            <w:top w:val="single" w:sz="6" w:space="0" w:color="CCCCCC"/>
                            <w:left w:val="none" w:sz="0" w:space="0" w:color="auto"/>
                            <w:bottom w:val="none" w:sz="0" w:space="0" w:color="auto"/>
                            <w:right w:val="none" w:sz="0" w:space="0" w:color="auto"/>
                          </w:divBdr>
                          <w:divsChild>
                            <w:div w:id="1776250173">
                              <w:marLeft w:val="0"/>
                              <w:marRight w:val="0"/>
                              <w:marTop w:val="0"/>
                              <w:marBottom w:val="0"/>
                              <w:divBdr>
                                <w:top w:val="none" w:sz="0" w:space="0" w:color="auto"/>
                                <w:left w:val="none" w:sz="0" w:space="0" w:color="auto"/>
                                <w:bottom w:val="none" w:sz="0" w:space="0" w:color="auto"/>
                                <w:right w:val="none" w:sz="0" w:space="0" w:color="auto"/>
                              </w:divBdr>
                              <w:divsChild>
                                <w:div w:id="758523786">
                                  <w:marLeft w:val="0"/>
                                  <w:marRight w:val="0"/>
                                  <w:marTop w:val="0"/>
                                  <w:marBottom w:val="0"/>
                                  <w:divBdr>
                                    <w:top w:val="none" w:sz="0" w:space="0" w:color="auto"/>
                                    <w:left w:val="none" w:sz="0" w:space="0" w:color="auto"/>
                                    <w:bottom w:val="none" w:sz="0" w:space="0" w:color="auto"/>
                                    <w:right w:val="none" w:sz="0" w:space="0" w:color="auto"/>
                                  </w:divBdr>
                                  <w:divsChild>
                                    <w:div w:id="2079395669">
                                      <w:marLeft w:val="0"/>
                                      <w:marRight w:val="0"/>
                                      <w:marTop w:val="0"/>
                                      <w:marBottom w:val="0"/>
                                      <w:divBdr>
                                        <w:top w:val="none" w:sz="0" w:space="0" w:color="auto"/>
                                        <w:left w:val="single" w:sz="6" w:space="0" w:color="CCCCCC"/>
                                        <w:bottom w:val="single" w:sz="6" w:space="0" w:color="CCCCCC"/>
                                        <w:right w:val="none" w:sz="0" w:space="0" w:color="auto"/>
                                      </w:divBdr>
                                      <w:divsChild>
                                        <w:div w:id="1958297778">
                                          <w:marLeft w:val="0"/>
                                          <w:marRight w:val="0"/>
                                          <w:marTop w:val="0"/>
                                          <w:marBottom w:val="0"/>
                                          <w:divBdr>
                                            <w:top w:val="none" w:sz="0" w:space="0" w:color="auto"/>
                                            <w:left w:val="none" w:sz="0" w:space="0" w:color="auto"/>
                                            <w:bottom w:val="none" w:sz="0" w:space="0" w:color="auto"/>
                                            <w:right w:val="none" w:sz="0" w:space="0" w:color="auto"/>
                                          </w:divBdr>
                                          <w:divsChild>
                                            <w:div w:id="607664165">
                                              <w:marLeft w:val="0"/>
                                              <w:marRight w:val="0"/>
                                              <w:marTop w:val="0"/>
                                              <w:marBottom w:val="150"/>
                                              <w:divBdr>
                                                <w:top w:val="none" w:sz="0" w:space="0" w:color="auto"/>
                                                <w:left w:val="none" w:sz="0" w:space="0" w:color="auto"/>
                                                <w:bottom w:val="none" w:sz="0" w:space="0" w:color="auto"/>
                                                <w:right w:val="none" w:sz="0" w:space="0" w:color="auto"/>
                                              </w:divBdr>
                                              <w:divsChild>
                                                <w:div w:id="964847137">
                                                  <w:marLeft w:val="0"/>
                                                  <w:marRight w:val="0"/>
                                                  <w:marTop w:val="0"/>
                                                  <w:marBottom w:val="0"/>
                                                  <w:divBdr>
                                                    <w:top w:val="none" w:sz="0" w:space="0" w:color="auto"/>
                                                    <w:left w:val="none" w:sz="0" w:space="0" w:color="auto"/>
                                                    <w:bottom w:val="none" w:sz="0" w:space="0" w:color="auto"/>
                                                    <w:right w:val="none" w:sz="0" w:space="0" w:color="auto"/>
                                                  </w:divBdr>
                                                  <w:divsChild>
                                                    <w:div w:id="809440906">
                                                      <w:marLeft w:val="0"/>
                                                      <w:marRight w:val="0"/>
                                                      <w:marTop w:val="0"/>
                                                      <w:marBottom w:val="0"/>
                                                      <w:divBdr>
                                                        <w:top w:val="none" w:sz="0" w:space="0" w:color="auto"/>
                                                        <w:left w:val="none" w:sz="0" w:space="0" w:color="auto"/>
                                                        <w:bottom w:val="none" w:sz="0" w:space="0" w:color="auto"/>
                                                        <w:right w:val="none" w:sz="0" w:space="0" w:color="auto"/>
                                                      </w:divBdr>
                                                      <w:divsChild>
                                                        <w:div w:id="11199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1992832693">
      <w:bodyDiv w:val="1"/>
      <w:marLeft w:val="0"/>
      <w:marRight w:val="0"/>
      <w:marTop w:val="0"/>
      <w:marBottom w:val="0"/>
      <w:divBdr>
        <w:top w:val="none" w:sz="0" w:space="0" w:color="auto"/>
        <w:left w:val="none" w:sz="0" w:space="0" w:color="auto"/>
        <w:bottom w:val="none" w:sz="0" w:space="0" w:color="auto"/>
        <w:right w:val="none" w:sz="0" w:space="0" w:color="auto"/>
      </w:divBdr>
      <w:divsChild>
        <w:div w:id="671100711">
          <w:marLeft w:val="0"/>
          <w:marRight w:val="0"/>
          <w:marTop w:val="0"/>
          <w:marBottom w:val="0"/>
          <w:divBdr>
            <w:top w:val="none" w:sz="0" w:space="0" w:color="auto"/>
            <w:left w:val="none" w:sz="0" w:space="0" w:color="auto"/>
            <w:bottom w:val="none" w:sz="0" w:space="0" w:color="auto"/>
            <w:right w:val="none" w:sz="0" w:space="0" w:color="auto"/>
          </w:divBdr>
          <w:divsChild>
            <w:div w:id="1262108924">
              <w:marLeft w:val="0"/>
              <w:marRight w:val="0"/>
              <w:marTop w:val="0"/>
              <w:marBottom w:val="0"/>
              <w:divBdr>
                <w:top w:val="none" w:sz="0" w:space="0" w:color="auto"/>
                <w:left w:val="none" w:sz="0" w:space="0" w:color="auto"/>
                <w:bottom w:val="none" w:sz="0" w:space="0" w:color="auto"/>
                <w:right w:val="none" w:sz="0" w:space="0" w:color="auto"/>
              </w:divBdr>
              <w:divsChild>
                <w:div w:id="1300107971">
                  <w:marLeft w:val="0"/>
                  <w:marRight w:val="0"/>
                  <w:marTop w:val="0"/>
                  <w:marBottom w:val="0"/>
                  <w:divBdr>
                    <w:top w:val="none" w:sz="0" w:space="0" w:color="auto"/>
                    <w:left w:val="none" w:sz="0" w:space="0" w:color="auto"/>
                    <w:bottom w:val="none" w:sz="0" w:space="0" w:color="auto"/>
                    <w:right w:val="none" w:sz="0" w:space="0" w:color="auto"/>
                  </w:divBdr>
                  <w:divsChild>
                    <w:div w:id="1956399681">
                      <w:marLeft w:val="0"/>
                      <w:marRight w:val="0"/>
                      <w:marTop w:val="0"/>
                      <w:marBottom w:val="0"/>
                      <w:divBdr>
                        <w:top w:val="none" w:sz="0" w:space="0" w:color="auto"/>
                        <w:left w:val="none" w:sz="0" w:space="0" w:color="auto"/>
                        <w:bottom w:val="none" w:sz="0" w:space="0" w:color="auto"/>
                        <w:right w:val="none" w:sz="0" w:space="0" w:color="auto"/>
                      </w:divBdr>
                      <w:divsChild>
                        <w:div w:id="2142190289">
                          <w:marLeft w:val="0"/>
                          <w:marRight w:val="0"/>
                          <w:marTop w:val="150"/>
                          <w:marBottom w:val="0"/>
                          <w:divBdr>
                            <w:top w:val="none" w:sz="0" w:space="0" w:color="auto"/>
                            <w:left w:val="none" w:sz="0" w:space="0" w:color="auto"/>
                            <w:bottom w:val="none" w:sz="0" w:space="0" w:color="auto"/>
                            <w:right w:val="none" w:sz="0" w:space="0" w:color="auto"/>
                          </w:divBdr>
                          <w:divsChild>
                            <w:div w:id="167908387">
                              <w:marLeft w:val="0"/>
                              <w:marRight w:val="0"/>
                              <w:marTop w:val="0"/>
                              <w:marBottom w:val="0"/>
                              <w:divBdr>
                                <w:top w:val="none" w:sz="0" w:space="0" w:color="auto"/>
                                <w:left w:val="none" w:sz="0" w:space="0" w:color="auto"/>
                                <w:bottom w:val="none" w:sz="0" w:space="0" w:color="auto"/>
                                <w:right w:val="none" w:sz="0" w:space="0" w:color="auto"/>
                              </w:divBdr>
                              <w:divsChild>
                                <w:div w:id="1582326908">
                                  <w:marLeft w:val="0"/>
                                  <w:marRight w:val="0"/>
                                  <w:marTop w:val="0"/>
                                  <w:marBottom w:val="0"/>
                                  <w:divBdr>
                                    <w:top w:val="none" w:sz="0" w:space="0" w:color="auto"/>
                                    <w:left w:val="none" w:sz="0" w:space="0" w:color="auto"/>
                                    <w:bottom w:val="none" w:sz="0" w:space="0" w:color="auto"/>
                                    <w:right w:val="none" w:sz="0" w:space="0" w:color="auto"/>
                                  </w:divBdr>
                                  <w:divsChild>
                                    <w:div w:id="1049453377">
                                      <w:marLeft w:val="0"/>
                                      <w:marRight w:val="0"/>
                                      <w:marTop w:val="0"/>
                                      <w:marBottom w:val="0"/>
                                      <w:divBdr>
                                        <w:top w:val="none" w:sz="0" w:space="0" w:color="auto"/>
                                        <w:left w:val="none" w:sz="0" w:space="0" w:color="auto"/>
                                        <w:bottom w:val="none" w:sz="0" w:space="0" w:color="auto"/>
                                        <w:right w:val="none" w:sz="0" w:space="0" w:color="auto"/>
                                      </w:divBdr>
                                      <w:divsChild>
                                        <w:div w:id="1162627185">
                                          <w:marLeft w:val="0"/>
                                          <w:marRight w:val="0"/>
                                          <w:marTop w:val="0"/>
                                          <w:marBottom w:val="0"/>
                                          <w:divBdr>
                                            <w:top w:val="none" w:sz="0" w:space="0" w:color="auto"/>
                                            <w:left w:val="none" w:sz="0" w:space="0" w:color="auto"/>
                                            <w:bottom w:val="none" w:sz="0" w:space="0" w:color="auto"/>
                                            <w:right w:val="none" w:sz="0" w:space="0" w:color="auto"/>
                                          </w:divBdr>
                                          <w:divsChild>
                                            <w:div w:id="7782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 w:id="214480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cid:image005.jpg@01D2247E.A77C5BF0" TargetMode="External"/><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hyperlink" Target="https://tracker.nci.nih.gov/browse/GSFB-128"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cid:image005.jpg@01D22EA5.ADEF5330" TargetMode="Externa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cid:image006.jpg@01D2247E.A77C5BF0" TargetMode="External"/><Relationship Id="rId36" Type="http://schemas.openxmlformats.org/officeDocument/2006/relationships/image" Target="media/image19.png"/><Relationship Id="rId49" Type="http://schemas.openxmlformats.org/officeDocument/2006/relationships/hyperlink" Target="https://tracker.nci.nih.gov/browse/GREENSHEET-507" TargetMode="External"/><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6.png"/><Relationship Id="rId31" Type="http://schemas.openxmlformats.org/officeDocument/2006/relationships/image" Target="cid:image019.jpg@01D2247E.A77C5BF0" TargetMode="External"/><Relationship Id="rId44" Type="http://schemas.openxmlformats.org/officeDocument/2006/relationships/image" Target="media/image27.jpeg"/><Relationship Id="rId52" Type="http://schemas.openxmlformats.org/officeDocument/2006/relationships/image" Target="media/image3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cid:image004.jpg@01D25151.D66EC470" TargetMode="External"/><Relationship Id="rId56"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hyperlink" Target="http://jwysiwyg.github.io/jwysiwyg/help/examples/01-basic.html"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A3D80-4738-4AA3-A4CE-76813D5A2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23</Pages>
  <Words>3040</Words>
  <Characters>17328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20328</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37</cp:revision>
  <cp:lastPrinted>2013-10-21T20:05:00Z</cp:lastPrinted>
  <dcterms:created xsi:type="dcterms:W3CDTF">2016-09-12T18:33:00Z</dcterms:created>
  <dcterms:modified xsi:type="dcterms:W3CDTF">2016-12-08T19:35:00Z</dcterms:modified>
</cp:coreProperties>
</file>